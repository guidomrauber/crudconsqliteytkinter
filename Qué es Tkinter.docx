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FC9" w:rsidRPr="009D6FC9" w:rsidRDefault="009D6FC9" w:rsidP="009D6FC9">
      <w:pPr>
        <w:spacing w:after="100" w:afterAutospacing="1" w:line="240" w:lineRule="auto"/>
        <w:outlineLvl w:val="0"/>
        <w:rPr>
          <w:rFonts w:ascii="inherit" w:eastAsia="Times New Roman" w:hAnsi="inherit" w:cs="Segoe UI"/>
          <w:color w:val="444444"/>
          <w:kern w:val="36"/>
          <w:sz w:val="63"/>
          <w:szCs w:val="63"/>
          <w:lang w:val="es-AR"/>
        </w:rPr>
      </w:pPr>
      <w:r w:rsidRPr="009D6FC9">
        <w:rPr>
          <w:rFonts w:ascii="inherit" w:eastAsia="Times New Roman" w:hAnsi="inherit" w:cs="Segoe UI"/>
          <w:color w:val="444444"/>
          <w:kern w:val="36"/>
          <w:sz w:val="63"/>
          <w:szCs w:val="63"/>
          <w:lang w:val="es-AR"/>
        </w:rPr>
        <w:t>¿Qué sigue?</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¡Felicitaciones! Hemos llegado al final de esta pequeña introducción a Python. Hemos hecho un recorrido por los principales conceptos del lenguaje y las herramientas que ofrece. ¡Pero esto es solo el comienzo! Lo mejor para seguir adentrándonos en el mundo de Python es empezar a practicar. Si tienes algún proyecto en mente por el cual te has decidido a aprender el lenguaje, ¡ya es hora de empezarlo! No habrá mejor manera de reconocer cuáles son tus falencias y en qué cuestiones debes profundizar tu aprendizaje.</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Dos grandes ramas en las que se escinde el desarrollo es en aplicaciones de escritorio y aplicaciones web. Te daré algunos consejos para que, si es tu caso, puedas tener una idea para comenzar con alguno de ellos.</w:t>
      </w:r>
    </w:p>
    <w:p w:rsidR="009D6FC9" w:rsidRPr="00C2304A" w:rsidRDefault="009D6FC9" w:rsidP="009D6FC9">
      <w:pPr>
        <w:spacing w:after="100" w:afterAutospacing="1" w:line="240" w:lineRule="auto"/>
        <w:outlineLvl w:val="1"/>
        <w:rPr>
          <w:rFonts w:ascii="inherit" w:eastAsia="Times New Roman" w:hAnsi="inherit" w:cs="Segoe UI"/>
          <w:color w:val="444444"/>
          <w:sz w:val="36"/>
          <w:szCs w:val="36"/>
          <w:lang w:val="es-AR"/>
        </w:rPr>
      </w:pPr>
      <w:r w:rsidRPr="00C2304A">
        <w:rPr>
          <w:rFonts w:ascii="inherit" w:eastAsia="Times New Roman" w:hAnsi="inherit" w:cs="Segoe UI"/>
          <w:color w:val="444444"/>
          <w:sz w:val="36"/>
          <w:szCs w:val="36"/>
          <w:lang w:val="es-AR"/>
        </w:rPr>
        <w:t>Aplicaciones de escritorio</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Python incluye en la librería estándar un paquete llamado </w:t>
      </w:r>
      <w:hyperlink r:id="rId6" w:history="1">
        <w:r w:rsidRPr="009D6FC9">
          <w:rPr>
            <w:rFonts w:ascii="Consolas" w:eastAsia="Times New Roman" w:hAnsi="Consolas" w:cs="Courier New"/>
            <w:color w:val="00C400"/>
            <w:sz w:val="21"/>
            <w:szCs w:val="21"/>
            <w:bdr w:val="single" w:sz="6" w:space="2" w:color="E1E4E5" w:frame="1"/>
            <w:shd w:val="clear" w:color="auto" w:fill="FFFFFF"/>
            <w:lang w:val="es-AR"/>
          </w:rPr>
          <w:t>tkinter</w:t>
        </w:r>
      </w:hyperlink>
      <w:r w:rsidRPr="009D6FC9">
        <w:rPr>
          <w:rFonts w:ascii="Segoe UI" w:eastAsia="Times New Roman" w:hAnsi="Segoe UI" w:cs="Segoe UI"/>
          <w:color w:val="495057"/>
          <w:sz w:val="24"/>
          <w:szCs w:val="24"/>
          <w:lang w:val="es-AR"/>
        </w:rPr>
        <w:t>, una librería gráfica pensada para aplicaciones medianas y pequeñas, y por ella razón ideal para empezar.</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Otras soluciones más grandes y un tanto más complejas incluyen </w:t>
      </w:r>
      <w:hyperlink r:id="rId7" w:history="1">
        <w:r w:rsidRPr="009D6FC9">
          <w:rPr>
            <w:rFonts w:ascii="Segoe UI" w:eastAsia="Times New Roman" w:hAnsi="Segoe UI" w:cs="Segoe UI"/>
            <w:color w:val="00B100"/>
            <w:sz w:val="24"/>
            <w:szCs w:val="24"/>
            <w:lang w:val="es-AR"/>
          </w:rPr>
          <w:t>PyQt</w:t>
        </w:r>
      </w:hyperlink>
      <w:r w:rsidRPr="009D6FC9">
        <w:rPr>
          <w:rFonts w:ascii="Segoe UI" w:eastAsia="Times New Roman" w:hAnsi="Segoe UI" w:cs="Segoe UI"/>
          <w:color w:val="495057"/>
          <w:sz w:val="24"/>
          <w:szCs w:val="24"/>
          <w:lang w:val="es-AR"/>
        </w:rPr>
        <w:t>/</w:t>
      </w:r>
      <w:hyperlink r:id="rId8" w:history="1">
        <w:r w:rsidRPr="009D6FC9">
          <w:rPr>
            <w:rFonts w:ascii="Segoe UI" w:eastAsia="Times New Roman" w:hAnsi="Segoe UI" w:cs="Segoe UI"/>
            <w:color w:val="00B100"/>
            <w:sz w:val="24"/>
            <w:szCs w:val="24"/>
            <w:lang w:val="es-AR"/>
          </w:rPr>
          <w:t>PySide</w:t>
        </w:r>
      </w:hyperlink>
      <w:r w:rsidRPr="009D6FC9">
        <w:rPr>
          <w:rFonts w:ascii="Segoe UI" w:eastAsia="Times New Roman" w:hAnsi="Segoe UI" w:cs="Segoe UI"/>
          <w:color w:val="495057"/>
          <w:sz w:val="24"/>
          <w:szCs w:val="24"/>
          <w:lang w:val="es-AR"/>
        </w:rPr>
        <w:t> (paquetes de Python para la librería Qt), </w:t>
      </w:r>
      <w:hyperlink r:id="rId9" w:history="1">
        <w:r w:rsidRPr="009D6FC9">
          <w:rPr>
            <w:rFonts w:ascii="Segoe UI" w:eastAsia="Times New Roman" w:hAnsi="Segoe UI" w:cs="Segoe UI"/>
            <w:color w:val="00B100"/>
            <w:sz w:val="24"/>
            <w:szCs w:val="24"/>
            <w:lang w:val="es-AR"/>
          </w:rPr>
          <w:t>wxPython</w:t>
        </w:r>
      </w:hyperlink>
      <w:r w:rsidRPr="009D6FC9">
        <w:rPr>
          <w:rFonts w:ascii="Segoe UI" w:eastAsia="Times New Roman" w:hAnsi="Segoe UI" w:cs="Segoe UI"/>
          <w:color w:val="495057"/>
          <w:sz w:val="24"/>
          <w:szCs w:val="24"/>
          <w:lang w:val="es-AR"/>
        </w:rPr>
        <w:t> (para wxWidgets) y </w:t>
      </w:r>
      <w:hyperlink r:id="rId10" w:history="1">
        <w:r w:rsidRPr="009D6FC9">
          <w:rPr>
            <w:rFonts w:ascii="Segoe UI" w:eastAsia="Times New Roman" w:hAnsi="Segoe UI" w:cs="Segoe UI"/>
            <w:color w:val="00B100"/>
            <w:sz w:val="24"/>
            <w:szCs w:val="24"/>
            <w:lang w:val="es-AR"/>
          </w:rPr>
          <w:t>PyGTK</w:t>
        </w:r>
      </w:hyperlink>
      <w:r w:rsidRPr="009D6FC9">
        <w:rPr>
          <w:rFonts w:ascii="Segoe UI" w:eastAsia="Times New Roman" w:hAnsi="Segoe UI" w:cs="Segoe UI"/>
          <w:color w:val="495057"/>
          <w:sz w:val="24"/>
          <w:szCs w:val="24"/>
          <w:lang w:val="es-AR"/>
        </w:rPr>
        <w:t> (GTK+).</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Si bien Python es un lenguaje interpretado, puedes empaquetar una aplicación de escritorio para que pueda ser ejecutada sin la necesidad que los usuarios tengan el intérprete instalado..</w:t>
      </w:r>
    </w:p>
    <w:p w:rsidR="009D6FC9" w:rsidRPr="00C2304A" w:rsidRDefault="009D6FC9" w:rsidP="009D6FC9">
      <w:pPr>
        <w:spacing w:after="100" w:afterAutospacing="1" w:line="240" w:lineRule="auto"/>
        <w:outlineLvl w:val="1"/>
        <w:rPr>
          <w:rFonts w:ascii="inherit" w:eastAsia="Times New Roman" w:hAnsi="inherit" w:cs="Segoe UI"/>
          <w:color w:val="444444"/>
          <w:sz w:val="36"/>
          <w:szCs w:val="36"/>
          <w:lang w:val="es-AR"/>
        </w:rPr>
      </w:pPr>
      <w:r w:rsidRPr="00C2304A">
        <w:rPr>
          <w:rFonts w:ascii="inherit" w:eastAsia="Times New Roman" w:hAnsi="inherit" w:cs="Segoe UI"/>
          <w:color w:val="444444"/>
          <w:sz w:val="36"/>
          <w:szCs w:val="36"/>
          <w:lang w:val="es-AR"/>
        </w:rPr>
        <w:t>Aplicaciones web</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Python resulta un lenguaje ideal para crear aplicaciones web, de hecho, es utilizado por los gigantes más importantes de internet. Lo más común es servirte de alguno de los muchos </w:t>
      </w:r>
      <w:r w:rsidRPr="009D6FC9">
        <w:rPr>
          <w:rFonts w:ascii="Segoe UI" w:eastAsia="Times New Roman" w:hAnsi="Segoe UI" w:cs="Segoe UI"/>
          <w:i/>
          <w:iCs/>
          <w:color w:val="495057"/>
          <w:sz w:val="24"/>
          <w:szCs w:val="24"/>
          <w:lang w:val="es-AR"/>
        </w:rPr>
        <w:t>web frameworks</w:t>
      </w:r>
      <w:r w:rsidRPr="009D6FC9">
        <w:rPr>
          <w:rFonts w:ascii="Segoe UI" w:eastAsia="Times New Roman" w:hAnsi="Segoe UI" w:cs="Segoe UI"/>
          <w:color w:val="495057"/>
          <w:sz w:val="24"/>
          <w:szCs w:val="24"/>
          <w:lang w:val="es-AR"/>
        </w:rPr>
        <w:t> que facilitan el desarrollo. El más conocido sea probablemente </w:t>
      </w:r>
      <w:hyperlink r:id="rId11" w:history="1">
        <w:r w:rsidRPr="009D6FC9">
          <w:rPr>
            <w:rFonts w:ascii="Segoe UI" w:eastAsia="Times New Roman" w:hAnsi="Segoe UI" w:cs="Segoe UI"/>
            <w:color w:val="00B100"/>
            <w:sz w:val="24"/>
            <w:szCs w:val="24"/>
            <w:lang w:val="es-AR"/>
          </w:rPr>
          <w:t>Django</w:t>
        </w:r>
      </w:hyperlink>
      <w:r w:rsidRPr="009D6FC9">
        <w:rPr>
          <w:rFonts w:ascii="Segoe UI" w:eastAsia="Times New Roman" w:hAnsi="Segoe UI" w:cs="Segoe UI"/>
          <w:color w:val="495057"/>
          <w:sz w:val="24"/>
          <w:szCs w:val="24"/>
          <w:lang w:val="es-AR"/>
        </w:rPr>
        <w:t>. Pero para comenzar te puedo recomendar </w:t>
      </w:r>
      <w:hyperlink r:id="rId12" w:history="1">
        <w:r w:rsidRPr="009D6FC9">
          <w:rPr>
            <w:rFonts w:ascii="Segoe UI" w:eastAsia="Times New Roman" w:hAnsi="Segoe UI" w:cs="Segoe UI"/>
            <w:color w:val="00B100"/>
            <w:sz w:val="24"/>
            <w:szCs w:val="24"/>
            <w:lang w:val="es-AR"/>
          </w:rPr>
          <w:t>Flask</w:t>
        </w:r>
      </w:hyperlink>
      <w:r w:rsidRPr="009D6FC9">
        <w:rPr>
          <w:rFonts w:ascii="Segoe UI" w:eastAsia="Times New Roman" w:hAnsi="Segoe UI" w:cs="Segoe UI"/>
          <w:color w:val="495057"/>
          <w:sz w:val="24"/>
          <w:szCs w:val="24"/>
          <w:lang w:val="es-AR"/>
        </w:rPr>
        <w:t> o </w:t>
      </w:r>
      <w:hyperlink r:id="rId13" w:history="1">
        <w:r w:rsidRPr="009D6FC9">
          <w:rPr>
            <w:rFonts w:ascii="Segoe UI" w:eastAsia="Times New Roman" w:hAnsi="Segoe UI" w:cs="Segoe UI"/>
            <w:color w:val="00B100"/>
            <w:sz w:val="24"/>
            <w:szCs w:val="24"/>
            <w:lang w:val="es-AR"/>
          </w:rPr>
          <w:t>web2py</w:t>
        </w:r>
      </w:hyperlink>
      <w:r w:rsidRPr="009D6FC9">
        <w:rPr>
          <w:rFonts w:ascii="Segoe UI" w:eastAsia="Times New Roman" w:hAnsi="Segoe UI" w:cs="Segoe UI"/>
          <w:color w:val="495057"/>
          <w:sz w:val="24"/>
          <w:szCs w:val="24"/>
          <w:lang w:val="es-AR"/>
        </w:rPr>
        <w:t>, que son más amigables y su potencial es igualmente grande. Otra solución muy potente es </w:t>
      </w:r>
      <w:hyperlink r:id="rId14" w:history="1">
        <w:r w:rsidRPr="009D6FC9">
          <w:rPr>
            <w:rFonts w:ascii="Segoe UI" w:eastAsia="Times New Roman" w:hAnsi="Segoe UI" w:cs="Segoe UI"/>
            <w:color w:val="00B100"/>
            <w:sz w:val="24"/>
            <w:szCs w:val="24"/>
            <w:lang w:val="es-AR"/>
          </w:rPr>
          <w:t>Pyramid</w:t>
        </w:r>
      </w:hyperlink>
      <w:r w:rsidRPr="009D6FC9">
        <w:rPr>
          <w:rFonts w:ascii="Segoe UI" w:eastAsia="Times New Roman" w:hAnsi="Segoe UI" w:cs="Segoe UI"/>
          <w:color w:val="495057"/>
          <w:sz w:val="24"/>
          <w:szCs w:val="24"/>
          <w:lang w:val="es-AR"/>
        </w:rPr>
        <w:t>.</w:t>
      </w:r>
    </w:p>
    <w:p w:rsidR="009D6FC9" w:rsidRPr="009D6FC9" w:rsidRDefault="009D6FC9" w:rsidP="009D6FC9">
      <w:pPr>
        <w:spacing w:after="100" w:afterAutospacing="1" w:line="240" w:lineRule="auto"/>
        <w:rPr>
          <w:rFonts w:ascii="Segoe UI" w:eastAsia="Times New Roman" w:hAnsi="Segoe UI" w:cs="Segoe UI"/>
          <w:color w:val="495057"/>
          <w:sz w:val="24"/>
          <w:szCs w:val="24"/>
          <w:lang w:val="es-AR"/>
        </w:rPr>
      </w:pPr>
      <w:r w:rsidRPr="009D6FC9">
        <w:rPr>
          <w:rFonts w:ascii="Segoe UI" w:eastAsia="Times New Roman" w:hAnsi="Segoe UI" w:cs="Segoe UI"/>
          <w:color w:val="495057"/>
          <w:sz w:val="24"/>
          <w:szCs w:val="24"/>
          <w:lang w:val="es-AR"/>
        </w:rPr>
        <w:t xml:space="preserve">El desarrollo de aplicaciones web en Python difiere de otros lenguajes como PHP o Perl. En ellos se acostumbra a emplear un protocolo bastante primitivo llamado </w:t>
      </w:r>
      <w:r w:rsidRPr="009D6FC9">
        <w:rPr>
          <w:rFonts w:ascii="Segoe UI" w:eastAsia="Times New Roman" w:hAnsi="Segoe UI" w:cs="Segoe UI"/>
          <w:color w:val="495057"/>
          <w:sz w:val="24"/>
          <w:szCs w:val="24"/>
          <w:lang w:val="es-AR"/>
        </w:rPr>
        <w:lastRenderedPageBreak/>
        <w:t>CGI. En Python, en cambio, se utiliza uno más nuevo y potente llamado WSGI. No obstante, dado que todo </w:t>
      </w:r>
      <w:r w:rsidRPr="009D6FC9">
        <w:rPr>
          <w:rFonts w:ascii="Segoe UI" w:eastAsia="Times New Roman" w:hAnsi="Segoe UI" w:cs="Segoe UI"/>
          <w:i/>
          <w:iCs/>
          <w:color w:val="495057"/>
          <w:sz w:val="24"/>
          <w:szCs w:val="24"/>
          <w:lang w:val="es-AR"/>
        </w:rPr>
        <w:t>hosting</w:t>
      </w:r>
      <w:r w:rsidRPr="009D6FC9">
        <w:rPr>
          <w:rFonts w:ascii="Segoe UI" w:eastAsia="Times New Roman" w:hAnsi="Segoe UI" w:cs="Segoe UI"/>
          <w:color w:val="495057"/>
          <w:sz w:val="24"/>
          <w:szCs w:val="24"/>
          <w:lang w:val="es-AR"/>
        </w:rPr>
        <w:t> compartido que utilice Linux tendrá un intérprete de Python, resultará útil también conocer cómo generar </w:t>
      </w:r>
      <w:r w:rsidRPr="009D6FC9">
        <w:rPr>
          <w:rFonts w:ascii="Segoe UI" w:eastAsia="Times New Roman" w:hAnsi="Segoe UI" w:cs="Segoe UI"/>
          <w:i/>
          <w:iCs/>
          <w:color w:val="495057"/>
          <w:sz w:val="24"/>
          <w:szCs w:val="24"/>
          <w:lang w:val="es-AR"/>
        </w:rPr>
        <w:t>scripts</w:t>
      </w:r>
      <w:r w:rsidRPr="009D6FC9">
        <w:rPr>
          <w:rFonts w:ascii="Segoe UI" w:eastAsia="Times New Roman" w:hAnsi="Segoe UI" w:cs="Segoe UI"/>
          <w:color w:val="495057"/>
          <w:sz w:val="24"/>
          <w:szCs w:val="24"/>
          <w:lang w:val="es-AR"/>
        </w:rPr>
        <w:t xml:space="preserve"> que puedan ser ejecutados en la web. </w:t>
      </w:r>
    </w:p>
    <w:p w:rsidR="009D6FC9" w:rsidRDefault="009D6FC9" w:rsidP="00603D81">
      <w:pPr>
        <w:shd w:val="clear" w:color="auto" w:fill="FFFFFF"/>
        <w:spacing w:before="100" w:beforeAutospacing="1" w:after="100" w:afterAutospacing="1" w:line="288" w:lineRule="atLeast"/>
        <w:outlineLvl w:val="1"/>
        <w:rPr>
          <w:rFonts w:ascii="Arial" w:eastAsia="Times New Roman" w:hAnsi="Arial" w:cs="Arial"/>
          <w:b/>
          <w:bCs/>
          <w:color w:val="E79A18"/>
          <w:sz w:val="36"/>
          <w:szCs w:val="36"/>
          <w:lang w:val="es-AR"/>
        </w:rPr>
      </w:pPr>
    </w:p>
    <w:p w:rsidR="00603D81" w:rsidRPr="00603D81" w:rsidRDefault="00603D81" w:rsidP="00603D81">
      <w:pPr>
        <w:shd w:val="clear" w:color="auto" w:fill="FFFFFF"/>
        <w:spacing w:before="100" w:beforeAutospacing="1" w:after="100" w:afterAutospacing="1" w:line="288" w:lineRule="atLeast"/>
        <w:outlineLvl w:val="1"/>
        <w:rPr>
          <w:rFonts w:ascii="Arial" w:eastAsia="Times New Roman" w:hAnsi="Arial" w:cs="Arial"/>
          <w:b/>
          <w:bCs/>
          <w:color w:val="E79A18"/>
          <w:sz w:val="36"/>
          <w:szCs w:val="36"/>
          <w:lang w:val="es-AR"/>
        </w:rPr>
      </w:pPr>
      <w:r w:rsidRPr="00603D81">
        <w:rPr>
          <w:rFonts w:ascii="Arial" w:eastAsia="Times New Roman" w:hAnsi="Arial" w:cs="Arial"/>
          <w:b/>
          <w:bCs/>
          <w:color w:val="E79A18"/>
          <w:sz w:val="36"/>
          <w:szCs w:val="36"/>
          <w:lang w:val="es-AR"/>
        </w:rPr>
        <w:t>Qué es Tkinter: una librería de Python</w:t>
      </w:r>
    </w:p>
    <w:p w:rsidR="00603D81" w:rsidRPr="00603D81" w:rsidRDefault="00603D81" w:rsidP="00603D81">
      <w:pPr>
        <w:shd w:val="clear" w:color="auto" w:fill="FFFFFF"/>
        <w:spacing w:before="100" w:beforeAutospacing="1" w:after="100" w:afterAutospacing="1" w:line="240" w:lineRule="auto"/>
        <w:rPr>
          <w:rFonts w:ascii="Arial" w:eastAsia="Times New Roman" w:hAnsi="Arial" w:cs="Arial"/>
          <w:color w:val="353535"/>
          <w:sz w:val="31"/>
          <w:szCs w:val="31"/>
          <w:lang w:val="es-AR"/>
        </w:rPr>
      </w:pPr>
      <w:r w:rsidRPr="00603D81">
        <w:rPr>
          <w:rFonts w:ascii="Arial" w:eastAsia="Times New Roman" w:hAnsi="Arial" w:cs="Arial"/>
          <w:color w:val="353535"/>
          <w:sz w:val="31"/>
          <w:szCs w:val="31"/>
          <w:lang w:val="es-AR"/>
        </w:rPr>
        <w:t>Tkinter es una librería del lenguaje de programación Python y funciona para la creación y el desarrollo de aplicaciones de escritorio. Esta librería facilita el posicionamiento y desarrollo de una </w:t>
      </w:r>
      <w:hyperlink r:id="rId15" w:history="1">
        <w:r w:rsidRPr="00603D81">
          <w:rPr>
            <w:rFonts w:ascii="Arial" w:eastAsia="Times New Roman" w:hAnsi="Arial" w:cs="Arial"/>
            <w:color w:val="0000FF"/>
            <w:sz w:val="31"/>
            <w:szCs w:val="31"/>
            <w:u w:val="single"/>
            <w:lang w:val="es-AR"/>
          </w:rPr>
          <w:t>interfaz gráfica</w:t>
        </w:r>
      </w:hyperlink>
      <w:r w:rsidRPr="00603D81">
        <w:rPr>
          <w:rFonts w:ascii="Arial" w:eastAsia="Times New Roman" w:hAnsi="Arial" w:cs="Arial"/>
          <w:color w:val="353535"/>
          <w:sz w:val="31"/>
          <w:szCs w:val="31"/>
          <w:lang w:val="es-AR"/>
        </w:rPr>
        <w:t> de escritorio con Python. </w:t>
      </w:r>
      <w:r w:rsidRPr="00603D81">
        <w:rPr>
          <w:rFonts w:ascii="Arial" w:eastAsia="Times New Roman" w:hAnsi="Arial" w:cs="Arial"/>
          <w:b/>
          <w:bCs/>
          <w:color w:val="353535"/>
          <w:sz w:val="31"/>
          <w:szCs w:val="31"/>
          <w:lang w:val="es-AR"/>
        </w:rPr>
        <w:t>Tkinter es el paquete estándar de Python para interactuar con Tk.</w:t>
      </w:r>
    </w:p>
    <w:p w:rsidR="00603D81" w:rsidRPr="00603D81" w:rsidRDefault="00603D81" w:rsidP="00603D81">
      <w:pPr>
        <w:shd w:val="clear" w:color="auto" w:fill="FFFFFF"/>
        <w:spacing w:before="100" w:beforeAutospacing="1" w:after="100" w:afterAutospacing="1" w:line="240" w:lineRule="auto"/>
        <w:rPr>
          <w:rFonts w:ascii="Arial" w:eastAsia="Times New Roman" w:hAnsi="Arial" w:cs="Arial"/>
          <w:color w:val="353535"/>
          <w:sz w:val="31"/>
          <w:szCs w:val="31"/>
          <w:lang w:val="es-AR"/>
        </w:rPr>
      </w:pPr>
      <w:r w:rsidRPr="00603D81">
        <w:rPr>
          <w:rFonts w:ascii="Arial" w:eastAsia="Times New Roman" w:hAnsi="Arial" w:cs="Arial"/>
          <w:color w:val="353535"/>
          <w:sz w:val="31"/>
          <w:szCs w:val="31"/>
          <w:lang w:val="es-AR"/>
        </w:rPr>
        <w:t>De acuerdo a la documentación de Python, </w:t>
      </w:r>
      <w:hyperlink r:id="rId16" w:anchor="module-tkinter" w:tgtFrame="_blank" w:history="1">
        <w:r w:rsidRPr="00603D81">
          <w:rPr>
            <w:rFonts w:ascii="Arial" w:eastAsia="Times New Roman" w:hAnsi="Arial" w:cs="Arial"/>
            <w:b/>
            <w:bCs/>
            <w:color w:val="0000FF"/>
            <w:sz w:val="31"/>
            <w:szCs w:val="31"/>
            <w:u w:val="single"/>
            <w:lang w:val="es-AR"/>
          </w:rPr>
          <w:t>TK</w:t>
        </w:r>
      </w:hyperlink>
      <w:r w:rsidRPr="00603D81">
        <w:rPr>
          <w:rFonts w:ascii="Arial" w:eastAsia="Times New Roman" w:hAnsi="Arial" w:cs="Arial"/>
          <w:b/>
          <w:bCs/>
          <w:color w:val="353535"/>
          <w:sz w:val="31"/>
          <w:szCs w:val="31"/>
          <w:lang w:val="es-AR"/>
        </w:rPr>
        <w:t> se describe a sí mismo como el único </w:t>
      </w:r>
      <w:r w:rsidRPr="00603D81">
        <w:rPr>
          <w:rFonts w:ascii="Arial" w:eastAsia="Times New Roman" w:hAnsi="Arial" w:cs="Arial"/>
          <w:b/>
          <w:bCs/>
          <w:i/>
          <w:iCs/>
          <w:color w:val="353535"/>
          <w:sz w:val="31"/>
          <w:szCs w:val="31"/>
          <w:lang w:val="es-AR"/>
        </w:rPr>
        <w:t>toolkit</w:t>
      </w:r>
      <w:r w:rsidRPr="00603D81">
        <w:rPr>
          <w:rFonts w:ascii="Arial" w:eastAsia="Times New Roman" w:hAnsi="Arial" w:cs="Arial"/>
          <w:b/>
          <w:bCs/>
          <w:color w:val="353535"/>
          <w:sz w:val="31"/>
          <w:szCs w:val="31"/>
          <w:lang w:val="es-AR"/>
        </w:rPr>
        <w:t> o kit de herramientas para el desarrollo de una interfaz gráfica de usuario </w:t>
      </w:r>
      <w:r w:rsidRPr="00603D81">
        <w:rPr>
          <w:rFonts w:ascii="Arial" w:eastAsia="Times New Roman" w:hAnsi="Arial" w:cs="Arial"/>
          <w:color w:val="353535"/>
          <w:sz w:val="31"/>
          <w:szCs w:val="31"/>
          <w:lang w:val="es-AR"/>
        </w:rPr>
        <w:t>(GUI) que funciona en todos los sistemas operativos, es decir, funciona en Windows, Mac OS y Linux. Además, está diseñado y preparado para lenguajes dinámicos con un alto nivel, como pueden ser Tcl, Ruby, Perl o Python, entre otros.</w:t>
      </w:r>
    </w:p>
    <w:p w:rsidR="00603D81" w:rsidRPr="00603D81" w:rsidRDefault="00603D81" w:rsidP="00603D81">
      <w:pPr>
        <w:shd w:val="clear" w:color="auto" w:fill="FFFFFF"/>
        <w:spacing w:before="100" w:beforeAutospacing="1" w:after="100" w:afterAutospacing="1" w:line="240" w:lineRule="auto"/>
        <w:rPr>
          <w:rFonts w:ascii="Arial" w:eastAsia="Times New Roman" w:hAnsi="Arial" w:cs="Arial"/>
          <w:color w:val="353535"/>
          <w:sz w:val="31"/>
          <w:szCs w:val="31"/>
          <w:lang w:val="es-AR"/>
        </w:rPr>
      </w:pPr>
      <w:r w:rsidRPr="00603D81">
        <w:rPr>
          <w:rFonts w:ascii="Arial" w:eastAsia="Times New Roman" w:hAnsi="Arial" w:cs="Arial"/>
          <w:color w:val="353535"/>
          <w:sz w:val="31"/>
          <w:szCs w:val="31"/>
          <w:lang w:val="es-AR"/>
        </w:rPr>
        <w:t>Por tanto, con su uso </w:t>
      </w:r>
      <w:r w:rsidRPr="00603D81">
        <w:rPr>
          <w:rFonts w:ascii="Arial" w:eastAsia="Times New Roman" w:hAnsi="Arial" w:cs="Arial"/>
          <w:b/>
          <w:bCs/>
          <w:color w:val="353535"/>
          <w:sz w:val="31"/>
          <w:szCs w:val="31"/>
          <w:lang w:val="es-AR"/>
        </w:rPr>
        <w:t>no es necesario que accedas a las rutinas de bajo nivel</w:t>
      </w:r>
      <w:r w:rsidRPr="00603D81">
        <w:rPr>
          <w:rFonts w:ascii="Arial" w:eastAsia="Times New Roman" w:hAnsi="Arial" w:cs="Arial"/>
          <w:color w:val="353535"/>
          <w:sz w:val="31"/>
          <w:szCs w:val="31"/>
          <w:lang w:val="es-AR"/>
        </w:rPr>
        <w:t> de cualquiera de los sistemas operativos para controlar gráficamente la pantalla de las interfaces de usuario que piensas crear. Saber qué es Tkinter te aporta mucha facilidad en el desarrollo de tus aplicaciones.</w:t>
      </w:r>
    </w:p>
    <w:p w:rsidR="00603D81" w:rsidRPr="00603D81" w:rsidRDefault="00603D81" w:rsidP="00603D81">
      <w:pPr>
        <w:shd w:val="clear" w:color="auto" w:fill="FFFFFF"/>
        <w:spacing w:before="100" w:beforeAutospacing="1" w:after="100" w:afterAutospacing="1" w:line="288" w:lineRule="atLeast"/>
        <w:outlineLvl w:val="1"/>
        <w:rPr>
          <w:rFonts w:ascii="Arial" w:eastAsia="Times New Roman" w:hAnsi="Arial" w:cs="Arial"/>
          <w:b/>
          <w:bCs/>
          <w:color w:val="E79A18"/>
          <w:sz w:val="36"/>
          <w:szCs w:val="36"/>
          <w:lang w:val="es-AR"/>
        </w:rPr>
      </w:pPr>
      <w:r w:rsidRPr="00603D81">
        <w:rPr>
          <w:rFonts w:ascii="Arial" w:eastAsia="Times New Roman" w:hAnsi="Arial" w:cs="Arial"/>
          <w:b/>
          <w:bCs/>
          <w:color w:val="E79A18"/>
          <w:sz w:val="36"/>
          <w:szCs w:val="36"/>
          <w:lang w:val="es-AR"/>
        </w:rPr>
        <w:t>Elementos creados con Tkinter</w:t>
      </w:r>
    </w:p>
    <w:p w:rsidR="00603D81" w:rsidRPr="00603D81" w:rsidRDefault="00603D81" w:rsidP="00603D81">
      <w:pPr>
        <w:shd w:val="clear" w:color="auto" w:fill="FFFFFF"/>
        <w:spacing w:before="100" w:beforeAutospacing="1" w:after="100" w:afterAutospacing="1" w:line="288" w:lineRule="atLeast"/>
        <w:outlineLvl w:val="2"/>
        <w:rPr>
          <w:rFonts w:ascii="Arial" w:eastAsia="Times New Roman" w:hAnsi="Arial" w:cs="Arial"/>
          <w:color w:val="353535"/>
          <w:sz w:val="44"/>
          <w:szCs w:val="44"/>
          <w:lang w:val="es-AR"/>
        </w:rPr>
      </w:pPr>
      <w:r w:rsidRPr="00603D81">
        <w:rPr>
          <w:rFonts w:ascii="Arial" w:eastAsia="Times New Roman" w:hAnsi="Arial" w:cs="Arial"/>
          <w:b/>
          <w:bCs/>
          <w:i/>
          <w:iCs/>
          <w:color w:val="353535"/>
          <w:sz w:val="44"/>
          <w:szCs w:val="44"/>
          <w:lang w:val="es-AR"/>
        </w:rPr>
        <w:t>Ventana de aplicación</w:t>
      </w:r>
    </w:p>
    <w:p w:rsidR="00603D81" w:rsidRPr="00603D81" w:rsidRDefault="00603D81" w:rsidP="00603D81">
      <w:pPr>
        <w:shd w:val="clear" w:color="auto" w:fill="FFFFFF"/>
        <w:spacing w:before="100" w:beforeAutospacing="1" w:after="100" w:afterAutospacing="1" w:line="240" w:lineRule="auto"/>
        <w:rPr>
          <w:rFonts w:ascii="Arial" w:eastAsia="Times New Roman" w:hAnsi="Arial" w:cs="Arial"/>
          <w:color w:val="353535"/>
          <w:sz w:val="31"/>
          <w:szCs w:val="31"/>
          <w:lang w:val="es-AR"/>
        </w:rPr>
      </w:pPr>
      <w:r w:rsidRPr="00603D81">
        <w:rPr>
          <w:rFonts w:ascii="Arial" w:eastAsia="Times New Roman" w:hAnsi="Arial" w:cs="Arial"/>
          <w:color w:val="353535"/>
          <w:sz w:val="31"/>
          <w:szCs w:val="31"/>
          <w:lang w:val="es-AR"/>
        </w:rPr>
        <w:t>Con los conceptos de la librería de Tkinter es posible realizar la venta de tu aplicación. Una </w:t>
      </w:r>
      <w:r w:rsidRPr="00603D81">
        <w:rPr>
          <w:rFonts w:ascii="Arial" w:eastAsia="Times New Roman" w:hAnsi="Arial" w:cs="Arial"/>
          <w:b/>
          <w:bCs/>
          <w:color w:val="353535"/>
          <w:sz w:val="31"/>
          <w:szCs w:val="31"/>
          <w:lang w:val="es-AR"/>
        </w:rPr>
        <w:t>ventana de aplicación es un lienzo donde se dispondrán una serie de controles.</w:t>
      </w:r>
    </w:p>
    <w:p w:rsidR="00603D81" w:rsidRPr="009D6FC9" w:rsidRDefault="00603D81" w:rsidP="00603D81">
      <w:pPr>
        <w:shd w:val="clear" w:color="auto" w:fill="FFFFFF"/>
        <w:spacing w:before="100" w:beforeAutospacing="1" w:after="100" w:afterAutospacing="1" w:line="288" w:lineRule="atLeast"/>
        <w:outlineLvl w:val="2"/>
        <w:rPr>
          <w:rFonts w:ascii="Arial" w:eastAsia="Times New Roman" w:hAnsi="Arial" w:cs="Arial"/>
          <w:color w:val="353535"/>
          <w:sz w:val="44"/>
          <w:szCs w:val="44"/>
          <w:lang w:val="es-AR"/>
        </w:rPr>
      </w:pPr>
      <w:r w:rsidRPr="009D6FC9">
        <w:rPr>
          <w:rFonts w:ascii="Arial" w:eastAsia="Times New Roman" w:hAnsi="Arial" w:cs="Arial"/>
          <w:b/>
          <w:bCs/>
          <w:i/>
          <w:iCs/>
          <w:color w:val="353535"/>
          <w:sz w:val="44"/>
          <w:szCs w:val="44"/>
          <w:lang w:val="es-AR"/>
        </w:rPr>
        <w:lastRenderedPageBreak/>
        <w:t>Widgets</w:t>
      </w:r>
    </w:p>
    <w:p w:rsidR="00603D81" w:rsidRPr="00603D81" w:rsidRDefault="00603D81" w:rsidP="00603D81">
      <w:pPr>
        <w:shd w:val="clear" w:color="auto" w:fill="FFFFFF"/>
        <w:spacing w:before="100" w:beforeAutospacing="1" w:after="100" w:afterAutospacing="1" w:line="240" w:lineRule="auto"/>
        <w:rPr>
          <w:rFonts w:ascii="Arial" w:eastAsia="Times New Roman" w:hAnsi="Arial" w:cs="Arial"/>
          <w:color w:val="353535"/>
          <w:sz w:val="31"/>
          <w:szCs w:val="31"/>
          <w:lang w:val="es-AR"/>
        </w:rPr>
      </w:pPr>
      <w:r w:rsidRPr="00603D81">
        <w:rPr>
          <w:rFonts w:ascii="Arial" w:eastAsia="Times New Roman" w:hAnsi="Arial" w:cs="Arial"/>
          <w:color w:val="353535"/>
          <w:sz w:val="31"/>
          <w:szCs w:val="31"/>
          <w:lang w:val="es-AR"/>
        </w:rPr>
        <w:t>En TK a los controles de las ventanas de aplicación se les llama </w:t>
      </w:r>
      <w:r w:rsidRPr="00603D81">
        <w:rPr>
          <w:rFonts w:ascii="Arial" w:eastAsia="Times New Roman" w:hAnsi="Arial" w:cs="Arial"/>
          <w:i/>
          <w:iCs/>
          <w:color w:val="353535"/>
          <w:sz w:val="31"/>
          <w:szCs w:val="31"/>
          <w:lang w:val="es-AR"/>
        </w:rPr>
        <w:t>widgets</w:t>
      </w:r>
      <w:r w:rsidRPr="00603D81">
        <w:rPr>
          <w:rFonts w:ascii="Arial" w:eastAsia="Times New Roman" w:hAnsi="Arial" w:cs="Arial"/>
          <w:color w:val="353535"/>
          <w:sz w:val="31"/>
          <w:szCs w:val="31"/>
          <w:lang w:val="es-AR"/>
        </w:rPr>
        <w:t>. Estos se encargan de realizar las acciones de nuestra aplicación. Pueden ser </w:t>
      </w:r>
      <w:r w:rsidRPr="00603D81">
        <w:rPr>
          <w:rFonts w:ascii="Arial" w:eastAsia="Times New Roman" w:hAnsi="Arial" w:cs="Arial"/>
          <w:b/>
          <w:bCs/>
          <w:color w:val="353535"/>
          <w:sz w:val="31"/>
          <w:szCs w:val="31"/>
          <w:lang w:val="es-AR"/>
        </w:rPr>
        <w:t>cuadros de texto </w:t>
      </w:r>
      <w:r w:rsidRPr="00603D81">
        <w:rPr>
          <w:rFonts w:ascii="Arial" w:eastAsia="Times New Roman" w:hAnsi="Arial" w:cs="Arial"/>
          <w:color w:val="353535"/>
          <w:sz w:val="31"/>
          <w:szCs w:val="31"/>
          <w:lang w:val="es-AR"/>
        </w:rPr>
        <w:t>(donde el usuario podrá escribir), </w:t>
      </w:r>
      <w:r w:rsidRPr="00603D81">
        <w:rPr>
          <w:rFonts w:ascii="Arial" w:eastAsia="Times New Roman" w:hAnsi="Arial" w:cs="Arial"/>
          <w:b/>
          <w:bCs/>
          <w:color w:val="353535"/>
          <w:sz w:val="31"/>
          <w:szCs w:val="31"/>
          <w:lang w:val="es-AR"/>
        </w:rPr>
        <w:t>etiquetas de texto</w:t>
      </w:r>
      <w:r w:rsidRPr="00603D81">
        <w:rPr>
          <w:rFonts w:ascii="Arial" w:eastAsia="Times New Roman" w:hAnsi="Arial" w:cs="Arial"/>
          <w:color w:val="353535"/>
          <w:sz w:val="31"/>
          <w:szCs w:val="31"/>
          <w:lang w:val="es-AR"/>
        </w:rPr>
        <w:t> (el programa comunicará texto que no se podrá modificar) o </w:t>
      </w:r>
      <w:r w:rsidRPr="00603D81">
        <w:rPr>
          <w:rFonts w:ascii="Arial" w:eastAsia="Times New Roman" w:hAnsi="Arial" w:cs="Arial"/>
          <w:b/>
          <w:bCs/>
          <w:color w:val="353535"/>
          <w:sz w:val="31"/>
          <w:szCs w:val="31"/>
          <w:lang w:val="es-AR"/>
        </w:rPr>
        <w:t>botones</w:t>
      </w:r>
      <w:r w:rsidRPr="00603D81">
        <w:rPr>
          <w:rFonts w:ascii="Arial" w:eastAsia="Times New Roman" w:hAnsi="Arial" w:cs="Arial"/>
          <w:color w:val="353535"/>
          <w:sz w:val="31"/>
          <w:szCs w:val="31"/>
          <w:lang w:val="es-AR"/>
        </w:rPr>
        <w:t>, entre otros. Los controles tienen una posición y estilo que pueden modificarse. Además, responderán acciones del usuario, es decir, </w:t>
      </w:r>
      <w:r w:rsidRPr="00603D81">
        <w:rPr>
          <w:rFonts w:ascii="Arial" w:eastAsia="Times New Roman" w:hAnsi="Arial" w:cs="Arial"/>
          <w:b/>
          <w:bCs/>
          <w:color w:val="353535"/>
          <w:sz w:val="31"/>
          <w:szCs w:val="31"/>
          <w:lang w:val="es-AR"/>
        </w:rPr>
        <w:t>los eventos gestionados.</w:t>
      </w:r>
    </w:p>
    <w:p w:rsidR="00C23757" w:rsidRPr="00C23757" w:rsidRDefault="00C23757" w:rsidP="00C23757">
      <w:pPr>
        <w:shd w:val="clear" w:color="auto" w:fill="FFFFFF"/>
        <w:spacing w:before="100" w:beforeAutospacing="1" w:after="100" w:afterAutospacing="1" w:line="288" w:lineRule="atLeast"/>
        <w:outlineLvl w:val="2"/>
        <w:rPr>
          <w:rFonts w:ascii="Arial" w:eastAsia="Times New Roman" w:hAnsi="Arial" w:cs="Arial"/>
          <w:color w:val="353535"/>
          <w:sz w:val="44"/>
          <w:szCs w:val="44"/>
          <w:lang w:val="es-AR"/>
        </w:rPr>
      </w:pPr>
      <w:r w:rsidRPr="00E7431A">
        <w:rPr>
          <w:rFonts w:ascii="Arial" w:eastAsia="Times New Roman" w:hAnsi="Arial" w:cs="Arial"/>
          <w:b/>
          <w:bCs/>
          <w:i/>
          <w:iCs/>
          <w:color w:val="353535"/>
          <w:sz w:val="44"/>
          <w:szCs w:val="44"/>
          <w:lang w:val="es-AR"/>
        </w:rPr>
        <w:t>Más ventanas</w:t>
      </w:r>
    </w:p>
    <w:p w:rsidR="005E5893" w:rsidRDefault="00E7431A">
      <w:pPr>
        <w:rPr>
          <w:rFonts w:ascii="Arial" w:hAnsi="Arial" w:cs="Arial"/>
          <w:color w:val="353535"/>
          <w:sz w:val="31"/>
          <w:szCs w:val="31"/>
          <w:shd w:val="clear" w:color="auto" w:fill="FFFFFF"/>
          <w:lang w:val="es-AR"/>
        </w:rPr>
      </w:pPr>
      <w:r w:rsidRPr="00E7431A">
        <w:rPr>
          <w:rFonts w:ascii="Arial" w:hAnsi="Arial" w:cs="Arial"/>
          <w:color w:val="353535"/>
          <w:sz w:val="31"/>
          <w:szCs w:val="31"/>
          <w:shd w:val="clear" w:color="auto" w:fill="FFFFFF"/>
          <w:lang w:val="es-AR"/>
        </w:rPr>
        <w:t>Se utilizan en programas </w:t>
      </w:r>
      <w:r w:rsidRPr="00E7431A">
        <w:rPr>
          <w:rStyle w:val="Strong"/>
          <w:rFonts w:ascii="Arial" w:hAnsi="Arial" w:cs="Arial"/>
          <w:color w:val="353535"/>
          <w:sz w:val="31"/>
          <w:szCs w:val="31"/>
          <w:shd w:val="clear" w:color="auto" w:fill="FFFFFF"/>
          <w:lang w:val="es-AR"/>
        </w:rPr>
        <w:t>donde se necesitan ventanas diferente a la ventana de aplicación. </w:t>
      </w:r>
      <w:r w:rsidRPr="00E7431A">
        <w:rPr>
          <w:rFonts w:ascii="Arial" w:hAnsi="Arial" w:cs="Arial"/>
          <w:color w:val="353535"/>
          <w:sz w:val="31"/>
          <w:szCs w:val="31"/>
          <w:shd w:val="clear" w:color="auto" w:fill="FFFFFF"/>
          <w:lang w:val="es-AR"/>
        </w:rPr>
        <w:t>Funcionan para varios objetivos, como mensajes de aplicación o ventanas hijas para dar de alta a un usuario, entre otros.</w:t>
      </w:r>
    </w:p>
    <w:p w:rsidR="00AF4495" w:rsidRPr="00AF4495" w:rsidRDefault="00AF4495" w:rsidP="00AF4495">
      <w:pPr>
        <w:pStyle w:val="Heading2"/>
        <w:shd w:val="clear" w:color="auto" w:fill="FBFBFB"/>
        <w:spacing w:before="240" w:beforeAutospacing="0" w:after="240" w:afterAutospacing="0"/>
        <w:rPr>
          <w:rFonts w:ascii="Arial" w:hAnsi="Arial" w:cs="Arial"/>
          <w:color w:val="222222"/>
          <w:sz w:val="63"/>
          <w:szCs w:val="63"/>
          <w:lang w:val="es-AR"/>
        </w:rPr>
      </w:pPr>
      <w:r w:rsidRPr="00AF4495">
        <w:rPr>
          <w:rFonts w:ascii="Arial" w:hAnsi="Arial" w:cs="Arial"/>
          <w:color w:val="222222"/>
          <w:sz w:val="63"/>
          <w:szCs w:val="63"/>
          <w:lang w:val="es-AR"/>
        </w:rPr>
        <w:t>Introducción a Tcl/Tk (tkinter)</w:t>
      </w:r>
    </w:p>
    <w:p w:rsidR="00AF4495" w:rsidRPr="00AF4495" w:rsidRDefault="00AF4495" w:rsidP="00AF4495">
      <w:pPr>
        <w:pStyle w:val="NormalWeb"/>
        <w:shd w:val="clear" w:color="auto" w:fill="FBFBFB"/>
        <w:spacing w:before="0" w:beforeAutospacing="0" w:after="255" w:afterAutospacing="0"/>
        <w:rPr>
          <w:color w:val="121212"/>
          <w:lang w:val="es-AR"/>
        </w:rPr>
      </w:pPr>
      <w:r w:rsidRPr="00AF4495">
        <w:rPr>
          <w:color w:val="121212"/>
          <w:lang w:val="es-AR"/>
        </w:rPr>
        <w:t>Tk es una herramienta para desarrollar aplicaciones de escritorio multiplataforma, esto es, aplicaciones nativas con una interfaz gráfica para sistemas operativos Windows, Linux, Mac y otros. Técnicamente, Tk es una biblioteca de código abierto escrita en C y desarrollada en sus orígenes para el lenguaje de programación Tcl; de ahí que usualmente nos refiramos a ella como Tcl/Tk. Desde sus primeras versiones Python incluye en su biblioteca o librería estándar el módulo </w:t>
      </w:r>
      <w:r w:rsidRPr="00AF4495">
        <w:rPr>
          <w:rStyle w:val="HTMLCode"/>
          <w:color w:val="121212"/>
          <w:sz w:val="21"/>
          <w:szCs w:val="21"/>
          <w:shd w:val="clear" w:color="auto" w:fill="E9E9E9"/>
          <w:lang w:val="es-AR"/>
        </w:rPr>
        <w:t>tkinter</w:t>
      </w:r>
      <w:r w:rsidRPr="00AF4495">
        <w:rPr>
          <w:color w:val="121212"/>
          <w:lang w:val="es-AR"/>
        </w:rPr>
        <w:t>, que permite interactuar con Tk para desarrollar aplicaciones de escritorio en Python. La curva de aprendizaje de Tk es relativamente pequeña si la comparamos con otras bibliotecas del rubro (como Qt), de modo que cualquier programador con una mínima base de Python puede comenzar rápidamente a crear aplicaciones gráficas profesionales y luego distribuirlas vía herramientas como </w:t>
      </w:r>
      <w:hyperlink r:id="rId17" w:tgtFrame="_blank" w:history="1">
        <w:r w:rsidRPr="00AF4495">
          <w:rPr>
            <w:rStyle w:val="Hyperlink"/>
            <w:color w:val="7AB317"/>
            <w:lang w:val="es-AR"/>
          </w:rPr>
          <w:t>cx_Freeze o PyInstaller</w:t>
        </w:r>
      </w:hyperlink>
      <w:r w:rsidRPr="00AF4495">
        <w:rPr>
          <w:color w:val="121212"/>
          <w:lang w:val="es-AR"/>
        </w:rPr>
        <w:t>, que se integran muy bien con Tk.</w:t>
      </w:r>
    </w:p>
    <w:p w:rsidR="00AF4495" w:rsidRPr="00AF4495" w:rsidRDefault="00AF4495" w:rsidP="00AF4495">
      <w:pPr>
        <w:pStyle w:val="NormalWeb"/>
        <w:shd w:val="clear" w:color="auto" w:fill="FBFBFB"/>
        <w:spacing w:before="0" w:beforeAutospacing="0" w:after="255" w:afterAutospacing="0"/>
        <w:rPr>
          <w:color w:val="121212"/>
          <w:lang w:val="es-AR"/>
        </w:rPr>
      </w:pPr>
      <w:r w:rsidRPr="00AF4495">
        <w:rPr>
          <w:color w:val="121212"/>
          <w:lang w:val="es-AR"/>
        </w:rPr>
        <w:t>Aquí en Recursos Python tenemos una importante colección de artículos y códigos de fuentes relativos a Tk categorizados bajo la etiqueta </w:t>
      </w:r>
      <w:hyperlink r:id="rId18" w:tgtFrame="_blank" w:history="1">
        <w:r w:rsidRPr="00AF4495">
          <w:rPr>
            <w:rStyle w:val="Hyperlink"/>
            <w:color w:val="7AB317"/>
            <w:lang w:val="es-AR"/>
          </w:rPr>
          <w:t>tkinter</w:t>
        </w:r>
      </w:hyperlink>
      <w:r w:rsidRPr="00AF4495">
        <w:rPr>
          <w:color w:val="121212"/>
          <w:lang w:val="es-AR"/>
        </w:rPr>
        <w:t xml:space="preserve">, que cubren una parte importante de la biblioteca. Pero puesto que todos esos artículos suponen un mínimo conocimiento del funcionamiento y de algunos términos técnicos de Tk y del desarrollo de aplicaciones de escritorio, decidimos escribir este artículo como punto de partida y de </w:t>
      </w:r>
      <w:r w:rsidRPr="00AF4495">
        <w:rPr>
          <w:color w:val="121212"/>
          <w:lang w:val="es-AR"/>
        </w:rPr>
        <w:lastRenderedPageBreak/>
        <w:t>referencia de todo el resto. Con este propósito, a continuación crearemos una pequeña aplicación que permite convertir un valor de temperatura expresado en grados Celsius a valores en Kelvin y grados Fahrenheit, como lo ilustra la siguiente imagen.</w:t>
      </w:r>
    </w:p>
    <w:p w:rsidR="00E7431A" w:rsidRDefault="00527882" w:rsidP="00527882">
      <w:pPr>
        <w:jc w:val="center"/>
        <w:rPr>
          <w:lang w:val="es-AR"/>
        </w:rPr>
      </w:pPr>
      <w:r>
        <w:rPr>
          <w:noProof/>
        </w:rPr>
        <w:drawing>
          <wp:inline distT="0" distB="0" distL="0" distR="0" wp14:anchorId="296D3EAE" wp14:editId="49FE0DC5">
            <wp:extent cx="4019550" cy="3333750"/>
            <wp:effectExtent l="0" t="0" r="0" b="0"/>
            <wp:docPr id="1" name="Picture 1" descr="Conversor de temperatura co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ersor de temperatura con tki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333750"/>
                    </a:xfrm>
                    <a:prstGeom prst="rect">
                      <a:avLst/>
                    </a:prstGeom>
                    <a:noFill/>
                    <a:ln>
                      <a:noFill/>
                    </a:ln>
                  </pic:spPr>
                </pic:pic>
              </a:graphicData>
            </a:graphic>
          </wp:inline>
        </w:drawing>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Para comenzar, el primer paso para cualquier aplicación de Tk es importar los módulos correspondientes:</w:t>
      </w:r>
    </w:p>
    <w:p w:rsidR="004A7C6B" w:rsidRPr="004A7C6B" w:rsidRDefault="004A7C6B" w:rsidP="004A7C6B">
      <w:pPr>
        <w:numPr>
          <w:ilvl w:val="0"/>
          <w:numId w:val="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b/>
          <w:bCs/>
          <w:color w:val="286491"/>
          <w:sz w:val="18"/>
          <w:szCs w:val="18"/>
        </w:rPr>
        <w:t>import</w:t>
      </w:r>
      <w:r w:rsidRPr="004A7C6B">
        <w:rPr>
          <w:rFonts w:ascii="inherit" w:eastAsia="Times New Roman" w:hAnsi="inherit" w:cs="Courier New"/>
          <w:color w:val="000000"/>
          <w:sz w:val="18"/>
          <w:szCs w:val="18"/>
        </w:rPr>
        <w:t xml:space="preserve"> tkinter </w:t>
      </w:r>
      <w:r w:rsidRPr="004A7C6B">
        <w:rPr>
          <w:rFonts w:ascii="inherit" w:eastAsia="Times New Roman" w:hAnsi="inherit" w:cs="Courier New"/>
          <w:b/>
          <w:bCs/>
          <w:color w:val="286491"/>
          <w:sz w:val="18"/>
          <w:szCs w:val="18"/>
        </w:rPr>
        <w:t>as</w:t>
      </w:r>
      <w:r w:rsidRPr="004A7C6B">
        <w:rPr>
          <w:rFonts w:ascii="inherit" w:eastAsia="Times New Roman" w:hAnsi="inherit" w:cs="Courier New"/>
          <w:color w:val="000000"/>
          <w:sz w:val="18"/>
          <w:szCs w:val="18"/>
        </w:rPr>
        <w:t xml:space="preserve"> tk</w:t>
      </w:r>
    </w:p>
    <w:p w:rsidR="004A7C6B" w:rsidRPr="004A7C6B" w:rsidRDefault="004A7C6B" w:rsidP="004A7C6B">
      <w:pPr>
        <w:numPr>
          <w:ilvl w:val="0"/>
          <w:numId w:val="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b/>
          <w:bCs/>
          <w:color w:val="286491"/>
          <w:sz w:val="18"/>
          <w:szCs w:val="18"/>
        </w:rPr>
        <w:t>from</w:t>
      </w:r>
      <w:r w:rsidRPr="004A7C6B">
        <w:rPr>
          <w:rFonts w:ascii="inherit" w:eastAsia="Times New Roman" w:hAnsi="inherit" w:cs="Courier New"/>
          <w:color w:val="000000"/>
          <w:sz w:val="18"/>
          <w:szCs w:val="18"/>
        </w:rPr>
        <w:t xml:space="preserve"> tkinter </w:t>
      </w:r>
      <w:r w:rsidRPr="004A7C6B">
        <w:rPr>
          <w:rFonts w:ascii="inherit" w:eastAsia="Times New Roman" w:hAnsi="inherit" w:cs="Courier New"/>
          <w:b/>
          <w:bCs/>
          <w:color w:val="286491"/>
          <w:sz w:val="18"/>
          <w:szCs w:val="18"/>
        </w:rPr>
        <w:t>import</w:t>
      </w:r>
      <w:r w:rsidRPr="004A7C6B">
        <w:rPr>
          <w:rFonts w:ascii="inherit" w:eastAsia="Times New Roman" w:hAnsi="inherit" w:cs="Courier New"/>
          <w:color w:val="000000"/>
          <w:sz w:val="18"/>
          <w:szCs w:val="18"/>
        </w:rPr>
        <w:t xml:space="preserve"> ttk</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Aquí importamos el módulo principal </w:t>
      </w:r>
      <w:r w:rsidRPr="004A7C6B">
        <w:rPr>
          <w:rFonts w:ascii="Courier New" w:eastAsia="Times New Roman" w:hAnsi="Courier New" w:cs="Courier New"/>
          <w:color w:val="121212"/>
          <w:sz w:val="21"/>
          <w:szCs w:val="21"/>
          <w:shd w:val="clear" w:color="auto" w:fill="E9E9E9"/>
          <w:lang w:val="es-AR"/>
        </w:rPr>
        <w:t>tkinter</w:t>
      </w:r>
      <w:r w:rsidRPr="004A7C6B">
        <w:rPr>
          <w:rFonts w:ascii="Times New Roman" w:eastAsia="Times New Roman" w:hAnsi="Times New Roman" w:cs="Times New Roman"/>
          <w:color w:val="121212"/>
          <w:sz w:val="24"/>
          <w:szCs w:val="24"/>
          <w:lang w:val="es-AR"/>
        </w:rPr>
        <w:t> abreviado como </w:t>
      </w:r>
      <w:r w:rsidRPr="004A7C6B">
        <w:rPr>
          <w:rFonts w:ascii="Courier New" w:eastAsia="Times New Roman" w:hAnsi="Courier New" w:cs="Courier New"/>
          <w:color w:val="121212"/>
          <w:sz w:val="21"/>
          <w:szCs w:val="21"/>
          <w:shd w:val="clear" w:color="auto" w:fill="E9E9E9"/>
          <w:lang w:val="es-AR"/>
        </w:rPr>
        <w:t>tk</w:t>
      </w:r>
      <w:r w:rsidRPr="004A7C6B">
        <w:rPr>
          <w:rFonts w:ascii="Times New Roman" w:eastAsia="Times New Roman" w:hAnsi="Times New Roman" w:cs="Times New Roman"/>
          <w:color w:val="121212"/>
          <w:sz w:val="24"/>
          <w:szCs w:val="24"/>
          <w:lang w:val="es-AR"/>
        </w:rPr>
        <w:t>, una convención habitual entre los programadores de Python. En segundo lugar importamos el módulo </w:t>
      </w:r>
      <w:r w:rsidRPr="004A7C6B">
        <w:rPr>
          <w:rFonts w:ascii="Courier New" w:eastAsia="Times New Roman" w:hAnsi="Courier New" w:cs="Courier New"/>
          <w:color w:val="121212"/>
          <w:sz w:val="21"/>
          <w:szCs w:val="21"/>
          <w:shd w:val="clear" w:color="auto" w:fill="E9E9E9"/>
          <w:lang w:val="es-AR"/>
        </w:rPr>
        <w:t>ttk</w:t>
      </w:r>
      <w:r w:rsidRPr="004A7C6B">
        <w:rPr>
          <w:rFonts w:ascii="Times New Roman" w:eastAsia="Times New Roman" w:hAnsi="Times New Roman" w:cs="Times New Roman"/>
          <w:color w:val="121212"/>
          <w:sz w:val="24"/>
          <w:szCs w:val="24"/>
          <w:lang w:val="es-AR"/>
        </w:rPr>
        <w:t> que se encuentra dentro de </w:t>
      </w:r>
      <w:r w:rsidRPr="004A7C6B">
        <w:rPr>
          <w:rFonts w:ascii="Courier New" w:eastAsia="Times New Roman" w:hAnsi="Courier New" w:cs="Courier New"/>
          <w:color w:val="121212"/>
          <w:sz w:val="21"/>
          <w:szCs w:val="21"/>
          <w:shd w:val="clear" w:color="auto" w:fill="E9E9E9"/>
          <w:lang w:val="es-AR"/>
        </w:rPr>
        <w:t>tkinter</w:t>
      </w:r>
      <w:r w:rsidRPr="004A7C6B">
        <w:rPr>
          <w:rFonts w:ascii="Times New Roman" w:eastAsia="Times New Roman" w:hAnsi="Times New Roman" w:cs="Times New Roman"/>
          <w:color w:val="121212"/>
          <w:sz w:val="24"/>
          <w:szCs w:val="24"/>
          <w:lang w:val="es-AR"/>
        </w:rPr>
        <w:t>. Estaremos utilizando objetos que están dentro de ambos módulos. Para las diferencias entre </w:t>
      </w:r>
      <w:r w:rsidRPr="004A7C6B">
        <w:rPr>
          <w:rFonts w:ascii="Courier New" w:eastAsia="Times New Roman" w:hAnsi="Courier New" w:cs="Courier New"/>
          <w:color w:val="121212"/>
          <w:sz w:val="21"/>
          <w:szCs w:val="21"/>
          <w:shd w:val="clear" w:color="auto" w:fill="E9E9E9"/>
          <w:lang w:val="es-AR"/>
        </w:rPr>
        <w:t>tk</w:t>
      </w:r>
      <w:r w:rsidRPr="004A7C6B">
        <w:rPr>
          <w:rFonts w:ascii="Times New Roman" w:eastAsia="Times New Roman" w:hAnsi="Times New Roman" w:cs="Times New Roman"/>
          <w:color w:val="121212"/>
          <w:sz w:val="24"/>
          <w:szCs w:val="24"/>
          <w:lang w:val="es-AR"/>
        </w:rPr>
        <w:t> y </w:t>
      </w:r>
      <w:r w:rsidRPr="004A7C6B">
        <w:rPr>
          <w:rFonts w:ascii="Courier New" w:eastAsia="Times New Roman" w:hAnsi="Courier New" w:cs="Courier New"/>
          <w:color w:val="121212"/>
          <w:sz w:val="21"/>
          <w:szCs w:val="21"/>
          <w:shd w:val="clear" w:color="auto" w:fill="E9E9E9"/>
          <w:lang w:val="es-AR"/>
        </w:rPr>
        <w:t>ttk</w:t>
      </w:r>
      <w:r w:rsidRPr="004A7C6B">
        <w:rPr>
          <w:rFonts w:ascii="Times New Roman" w:eastAsia="Times New Roman" w:hAnsi="Times New Roman" w:cs="Times New Roman"/>
          <w:color w:val="121212"/>
          <w:sz w:val="24"/>
          <w:szCs w:val="24"/>
          <w:lang w:val="es-AR"/>
        </w:rPr>
        <w:t>, véase </w:t>
      </w:r>
      <w:hyperlink r:id="rId20" w:tgtFrame="_blank" w:history="1">
        <w:r w:rsidRPr="004A7C6B">
          <w:rPr>
            <w:rFonts w:ascii="Times New Roman" w:eastAsia="Times New Roman" w:hAnsi="Times New Roman" w:cs="Times New Roman"/>
            <w:color w:val="7AB317"/>
            <w:sz w:val="24"/>
            <w:szCs w:val="24"/>
            <w:lang w:val="es-AR"/>
          </w:rPr>
          <w:t>este artículo</w:t>
        </w:r>
      </w:hyperlink>
      <w:r w:rsidRPr="004A7C6B">
        <w:rPr>
          <w:rFonts w:ascii="Times New Roman" w:eastAsia="Times New Roman" w:hAnsi="Times New Roman" w:cs="Times New Roman"/>
          <w:color w:val="121212"/>
          <w:sz w:val="24"/>
          <w:szCs w:val="24"/>
          <w:lang w:val="es-AR"/>
        </w:rPr>
        <w:t>.</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El segundo paso fundamental es crear la ventana principal. Todas las aplicaciones de Tk tendrán una ventana principal, y eventualmente algunas otras ventanas secundarias.</w:t>
      </w:r>
    </w:p>
    <w:p w:rsidR="004A7C6B" w:rsidRPr="004A7C6B" w:rsidRDefault="004A7C6B" w:rsidP="004A7C6B">
      <w:pPr>
        <w:numPr>
          <w:ilvl w:val="0"/>
          <w:numId w:val="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 = tk.</w:t>
      </w:r>
      <w:r w:rsidRPr="004A7C6B">
        <w:rPr>
          <w:rFonts w:ascii="inherit" w:eastAsia="Times New Roman" w:hAnsi="inherit" w:cs="Courier New"/>
          <w:color w:val="445588"/>
          <w:sz w:val="18"/>
          <w:szCs w:val="18"/>
        </w:rPr>
        <w:t>Tk</w:t>
      </w:r>
      <w:r w:rsidRPr="004A7C6B">
        <w:rPr>
          <w:rFonts w:ascii="inherit" w:eastAsia="Times New Roman" w:hAnsi="inherit" w:cs="Courier New"/>
          <w:color w:val="777777"/>
          <w:sz w:val="18"/>
          <w:szCs w:val="18"/>
        </w:rPr>
        <w:t>()</w:t>
      </w:r>
    </w:p>
    <w:p w:rsidR="004A7C6B" w:rsidRPr="004A7C6B" w:rsidRDefault="004A7C6B" w:rsidP="004A7C6B">
      <w:pPr>
        <w:numPr>
          <w:ilvl w:val="0"/>
          <w:numId w:val="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w:t>
      </w:r>
      <w:r w:rsidRPr="004A7C6B">
        <w:rPr>
          <w:rFonts w:ascii="inherit" w:eastAsia="Times New Roman" w:hAnsi="inherit" w:cs="Courier New"/>
          <w:color w:val="0086B3"/>
          <w:sz w:val="18"/>
          <w:szCs w:val="18"/>
        </w:rPr>
        <w:t>mainloop</w:t>
      </w:r>
      <w:r w:rsidRPr="004A7C6B">
        <w:rPr>
          <w:rFonts w:ascii="inherit" w:eastAsia="Times New Roman" w:hAnsi="inherit" w:cs="Courier New"/>
          <w:color w:val="777777"/>
          <w:sz w:val="18"/>
          <w:szCs w:val="18"/>
        </w:rPr>
        <w:t>()</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En la primera línea creamos una instancia de </w:t>
      </w:r>
      <w:r w:rsidRPr="004A7C6B">
        <w:rPr>
          <w:rFonts w:ascii="Courier New" w:eastAsia="Times New Roman" w:hAnsi="Courier New" w:cs="Courier New"/>
          <w:color w:val="121212"/>
          <w:sz w:val="21"/>
          <w:szCs w:val="21"/>
          <w:shd w:val="clear" w:color="auto" w:fill="E9E9E9"/>
          <w:lang w:val="es-AR"/>
        </w:rPr>
        <w:t>Tk</w:t>
      </w:r>
      <w:r w:rsidRPr="004A7C6B">
        <w:rPr>
          <w:rFonts w:ascii="Times New Roman" w:eastAsia="Times New Roman" w:hAnsi="Times New Roman" w:cs="Times New Roman"/>
          <w:color w:val="121212"/>
          <w:sz w:val="24"/>
          <w:szCs w:val="24"/>
          <w:lang w:val="es-AR"/>
        </w:rPr>
        <w:t>, que se ocupa de crear la ventana principal y de iniciar internamente un intérprete de Tcl y Tk, cosa que explica el nombre de la clase. En efecto, sería más claro si el nombre fuese </w:t>
      </w:r>
      <w:r w:rsidRPr="004A7C6B">
        <w:rPr>
          <w:rFonts w:ascii="Courier New" w:eastAsia="Times New Roman" w:hAnsi="Courier New" w:cs="Courier New"/>
          <w:color w:val="121212"/>
          <w:sz w:val="21"/>
          <w:szCs w:val="21"/>
          <w:shd w:val="clear" w:color="auto" w:fill="E9E9E9"/>
          <w:lang w:val="es-AR"/>
        </w:rPr>
        <w:t>tk.MainWindow</w:t>
      </w:r>
      <w:r w:rsidRPr="004A7C6B">
        <w:rPr>
          <w:rFonts w:ascii="Times New Roman" w:eastAsia="Times New Roman" w:hAnsi="Times New Roman" w:cs="Times New Roman"/>
          <w:color w:val="121212"/>
          <w:sz w:val="24"/>
          <w:szCs w:val="24"/>
          <w:lang w:val="es-AR"/>
        </w:rPr>
        <w:t> o similar. Con propósitos didácticos hemos llamado </w:t>
      </w:r>
      <w:r w:rsidRPr="004A7C6B">
        <w:rPr>
          <w:rFonts w:ascii="Courier New" w:eastAsia="Times New Roman" w:hAnsi="Courier New" w:cs="Courier New"/>
          <w:color w:val="121212"/>
          <w:sz w:val="21"/>
          <w:szCs w:val="21"/>
          <w:shd w:val="clear" w:color="auto" w:fill="E9E9E9"/>
          <w:lang w:val="es-AR"/>
        </w:rPr>
        <w:t>ventana</w:t>
      </w:r>
      <w:r w:rsidRPr="004A7C6B">
        <w:rPr>
          <w:rFonts w:ascii="Times New Roman" w:eastAsia="Times New Roman" w:hAnsi="Times New Roman" w:cs="Times New Roman"/>
          <w:color w:val="121212"/>
          <w:sz w:val="24"/>
          <w:szCs w:val="24"/>
          <w:lang w:val="es-AR"/>
        </w:rPr>
        <w:t> a la instancia en cuestión, pero la convención que habitúan seguir los programadores de Tk es nombrarla </w:t>
      </w:r>
      <w:r w:rsidRPr="004A7C6B">
        <w:rPr>
          <w:rFonts w:ascii="Courier New" w:eastAsia="Times New Roman" w:hAnsi="Courier New" w:cs="Courier New"/>
          <w:color w:val="121212"/>
          <w:sz w:val="21"/>
          <w:szCs w:val="21"/>
          <w:shd w:val="clear" w:color="auto" w:fill="E9E9E9"/>
          <w:lang w:val="es-AR"/>
        </w:rPr>
        <w:t>root</w:t>
      </w:r>
      <w:r w:rsidRPr="004A7C6B">
        <w:rPr>
          <w:rFonts w:ascii="Times New Roman" w:eastAsia="Times New Roman" w:hAnsi="Times New Roman" w:cs="Times New Roman"/>
          <w:color w:val="121212"/>
          <w:sz w:val="24"/>
          <w:szCs w:val="24"/>
          <w:lang w:val="es-AR"/>
        </w:rPr>
        <w:t> (raíz, pues es el objeto del cual nacerá el resto de la interfaz).</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lastRenderedPageBreak/>
        <w:t>La segunda línea ejecuta el método </w:t>
      </w:r>
      <w:r w:rsidRPr="004A7C6B">
        <w:rPr>
          <w:rFonts w:ascii="Courier New" w:eastAsia="Times New Roman" w:hAnsi="Courier New" w:cs="Courier New"/>
          <w:color w:val="121212"/>
          <w:sz w:val="21"/>
          <w:szCs w:val="21"/>
          <w:shd w:val="clear" w:color="auto" w:fill="E9E9E9"/>
          <w:lang w:val="es-AR"/>
        </w:rPr>
        <w:t>mainloop()</w:t>
      </w:r>
      <w:r w:rsidRPr="004A7C6B">
        <w:rPr>
          <w:rFonts w:ascii="Times New Roman" w:eastAsia="Times New Roman" w:hAnsi="Times New Roman" w:cs="Times New Roman"/>
          <w:color w:val="121212"/>
          <w:sz w:val="24"/>
          <w:szCs w:val="24"/>
          <w:lang w:val="es-AR"/>
        </w:rPr>
        <w:t>, que es el bucle principal del programa. Todas las aplicaciones de escritorio (en Tk o en cualquier otra herramienta afín) trabajan con un bucle principal que se ocupa de gestionar los eventos de la interfaz gráfica. El bucle principal se está ejecutando constantemente (pues, justamente, es un bucle) y una de sus tareas principales es «dibujar» la ventana en la pantalla, por lo cual el método </w:t>
      </w:r>
      <w:r w:rsidRPr="004A7C6B">
        <w:rPr>
          <w:rFonts w:ascii="Courier New" w:eastAsia="Times New Roman" w:hAnsi="Courier New" w:cs="Courier New"/>
          <w:color w:val="121212"/>
          <w:sz w:val="21"/>
          <w:szCs w:val="21"/>
          <w:shd w:val="clear" w:color="auto" w:fill="E9E9E9"/>
          <w:lang w:val="es-AR"/>
        </w:rPr>
        <w:t>mainloop()</w:t>
      </w:r>
      <w:r w:rsidRPr="004A7C6B">
        <w:rPr>
          <w:rFonts w:ascii="Times New Roman" w:eastAsia="Times New Roman" w:hAnsi="Times New Roman" w:cs="Times New Roman"/>
          <w:color w:val="121212"/>
          <w:sz w:val="24"/>
          <w:szCs w:val="24"/>
          <w:lang w:val="es-AR"/>
        </w:rPr>
        <w:t> solo finaliza cuando se cierra la última ventana de nuestra aplicación. Este es un dato importante a tener en cuanta siempre que atinemos a ubicar código debajo de la llamada al </w:t>
      </w:r>
      <w:r w:rsidRPr="004A7C6B">
        <w:rPr>
          <w:rFonts w:ascii="Courier New" w:eastAsia="Times New Roman" w:hAnsi="Courier New" w:cs="Courier New"/>
          <w:color w:val="121212"/>
          <w:sz w:val="21"/>
          <w:szCs w:val="21"/>
          <w:shd w:val="clear" w:color="auto" w:fill="E9E9E9"/>
          <w:lang w:val="es-AR"/>
        </w:rPr>
        <w:t>mainloop()</w:t>
      </w:r>
      <w:r w:rsidRPr="004A7C6B">
        <w:rPr>
          <w:rFonts w:ascii="Times New Roman" w:eastAsia="Times New Roman" w:hAnsi="Times New Roman" w:cs="Times New Roman"/>
          <w:color w:val="121212"/>
          <w:sz w:val="24"/>
          <w:szCs w:val="24"/>
          <w:lang w:val="es-AR"/>
        </w:rPr>
        <w:t>. Por lo general, </w:t>
      </w:r>
      <w:r w:rsidRPr="004A7C6B">
        <w:rPr>
          <w:rFonts w:ascii="Courier New" w:eastAsia="Times New Roman" w:hAnsi="Courier New" w:cs="Courier New"/>
          <w:color w:val="121212"/>
          <w:sz w:val="21"/>
          <w:szCs w:val="21"/>
          <w:shd w:val="clear" w:color="auto" w:fill="E9E9E9"/>
          <w:lang w:val="es-AR"/>
        </w:rPr>
        <w:t>ventana.mainloop()</w:t>
      </w:r>
      <w:r w:rsidRPr="004A7C6B">
        <w:rPr>
          <w:rFonts w:ascii="Times New Roman" w:eastAsia="Times New Roman" w:hAnsi="Times New Roman" w:cs="Times New Roman"/>
          <w:color w:val="121212"/>
          <w:sz w:val="24"/>
          <w:szCs w:val="24"/>
          <w:lang w:val="es-AR"/>
        </w:rPr>
        <w:t> será la última línea de nuestro código</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Ahora vamos a dar un título y un tamaño a la ventana, vía los métodos </w:t>
      </w:r>
      <w:r w:rsidRPr="004A7C6B">
        <w:rPr>
          <w:rFonts w:ascii="Courier New" w:eastAsia="Times New Roman" w:hAnsi="Courier New" w:cs="Courier New"/>
          <w:color w:val="121212"/>
          <w:sz w:val="21"/>
          <w:szCs w:val="21"/>
          <w:shd w:val="clear" w:color="auto" w:fill="E9E9E9"/>
          <w:lang w:val="es-AR"/>
        </w:rPr>
        <w:t>title()</w:t>
      </w:r>
      <w:r w:rsidRPr="004A7C6B">
        <w:rPr>
          <w:rFonts w:ascii="Times New Roman" w:eastAsia="Times New Roman" w:hAnsi="Times New Roman" w:cs="Times New Roman"/>
          <w:color w:val="121212"/>
          <w:sz w:val="24"/>
          <w:szCs w:val="24"/>
          <w:lang w:val="es-AR"/>
        </w:rPr>
        <w:t> y </w:t>
      </w:r>
      <w:r w:rsidRPr="004A7C6B">
        <w:rPr>
          <w:rFonts w:ascii="Courier New" w:eastAsia="Times New Roman" w:hAnsi="Courier New" w:cs="Courier New"/>
          <w:color w:val="121212"/>
          <w:sz w:val="21"/>
          <w:szCs w:val="21"/>
          <w:shd w:val="clear" w:color="auto" w:fill="E9E9E9"/>
          <w:lang w:val="es-AR"/>
        </w:rPr>
        <w:t>config()</w:t>
      </w:r>
      <w:r w:rsidRPr="004A7C6B">
        <w:rPr>
          <w:rFonts w:ascii="Times New Roman" w:eastAsia="Times New Roman" w:hAnsi="Times New Roman" w:cs="Times New Roman"/>
          <w:color w:val="121212"/>
          <w:sz w:val="24"/>
          <w:szCs w:val="24"/>
          <w:lang w:val="es-AR"/>
        </w:rPr>
        <w:t>.</w:t>
      </w:r>
    </w:p>
    <w:p w:rsidR="004A7C6B" w:rsidRPr="004A7C6B" w:rsidRDefault="004A7C6B" w:rsidP="004A7C6B">
      <w:pPr>
        <w:numPr>
          <w:ilvl w:val="0"/>
          <w:numId w:val="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 = tk.</w:t>
      </w:r>
      <w:r w:rsidRPr="004A7C6B">
        <w:rPr>
          <w:rFonts w:ascii="inherit" w:eastAsia="Times New Roman" w:hAnsi="inherit" w:cs="Courier New"/>
          <w:color w:val="445588"/>
          <w:sz w:val="18"/>
          <w:szCs w:val="18"/>
        </w:rPr>
        <w:t>Tk</w:t>
      </w:r>
      <w:r w:rsidRPr="004A7C6B">
        <w:rPr>
          <w:rFonts w:ascii="inherit" w:eastAsia="Times New Roman" w:hAnsi="inherit" w:cs="Courier New"/>
          <w:color w:val="777777"/>
          <w:sz w:val="18"/>
          <w:szCs w:val="18"/>
        </w:rPr>
        <w:t>()</w:t>
      </w:r>
    </w:p>
    <w:p w:rsidR="004A7C6B" w:rsidRPr="004A7C6B" w:rsidRDefault="004A7C6B" w:rsidP="004A7C6B">
      <w:pPr>
        <w:numPr>
          <w:ilvl w:val="0"/>
          <w:numId w:val="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4A7C6B">
        <w:rPr>
          <w:rFonts w:ascii="inherit" w:eastAsia="Times New Roman" w:hAnsi="inherit" w:cs="Courier New"/>
          <w:color w:val="000000"/>
          <w:sz w:val="18"/>
          <w:szCs w:val="18"/>
          <w:lang w:val="es-AR"/>
        </w:rPr>
        <w:t>ventana.</w:t>
      </w:r>
      <w:r w:rsidRPr="004A7C6B">
        <w:rPr>
          <w:rFonts w:ascii="inherit" w:eastAsia="Times New Roman" w:hAnsi="inherit" w:cs="Courier New"/>
          <w:color w:val="0086B3"/>
          <w:sz w:val="18"/>
          <w:szCs w:val="18"/>
          <w:lang w:val="es-AR"/>
        </w:rPr>
        <w:t>title</w:t>
      </w:r>
      <w:r w:rsidRPr="004A7C6B">
        <w:rPr>
          <w:rFonts w:ascii="inherit" w:eastAsia="Times New Roman" w:hAnsi="inherit" w:cs="Courier New"/>
          <w:color w:val="777777"/>
          <w:sz w:val="18"/>
          <w:szCs w:val="18"/>
          <w:lang w:val="es-AR"/>
        </w:rPr>
        <w:t>(</w:t>
      </w:r>
      <w:r w:rsidRPr="004A7C6B">
        <w:rPr>
          <w:rFonts w:ascii="inherit" w:eastAsia="Times New Roman" w:hAnsi="inherit" w:cs="Courier New"/>
          <w:color w:val="DD1144"/>
          <w:sz w:val="18"/>
          <w:szCs w:val="18"/>
          <w:lang w:val="es-AR"/>
        </w:rPr>
        <w:t>"Conversor de temperatura"</w:t>
      </w:r>
      <w:r w:rsidRPr="004A7C6B">
        <w:rPr>
          <w:rFonts w:ascii="inherit" w:eastAsia="Times New Roman" w:hAnsi="inherit" w:cs="Courier New"/>
          <w:color w:val="777777"/>
          <w:sz w:val="18"/>
          <w:szCs w:val="18"/>
          <w:lang w:val="es-AR"/>
        </w:rPr>
        <w:t>)</w:t>
      </w:r>
    </w:p>
    <w:p w:rsidR="004A7C6B" w:rsidRPr="004A7C6B" w:rsidRDefault="004A7C6B" w:rsidP="004A7C6B">
      <w:pPr>
        <w:numPr>
          <w:ilvl w:val="0"/>
          <w:numId w:val="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w:t>
      </w:r>
      <w:r w:rsidRPr="004A7C6B">
        <w:rPr>
          <w:rFonts w:ascii="inherit" w:eastAsia="Times New Roman" w:hAnsi="inherit" w:cs="Courier New"/>
          <w:color w:val="0086B3"/>
          <w:sz w:val="18"/>
          <w:szCs w:val="18"/>
        </w:rPr>
        <w:t>config</w:t>
      </w:r>
      <w:r w:rsidRPr="004A7C6B">
        <w:rPr>
          <w:rFonts w:ascii="inherit" w:eastAsia="Times New Roman" w:hAnsi="inherit" w:cs="Courier New"/>
          <w:color w:val="777777"/>
          <w:sz w:val="18"/>
          <w:szCs w:val="18"/>
        </w:rPr>
        <w:t>(</w:t>
      </w:r>
      <w:r w:rsidRPr="004A7C6B">
        <w:rPr>
          <w:rFonts w:ascii="inherit" w:eastAsia="Times New Roman" w:hAnsi="inherit" w:cs="Courier New"/>
          <w:color w:val="000000"/>
          <w:sz w:val="18"/>
          <w:szCs w:val="18"/>
        </w:rPr>
        <w:t>width=</w:t>
      </w:r>
      <w:r w:rsidRPr="004A7C6B">
        <w:rPr>
          <w:rFonts w:ascii="inherit" w:eastAsia="Times New Roman" w:hAnsi="inherit" w:cs="Courier New"/>
          <w:color w:val="009999"/>
          <w:sz w:val="18"/>
          <w:szCs w:val="18"/>
        </w:rPr>
        <w:t>400</w:t>
      </w:r>
      <w:r w:rsidRPr="004A7C6B">
        <w:rPr>
          <w:rFonts w:ascii="inherit" w:eastAsia="Times New Roman" w:hAnsi="inherit" w:cs="Courier New"/>
          <w:color w:val="000000"/>
          <w:sz w:val="18"/>
          <w:szCs w:val="18"/>
        </w:rPr>
        <w:t>, height=</w:t>
      </w:r>
      <w:r w:rsidRPr="004A7C6B">
        <w:rPr>
          <w:rFonts w:ascii="inherit" w:eastAsia="Times New Roman" w:hAnsi="inherit" w:cs="Courier New"/>
          <w:color w:val="009999"/>
          <w:sz w:val="18"/>
          <w:szCs w:val="18"/>
        </w:rPr>
        <w:t>300</w:t>
      </w:r>
      <w:r w:rsidRPr="004A7C6B">
        <w:rPr>
          <w:rFonts w:ascii="inherit" w:eastAsia="Times New Roman" w:hAnsi="inherit" w:cs="Courier New"/>
          <w:color w:val="777777"/>
          <w:sz w:val="18"/>
          <w:szCs w:val="18"/>
        </w:rPr>
        <w:t>)</w:t>
      </w:r>
    </w:p>
    <w:p w:rsidR="004A7C6B" w:rsidRPr="004A7C6B" w:rsidRDefault="004A7C6B" w:rsidP="004A7C6B">
      <w:pPr>
        <w:numPr>
          <w:ilvl w:val="0"/>
          <w:numId w:val="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w:t>
      </w:r>
      <w:r w:rsidRPr="004A7C6B">
        <w:rPr>
          <w:rFonts w:ascii="inherit" w:eastAsia="Times New Roman" w:hAnsi="inherit" w:cs="Courier New"/>
          <w:color w:val="0086B3"/>
          <w:sz w:val="18"/>
          <w:szCs w:val="18"/>
        </w:rPr>
        <w:t>mainloop</w:t>
      </w:r>
      <w:r w:rsidRPr="004A7C6B">
        <w:rPr>
          <w:rFonts w:ascii="inherit" w:eastAsia="Times New Roman" w:hAnsi="inherit" w:cs="Courier New"/>
          <w:color w:val="777777"/>
          <w:sz w:val="18"/>
          <w:szCs w:val="18"/>
        </w:rPr>
        <w:t>()</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En cualquier método, función o clase de Tk donde se requiera especificar un tamaño, será vía los argumentos </w:t>
      </w:r>
      <w:r w:rsidRPr="004A7C6B">
        <w:rPr>
          <w:rFonts w:ascii="Courier New" w:eastAsia="Times New Roman" w:hAnsi="Courier New" w:cs="Courier New"/>
          <w:color w:val="121212"/>
          <w:sz w:val="21"/>
          <w:szCs w:val="21"/>
          <w:shd w:val="clear" w:color="auto" w:fill="E9E9E9"/>
          <w:lang w:val="es-AR"/>
        </w:rPr>
        <w:t>width</w:t>
      </w:r>
      <w:r w:rsidRPr="004A7C6B">
        <w:rPr>
          <w:rFonts w:ascii="Times New Roman" w:eastAsia="Times New Roman" w:hAnsi="Times New Roman" w:cs="Times New Roman"/>
          <w:color w:val="121212"/>
          <w:sz w:val="24"/>
          <w:szCs w:val="24"/>
          <w:lang w:val="es-AR"/>
        </w:rPr>
        <w:t> (ancho) y </w:t>
      </w:r>
      <w:r w:rsidRPr="004A7C6B">
        <w:rPr>
          <w:rFonts w:ascii="Courier New" w:eastAsia="Times New Roman" w:hAnsi="Courier New" w:cs="Courier New"/>
          <w:color w:val="121212"/>
          <w:sz w:val="21"/>
          <w:szCs w:val="21"/>
          <w:shd w:val="clear" w:color="auto" w:fill="E9E9E9"/>
          <w:lang w:val="es-AR"/>
        </w:rPr>
        <w:t>height</w:t>
      </w:r>
      <w:r w:rsidRPr="004A7C6B">
        <w:rPr>
          <w:rFonts w:ascii="Times New Roman" w:eastAsia="Times New Roman" w:hAnsi="Times New Roman" w:cs="Times New Roman"/>
          <w:color w:val="121212"/>
          <w:sz w:val="24"/>
          <w:szCs w:val="24"/>
          <w:lang w:val="es-AR"/>
        </w:rPr>
        <w:t> (alto), indicados en píxeles. Así, nuestra ventana tendrá al iniciarse un ancho de 400 píxeles y un alto de 300 píxeles.</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rPr>
      </w:pPr>
      <w:r w:rsidRPr="004A7C6B">
        <w:rPr>
          <w:rFonts w:ascii="Times New Roman" w:eastAsia="Times New Roman" w:hAnsi="Times New Roman" w:cs="Times New Roman"/>
          <w:noProof/>
          <w:color w:val="7AB317"/>
          <w:sz w:val="24"/>
          <w:szCs w:val="24"/>
        </w:rPr>
        <w:drawing>
          <wp:inline distT="0" distB="0" distL="0" distR="0" wp14:anchorId="0483B219" wp14:editId="4B5428B2">
            <wp:extent cx="3990975" cy="3324225"/>
            <wp:effectExtent l="0" t="0" r="9525" b="9525"/>
            <wp:docPr id="2" name="Picture 2" descr="Ventana del conversor de temperatur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tana del conversor de temperatura">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3324225"/>
                    </a:xfrm>
                    <a:prstGeom prst="rect">
                      <a:avLst/>
                    </a:prstGeom>
                    <a:noFill/>
                    <a:ln>
                      <a:noFill/>
                    </a:ln>
                  </pic:spPr>
                </pic:pic>
              </a:graphicData>
            </a:graphic>
          </wp:inline>
        </w:drawing>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Ahora bien, tenemos la ventana configurada y debemos empezar a llenarla de botones, cajas de texto, etiquetas, menús, casillas de verificación, etc. A cada uno de estos componentes que podemos incluir en nuestra interfaz y con los cuales el usuario puede interactuar se lo conoce como </w:t>
      </w:r>
      <w:r w:rsidRPr="004A7C6B">
        <w:rPr>
          <w:rFonts w:ascii="Times New Roman" w:eastAsia="Times New Roman" w:hAnsi="Times New Roman" w:cs="Times New Roman"/>
          <w:i/>
          <w:iCs/>
          <w:color w:val="121212"/>
          <w:sz w:val="24"/>
          <w:szCs w:val="24"/>
          <w:lang w:val="es-AR"/>
        </w:rPr>
        <w:t>control</w:t>
      </w:r>
      <w:r w:rsidRPr="004A7C6B">
        <w:rPr>
          <w:rFonts w:ascii="Times New Roman" w:eastAsia="Times New Roman" w:hAnsi="Times New Roman" w:cs="Times New Roman"/>
          <w:color w:val="121212"/>
          <w:sz w:val="24"/>
          <w:szCs w:val="24"/>
          <w:lang w:val="es-AR"/>
        </w:rPr>
        <w:t> o </w:t>
      </w:r>
      <w:r w:rsidRPr="004A7C6B">
        <w:rPr>
          <w:rFonts w:ascii="Times New Roman" w:eastAsia="Times New Roman" w:hAnsi="Times New Roman" w:cs="Times New Roman"/>
          <w:i/>
          <w:iCs/>
          <w:color w:val="121212"/>
          <w:sz w:val="24"/>
          <w:szCs w:val="24"/>
          <w:lang w:val="es-AR"/>
        </w:rPr>
        <w:t>widget</w:t>
      </w:r>
      <w:r w:rsidRPr="004A7C6B">
        <w:rPr>
          <w:rFonts w:ascii="Times New Roman" w:eastAsia="Times New Roman" w:hAnsi="Times New Roman" w:cs="Times New Roman"/>
          <w:color w:val="121212"/>
          <w:sz w:val="24"/>
          <w:szCs w:val="24"/>
          <w:lang w:val="es-AR"/>
        </w:rPr>
        <w:t>. Puedes ver una lista completa de los controles que ofrece Tk en </w:t>
      </w:r>
      <w:hyperlink r:id="rId23" w:tgtFrame="_blank" w:history="1">
        <w:r w:rsidRPr="004A7C6B">
          <w:rPr>
            <w:rFonts w:ascii="Times New Roman" w:eastAsia="Times New Roman" w:hAnsi="Times New Roman" w:cs="Times New Roman"/>
            <w:color w:val="7AB317"/>
            <w:sz w:val="24"/>
            <w:szCs w:val="24"/>
            <w:lang w:val="es-AR"/>
          </w:rPr>
          <w:t>este artículo</w:t>
        </w:r>
      </w:hyperlink>
      <w:r w:rsidRPr="004A7C6B">
        <w:rPr>
          <w:rFonts w:ascii="Times New Roman" w:eastAsia="Times New Roman" w:hAnsi="Times New Roman" w:cs="Times New Roman"/>
          <w:color w:val="121212"/>
          <w:sz w:val="24"/>
          <w:szCs w:val="24"/>
          <w:lang w:val="es-AR"/>
        </w:rPr>
        <w:t xml:space="preserve">. En términos generales podemos decir que hay dos </w:t>
      </w:r>
      <w:r w:rsidRPr="004A7C6B">
        <w:rPr>
          <w:rFonts w:ascii="Times New Roman" w:eastAsia="Times New Roman" w:hAnsi="Times New Roman" w:cs="Times New Roman"/>
          <w:color w:val="121212"/>
          <w:sz w:val="24"/>
          <w:szCs w:val="24"/>
          <w:lang w:val="es-AR"/>
        </w:rPr>
        <w:lastRenderedPageBreak/>
        <w:t>formas de organizar el código relativo a la creación de los controles: con orientación a objetos o sin orietanción a objetos. Utilizar orientación a objetos suele ser útil para las aplicaciones más grandes y con interfaces de usuario complejas. Para aplicaciones pequeñas y medianas, prescindir de la orietanción a objetos es pertinente. En lo que sigue del artículo cada bloque de código lo presentaremos en sus dos versiones.</w:t>
      </w:r>
    </w:p>
    <w:p w:rsidR="004A7C6B" w:rsidRPr="004A7C6B" w:rsidRDefault="004A7C6B" w:rsidP="004A7C6B">
      <w:pPr>
        <w:shd w:val="clear" w:color="auto" w:fill="FBFBFB"/>
        <w:spacing w:after="255" w:line="240" w:lineRule="auto"/>
        <w:rPr>
          <w:rFonts w:ascii="Times New Roman" w:eastAsia="Times New Roman" w:hAnsi="Times New Roman" w:cs="Times New Roman"/>
          <w:color w:val="121212"/>
          <w:sz w:val="24"/>
          <w:szCs w:val="24"/>
          <w:lang w:val="es-AR"/>
        </w:rPr>
      </w:pPr>
      <w:r w:rsidRPr="004A7C6B">
        <w:rPr>
          <w:rFonts w:ascii="Times New Roman" w:eastAsia="Times New Roman" w:hAnsi="Times New Roman" w:cs="Times New Roman"/>
          <w:color w:val="121212"/>
          <w:sz w:val="24"/>
          <w:szCs w:val="24"/>
          <w:lang w:val="es-AR"/>
        </w:rPr>
        <w:t>Empecemos por mostrar un mensaje en la ventana que indique al usuario que debe ingresar la temperatura en grados Celsius, para lo cual podemos usar un control o </w:t>
      </w:r>
      <w:r w:rsidRPr="004A7C6B">
        <w:rPr>
          <w:rFonts w:ascii="Times New Roman" w:eastAsia="Times New Roman" w:hAnsi="Times New Roman" w:cs="Times New Roman"/>
          <w:i/>
          <w:iCs/>
          <w:color w:val="121212"/>
          <w:sz w:val="24"/>
          <w:szCs w:val="24"/>
          <w:lang w:val="es-AR"/>
        </w:rPr>
        <w:t>widget</w:t>
      </w:r>
      <w:r w:rsidRPr="004A7C6B">
        <w:rPr>
          <w:rFonts w:ascii="Times New Roman" w:eastAsia="Times New Roman" w:hAnsi="Times New Roman" w:cs="Times New Roman"/>
          <w:color w:val="121212"/>
          <w:sz w:val="24"/>
          <w:szCs w:val="24"/>
          <w:lang w:val="es-AR"/>
        </w:rPr>
        <w:t> llamado etiqueta. La etiqueta está representada en Tk por la clase </w:t>
      </w:r>
      <w:r w:rsidRPr="004A7C6B">
        <w:rPr>
          <w:rFonts w:ascii="Courier New" w:eastAsia="Times New Roman" w:hAnsi="Courier New" w:cs="Courier New"/>
          <w:color w:val="121212"/>
          <w:sz w:val="21"/>
          <w:szCs w:val="21"/>
          <w:shd w:val="clear" w:color="auto" w:fill="E9E9E9"/>
          <w:lang w:val="es-AR"/>
        </w:rPr>
        <w:t>ttk.Label</w:t>
      </w:r>
      <w:r w:rsidRPr="004A7C6B">
        <w:rPr>
          <w:rFonts w:ascii="Times New Roman" w:eastAsia="Times New Roman" w:hAnsi="Times New Roman" w:cs="Times New Roman"/>
          <w:color w:val="121212"/>
          <w:sz w:val="24"/>
          <w:szCs w:val="24"/>
          <w:lang w:val="es-AR"/>
        </w:rPr>
        <w:t>.</w:t>
      </w:r>
    </w:p>
    <w:p w:rsidR="004A7C6B" w:rsidRPr="004A7C6B" w:rsidRDefault="004A7C6B" w:rsidP="004A7C6B">
      <w:pPr>
        <w:numPr>
          <w:ilvl w:val="0"/>
          <w:numId w:val="4"/>
        </w:numPr>
        <w:pBdr>
          <w:top w:val="single" w:sz="6" w:space="2" w:color="C9C9C9"/>
          <w:left w:val="single" w:sz="6" w:space="8" w:color="C9C9C9"/>
          <w:bottom w:val="single" w:sz="6" w:space="2" w:color="C9C9C9"/>
          <w:right w:val="single" w:sz="6" w:space="8" w:color="C9C9C9"/>
        </w:pBdr>
        <w:shd w:val="clear" w:color="auto" w:fill="E5E5E5"/>
        <w:spacing w:after="0" w:line="240" w:lineRule="auto"/>
        <w:ind w:left="675" w:right="75"/>
        <w:rPr>
          <w:rFonts w:ascii="inherit" w:eastAsia="Times New Roman" w:hAnsi="inherit" w:cs="Times New Roman"/>
          <w:color w:val="000000"/>
          <w:sz w:val="18"/>
          <w:szCs w:val="18"/>
        </w:rPr>
      </w:pPr>
      <w:r w:rsidRPr="004A7C6B">
        <w:rPr>
          <w:rFonts w:ascii="inherit" w:eastAsia="Times New Roman" w:hAnsi="inherit" w:cs="Times New Roman"/>
          <w:color w:val="000000"/>
          <w:sz w:val="18"/>
          <w:szCs w:val="18"/>
        </w:rPr>
        <w:t>Sin orientación a objetos</w:t>
      </w:r>
    </w:p>
    <w:p w:rsidR="004A7C6B" w:rsidRPr="004A7C6B" w:rsidRDefault="004A7C6B" w:rsidP="004A7C6B">
      <w:pPr>
        <w:numPr>
          <w:ilvl w:val="0"/>
          <w:numId w:val="4"/>
        </w:numPr>
        <w:pBdr>
          <w:top w:val="single" w:sz="6" w:space="2" w:color="E0E0E0"/>
          <w:left w:val="single" w:sz="6" w:space="8" w:color="E0E0E0"/>
          <w:bottom w:val="single" w:sz="6" w:space="2" w:color="E0E0E0"/>
          <w:right w:val="single" w:sz="6" w:space="8" w:color="E0E0E0"/>
        </w:pBdr>
        <w:spacing w:after="0" w:line="240" w:lineRule="auto"/>
        <w:ind w:left="675" w:right="75"/>
        <w:rPr>
          <w:rFonts w:ascii="inherit" w:eastAsia="Times New Roman" w:hAnsi="inherit" w:cs="Times New Roman"/>
          <w:color w:val="000000"/>
          <w:sz w:val="18"/>
          <w:szCs w:val="18"/>
        </w:rPr>
      </w:pPr>
      <w:r w:rsidRPr="004A7C6B">
        <w:rPr>
          <w:rFonts w:ascii="inherit" w:eastAsia="Times New Roman" w:hAnsi="inherit" w:cs="Times New Roman"/>
          <w:color w:val="000000"/>
          <w:sz w:val="18"/>
          <w:szCs w:val="18"/>
        </w:rPr>
        <w:t>Con orientación a objetos</w:t>
      </w:r>
    </w:p>
    <w:p w:rsidR="004A7C6B" w:rsidRPr="004A7C6B" w:rsidRDefault="004A7C6B" w:rsidP="004A7C6B">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b/>
          <w:bCs/>
          <w:color w:val="286491"/>
          <w:sz w:val="18"/>
          <w:szCs w:val="18"/>
        </w:rPr>
        <w:t>import</w:t>
      </w:r>
      <w:r w:rsidRPr="004A7C6B">
        <w:rPr>
          <w:rFonts w:ascii="inherit" w:eastAsia="Times New Roman" w:hAnsi="inherit" w:cs="Courier New"/>
          <w:color w:val="000000"/>
          <w:sz w:val="18"/>
          <w:szCs w:val="18"/>
        </w:rPr>
        <w:t xml:space="preserve"> tkinter </w:t>
      </w:r>
      <w:r w:rsidRPr="004A7C6B">
        <w:rPr>
          <w:rFonts w:ascii="inherit" w:eastAsia="Times New Roman" w:hAnsi="inherit" w:cs="Courier New"/>
          <w:b/>
          <w:bCs/>
          <w:color w:val="286491"/>
          <w:sz w:val="18"/>
          <w:szCs w:val="18"/>
        </w:rPr>
        <w:t>as</w:t>
      </w:r>
      <w:r w:rsidRPr="004A7C6B">
        <w:rPr>
          <w:rFonts w:ascii="inherit" w:eastAsia="Times New Roman" w:hAnsi="inherit" w:cs="Courier New"/>
          <w:color w:val="000000"/>
          <w:sz w:val="18"/>
          <w:szCs w:val="18"/>
        </w:rPr>
        <w:t xml:space="preserve"> tk</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4A7C6B">
        <w:rPr>
          <w:rFonts w:ascii="inherit" w:eastAsia="Times New Roman" w:hAnsi="inherit" w:cs="Courier New"/>
          <w:b/>
          <w:bCs/>
          <w:color w:val="286491"/>
          <w:sz w:val="18"/>
          <w:szCs w:val="18"/>
        </w:rPr>
        <w:t>from</w:t>
      </w:r>
      <w:r w:rsidRPr="004A7C6B">
        <w:rPr>
          <w:rFonts w:ascii="inherit" w:eastAsia="Times New Roman" w:hAnsi="inherit" w:cs="Courier New"/>
          <w:color w:val="000000"/>
          <w:sz w:val="18"/>
          <w:szCs w:val="18"/>
        </w:rPr>
        <w:t xml:space="preserve"> tkinter </w:t>
      </w:r>
      <w:r w:rsidRPr="004A7C6B">
        <w:rPr>
          <w:rFonts w:ascii="inherit" w:eastAsia="Times New Roman" w:hAnsi="inherit" w:cs="Courier New"/>
          <w:b/>
          <w:bCs/>
          <w:color w:val="286491"/>
          <w:sz w:val="18"/>
          <w:szCs w:val="18"/>
        </w:rPr>
        <w:t>import</w:t>
      </w:r>
      <w:r w:rsidRPr="004A7C6B">
        <w:rPr>
          <w:rFonts w:ascii="inherit" w:eastAsia="Times New Roman" w:hAnsi="inherit" w:cs="Courier New"/>
          <w:color w:val="000000"/>
          <w:sz w:val="18"/>
          <w:szCs w:val="18"/>
        </w:rPr>
        <w:t xml:space="preserve"> ttk</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 = tk.</w:t>
      </w:r>
      <w:r w:rsidRPr="004A7C6B">
        <w:rPr>
          <w:rFonts w:ascii="inherit" w:eastAsia="Times New Roman" w:hAnsi="inherit" w:cs="Courier New"/>
          <w:color w:val="445588"/>
          <w:sz w:val="18"/>
          <w:szCs w:val="18"/>
        </w:rPr>
        <w:t>Tk</w:t>
      </w:r>
      <w:r w:rsidRPr="004A7C6B">
        <w:rPr>
          <w:rFonts w:ascii="inherit" w:eastAsia="Times New Roman" w:hAnsi="inherit" w:cs="Courier New"/>
          <w:color w:val="777777"/>
          <w:sz w:val="18"/>
          <w:szCs w:val="18"/>
        </w:rPr>
        <w:t>()</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A7C6B">
        <w:rPr>
          <w:rFonts w:ascii="inherit" w:eastAsia="Times New Roman" w:hAnsi="inherit" w:cs="Courier New"/>
          <w:color w:val="000000"/>
          <w:sz w:val="18"/>
          <w:szCs w:val="18"/>
          <w:lang w:val="es-AR"/>
        </w:rPr>
        <w:t>ventana.</w:t>
      </w:r>
      <w:r w:rsidRPr="004A7C6B">
        <w:rPr>
          <w:rFonts w:ascii="inherit" w:eastAsia="Times New Roman" w:hAnsi="inherit" w:cs="Courier New"/>
          <w:color w:val="0086B3"/>
          <w:sz w:val="18"/>
          <w:szCs w:val="18"/>
          <w:lang w:val="es-AR"/>
        </w:rPr>
        <w:t>title</w:t>
      </w:r>
      <w:r w:rsidRPr="004A7C6B">
        <w:rPr>
          <w:rFonts w:ascii="inherit" w:eastAsia="Times New Roman" w:hAnsi="inherit" w:cs="Courier New"/>
          <w:color w:val="777777"/>
          <w:sz w:val="18"/>
          <w:szCs w:val="18"/>
          <w:lang w:val="es-AR"/>
        </w:rPr>
        <w:t>(</w:t>
      </w:r>
      <w:r w:rsidRPr="004A7C6B">
        <w:rPr>
          <w:rFonts w:ascii="inherit" w:eastAsia="Times New Roman" w:hAnsi="inherit" w:cs="Courier New"/>
          <w:color w:val="DD1144"/>
          <w:sz w:val="18"/>
          <w:szCs w:val="18"/>
          <w:lang w:val="es-AR"/>
        </w:rPr>
        <w:t>"Conversor de temperatura"</w:t>
      </w:r>
      <w:r w:rsidRPr="004A7C6B">
        <w:rPr>
          <w:rFonts w:ascii="inherit" w:eastAsia="Times New Roman" w:hAnsi="inherit" w:cs="Courier New"/>
          <w:color w:val="777777"/>
          <w:sz w:val="18"/>
          <w:szCs w:val="18"/>
          <w:lang w:val="es-AR"/>
        </w:rPr>
        <w:t>)</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w:t>
      </w:r>
      <w:r w:rsidRPr="004A7C6B">
        <w:rPr>
          <w:rFonts w:ascii="inherit" w:eastAsia="Times New Roman" w:hAnsi="inherit" w:cs="Courier New"/>
          <w:color w:val="0086B3"/>
          <w:sz w:val="18"/>
          <w:szCs w:val="18"/>
        </w:rPr>
        <w:t>config</w:t>
      </w:r>
      <w:r w:rsidRPr="004A7C6B">
        <w:rPr>
          <w:rFonts w:ascii="inherit" w:eastAsia="Times New Roman" w:hAnsi="inherit" w:cs="Courier New"/>
          <w:color w:val="777777"/>
          <w:sz w:val="18"/>
          <w:szCs w:val="18"/>
        </w:rPr>
        <w:t>(</w:t>
      </w:r>
      <w:r w:rsidRPr="004A7C6B">
        <w:rPr>
          <w:rFonts w:ascii="inherit" w:eastAsia="Times New Roman" w:hAnsi="inherit" w:cs="Courier New"/>
          <w:color w:val="000000"/>
          <w:sz w:val="18"/>
          <w:szCs w:val="18"/>
        </w:rPr>
        <w:t>width=</w:t>
      </w:r>
      <w:r w:rsidRPr="004A7C6B">
        <w:rPr>
          <w:rFonts w:ascii="inherit" w:eastAsia="Times New Roman" w:hAnsi="inherit" w:cs="Courier New"/>
          <w:color w:val="009999"/>
          <w:sz w:val="18"/>
          <w:szCs w:val="18"/>
        </w:rPr>
        <w:t>400</w:t>
      </w:r>
      <w:r w:rsidRPr="004A7C6B">
        <w:rPr>
          <w:rFonts w:ascii="inherit" w:eastAsia="Times New Roman" w:hAnsi="inherit" w:cs="Courier New"/>
          <w:color w:val="000000"/>
          <w:sz w:val="18"/>
          <w:szCs w:val="18"/>
        </w:rPr>
        <w:t>, height=</w:t>
      </w:r>
      <w:r w:rsidRPr="004A7C6B">
        <w:rPr>
          <w:rFonts w:ascii="inherit" w:eastAsia="Times New Roman" w:hAnsi="inherit" w:cs="Courier New"/>
          <w:color w:val="009999"/>
          <w:sz w:val="18"/>
          <w:szCs w:val="18"/>
        </w:rPr>
        <w:t>300</w:t>
      </w:r>
      <w:r w:rsidRPr="004A7C6B">
        <w:rPr>
          <w:rFonts w:ascii="inherit" w:eastAsia="Times New Roman" w:hAnsi="inherit" w:cs="Courier New"/>
          <w:color w:val="777777"/>
          <w:sz w:val="18"/>
          <w:szCs w:val="18"/>
        </w:rPr>
        <w:t>)</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4A7C6B">
        <w:rPr>
          <w:rFonts w:ascii="inherit" w:eastAsia="Times New Roman" w:hAnsi="inherit" w:cs="Courier New"/>
          <w:color w:val="000000"/>
          <w:sz w:val="18"/>
          <w:szCs w:val="18"/>
          <w:lang w:val="es-AR"/>
        </w:rPr>
        <w:t>etiqueta_temp_celsius = ttk.</w:t>
      </w:r>
      <w:r w:rsidRPr="004A7C6B">
        <w:rPr>
          <w:rFonts w:ascii="inherit" w:eastAsia="Times New Roman" w:hAnsi="inherit" w:cs="Courier New"/>
          <w:color w:val="445588"/>
          <w:sz w:val="18"/>
          <w:szCs w:val="18"/>
          <w:lang w:val="es-AR"/>
        </w:rPr>
        <w:t>Label</w:t>
      </w:r>
      <w:r w:rsidRPr="004A7C6B">
        <w:rPr>
          <w:rFonts w:ascii="inherit" w:eastAsia="Times New Roman" w:hAnsi="inherit" w:cs="Courier New"/>
          <w:color w:val="777777"/>
          <w:sz w:val="18"/>
          <w:szCs w:val="18"/>
          <w:lang w:val="es-AR"/>
        </w:rPr>
        <w:t>(</w:t>
      </w:r>
      <w:r w:rsidRPr="004A7C6B">
        <w:rPr>
          <w:rFonts w:ascii="inherit" w:eastAsia="Times New Roman" w:hAnsi="inherit" w:cs="Courier New"/>
          <w:color w:val="000000"/>
          <w:sz w:val="18"/>
          <w:szCs w:val="18"/>
          <w:lang w:val="es-AR"/>
        </w:rPr>
        <w:t>text=</w:t>
      </w:r>
      <w:r w:rsidRPr="004A7C6B">
        <w:rPr>
          <w:rFonts w:ascii="inherit" w:eastAsia="Times New Roman" w:hAnsi="inherit" w:cs="Courier New"/>
          <w:color w:val="DD1144"/>
          <w:sz w:val="18"/>
          <w:szCs w:val="18"/>
          <w:lang w:val="es-AR"/>
        </w:rPr>
        <w:t>"Temperatura en ºC:"</w:t>
      </w:r>
      <w:r w:rsidRPr="004A7C6B">
        <w:rPr>
          <w:rFonts w:ascii="inherit" w:eastAsia="Times New Roman" w:hAnsi="inherit" w:cs="Courier New"/>
          <w:color w:val="777777"/>
          <w:sz w:val="18"/>
          <w:szCs w:val="18"/>
          <w:lang w:val="es-AR"/>
        </w:rPr>
        <w:t>)</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4A7C6B">
        <w:rPr>
          <w:rFonts w:ascii="inherit" w:eastAsia="Times New Roman" w:hAnsi="inherit" w:cs="Courier New"/>
          <w:color w:val="000000"/>
          <w:sz w:val="18"/>
          <w:szCs w:val="18"/>
          <w:lang w:val="es-AR"/>
        </w:rPr>
        <w:t>etiqueta_temp_celsius.</w:t>
      </w:r>
      <w:r w:rsidRPr="004A7C6B">
        <w:rPr>
          <w:rFonts w:ascii="inherit" w:eastAsia="Times New Roman" w:hAnsi="inherit" w:cs="Courier New"/>
          <w:color w:val="0086B3"/>
          <w:sz w:val="18"/>
          <w:szCs w:val="18"/>
          <w:lang w:val="es-AR"/>
        </w:rPr>
        <w:t>place</w:t>
      </w:r>
      <w:r w:rsidRPr="004A7C6B">
        <w:rPr>
          <w:rFonts w:ascii="inherit" w:eastAsia="Times New Roman" w:hAnsi="inherit" w:cs="Courier New"/>
          <w:color w:val="777777"/>
          <w:sz w:val="18"/>
          <w:szCs w:val="18"/>
          <w:lang w:val="es-AR"/>
        </w:rPr>
        <w:t>(</w:t>
      </w:r>
      <w:r w:rsidRPr="004A7C6B">
        <w:rPr>
          <w:rFonts w:ascii="inherit" w:eastAsia="Times New Roman" w:hAnsi="inherit" w:cs="Courier New"/>
          <w:color w:val="000000"/>
          <w:sz w:val="18"/>
          <w:szCs w:val="18"/>
          <w:lang w:val="es-AR"/>
        </w:rPr>
        <w:t>x=</w:t>
      </w:r>
      <w:r w:rsidRPr="004A7C6B">
        <w:rPr>
          <w:rFonts w:ascii="inherit" w:eastAsia="Times New Roman" w:hAnsi="inherit" w:cs="Courier New"/>
          <w:color w:val="009999"/>
          <w:sz w:val="18"/>
          <w:szCs w:val="18"/>
          <w:lang w:val="es-AR"/>
        </w:rPr>
        <w:t>20</w:t>
      </w:r>
      <w:r w:rsidRPr="004A7C6B">
        <w:rPr>
          <w:rFonts w:ascii="inherit" w:eastAsia="Times New Roman" w:hAnsi="inherit" w:cs="Courier New"/>
          <w:color w:val="000000"/>
          <w:sz w:val="18"/>
          <w:szCs w:val="18"/>
          <w:lang w:val="es-AR"/>
        </w:rPr>
        <w:t>, y=</w:t>
      </w:r>
      <w:r w:rsidRPr="004A7C6B">
        <w:rPr>
          <w:rFonts w:ascii="inherit" w:eastAsia="Times New Roman" w:hAnsi="inherit" w:cs="Courier New"/>
          <w:color w:val="009999"/>
          <w:sz w:val="18"/>
          <w:szCs w:val="18"/>
          <w:lang w:val="es-AR"/>
        </w:rPr>
        <w:t>20</w:t>
      </w:r>
      <w:r w:rsidRPr="004A7C6B">
        <w:rPr>
          <w:rFonts w:ascii="inherit" w:eastAsia="Times New Roman" w:hAnsi="inherit" w:cs="Courier New"/>
          <w:color w:val="777777"/>
          <w:sz w:val="18"/>
          <w:szCs w:val="18"/>
          <w:lang w:val="es-AR"/>
        </w:rPr>
        <w:t>)</w:t>
      </w:r>
    </w:p>
    <w:p w:rsidR="004A7C6B" w:rsidRPr="004A7C6B" w:rsidRDefault="004A7C6B" w:rsidP="004A7C6B">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A7C6B" w:rsidRPr="004A7C6B" w:rsidRDefault="004A7C6B" w:rsidP="004A7C6B">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A7C6B">
        <w:rPr>
          <w:rFonts w:ascii="inherit" w:eastAsia="Times New Roman" w:hAnsi="inherit" w:cs="Courier New"/>
          <w:color w:val="000000"/>
          <w:sz w:val="18"/>
          <w:szCs w:val="18"/>
        </w:rPr>
        <w:t>ventana.</w:t>
      </w:r>
      <w:r w:rsidRPr="004A7C6B">
        <w:rPr>
          <w:rFonts w:ascii="inherit" w:eastAsia="Times New Roman" w:hAnsi="inherit" w:cs="Courier New"/>
          <w:color w:val="0086B3"/>
          <w:sz w:val="18"/>
          <w:szCs w:val="18"/>
        </w:rPr>
        <w:t>mainloop</w:t>
      </w:r>
      <w:r w:rsidRPr="004A7C6B">
        <w:rPr>
          <w:rFonts w:ascii="inherit" w:eastAsia="Times New Roman" w:hAnsi="inherit" w:cs="Courier New"/>
          <w:color w:val="777777"/>
          <w:sz w:val="18"/>
          <w:szCs w:val="18"/>
        </w:rPr>
        <w:t>()</w:t>
      </w:r>
    </w:p>
    <w:p w:rsidR="0048710B" w:rsidRPr="0048710B" w:rsidRDefault="0048710B" w:rsidP="0048710B">
      <w:pPr>
        <w:shd w:val="clear" w:color="auto" w:fill="FBFBFB"/>
        <w:spacing w:after="255" w:line="240" w:lineRule="auto"/>
        <w:rPr>
          <w:rFonts w:ascii="Times New Roman" w:eastAsia="Times New Roman" w:hAnsi="Times New Roman" w:cs="Times New Roman"/>
          <w:color w:val="121212"/>
          <w:sz w:val="24"/>
          <w:szCs w:val="24"/>
          <w:lang w:val="es-AR"/>
        </w:rPr>
      </w:pPr>
      <w:r w:rsidRPr="0048710B">
        <w:rPr>
          <w:rFonts w:ascii="Times New Roman" w:eastAsia="Times New Roman" w:hAnsi="Times New Roman" w:cs="Times New Roman"/>
          <w:color w:val="121212"/>
          <w:sz w:val="24"/>
          <w:szCs w:val="24"/>
          <w:lang w:val="es-AR"/>
        </w:rPr>
        <w:t>Para introducir un control en la interfaz, primero debemos crear una instancia de la clase correspondiente (</w:t>
      </w:r>
      <w:r w:rsidRPr="0048710B">
        <w:rPr>
          <w:rFonts w:ascii="Courier New" w:eastAsia="Times New Roman" w:hAnsi="Courier New" w:cs="Courier New"/>
          <w:color w:val="121212"/>
          <w:sz w:val="21"/>
          <w:szCs w:val="21"/>
          <w:shd w:val="clear" w:color="auto" w:fill="E9E9E9"/>
          <w:lang w:val="es-AR"/>
        </w:rPr>
        <w:t>ttk.Label</w:t>
      </w:r>
      <w:r w:rsidRPr="0048710B">
        <w:rPr>
          <w:rFonts w:ascii="Times New Roman" w:eastAsia="Times New Roman" w:hAnsi="Times New Roman" w:cs="Times New Roman"/>
          <w:color w:val="121212"/>
          <w:sz w:val="24"/>
          <w:szCs w:val="24"/>
          <w:lang w:val="es-AR"/>
        </w:rPr>
        <w:t>, en este caso), asignársela a una variable (</w:t>
      </w:r>
      <w:r w:rsidRPr="0048710B">
        <w:rPr>
          <w:rFonts w:ascii="Courier New" w:eastAsia="Times New Roman" w:hAnsi="Courier New" w:cs="Courier New"/>
          <w:color w:val="121212"/>
          <w:sz w:val="21"/>
          <w:szCs w:val="21"/>
          <w:shd w:val="clear" w:color="auto" w:fill="E9E9E9"/>
          <w:lang w:val="es-AR"/>
        </w:rPr>
        <w:t>etiqueta_temp_celsius</w:t>
      </w:r>
      <w:r w:rsidRPr="0048710B">
        <w:rPr>
          <w:rFonts w:ascii="Times New Roman" w:eastAsia="Times New Roman" w:hAnsi="Times New Roman" w:cs="Times New Roman"/>
          <w:color w:val="121212"/>
          <w:sz w:val="24"/>
          <w:szCs w:val="24"/>
          <w:lang w:val="es-AR"/>
        </w:rPr>
        <w:t>) y ubicarla en algún lugar de la ventana vía el método </w:t>
      </w:r>
      <w:r w:rsidRPr="0048710B">
        <w:rPr>
          <w:rFonts w:ascii="Courier New" w:eastAsia="Times New Roman" w:hAnsi="Courier New" w:cs="Courier New"/>
          <w:color w:val="121212"/>
          <w:sz w:val="21"/>
          <w:szCs w:val="21"/>
          <w:shd w:val="clear" w:color="auto" w:fill="E9E9E9"/>
          <w:lang w:val="es-AR"/>
        </w:rPr>
        <w:t>place()</w:t>
      </w:r>
      <w:r w:rsidRPr="0048710B">
        <w:rPr>
          <w:rFonts w:ascii="Times New Roman" w:eastAsia="Times New Roman" w:hAnsi="Times New Roman" w:cs="Times New Roman"/>
          <w:color w:val="121212"/>
          <w:sz w:val="24"/>
          <w:szCs w:val="24"/>
          <w:lang w:val="es-AR"/>
        </w:rPr>
        <w:t>. Este método requiere que indiquemos de forma absoluta la posición del control en la ventana, esto es, especificando la posición en las coordenadas X e Y. Opcionalmente podemos pasar los argumentos </w:t>
      </w:r>
      <w:r w:rsidRPr="0048710B">
        <w:rPr>
          <w:rFonts w:ascii="Courier New" w:eastAsia="Times New Roman" w:hAnsi="Courier New" w:cs="Courier New"/>
          <w:color w:val="121212"/>
          <w:sz w:val="21"/>
          <w:szCs w:val="21"/>
          <w:shd w:val="clear" w:color="auto" w:fill="E9E9E9"/>
          <w:lang w:val="es-AR"/>
        </w:rPr>
        <w:t>width</w:t>
      </w:r>
      <w:r w:rsidRPr="0048710B">
        <w:rPr>
          <w:rFonts w:ascii="Times New Roman" w:eastAsia="Times New Roman" w:hAnsi="Times New Roman" w:cs="Times New Roman"/>
          <w:color w:val="121212"/>
          <w:sz w:val="24"/>
          <w:szCs w:val="24"/>
          <w:lang w:val="es-AR"/>
        </w:rPr>
        <w:t> y </w:t>
      </w:r>
      <w:r w:rsidRPr="0048710B">
        <w:rPr>
          <w:rFonts w:ascii="Courier New" w:eastAsia="Times New Roman" w:hAnsi="Courier New" w:cs="Courier New"/>
          <w:color w:val="121212"/>
          <w:sz w:val="21"/>
          <w:szCs w:val="21"/>
          <w:shd w:val="clear" w:color="auto" w:fill="E9E9E9"/>
          <w:lang w:val="es-AR"/>
        </w:rPr>
        <w:t>height</w:t>
      </w:r>
      <w:r w:rsidRPr="0048710B">
        <w:rPr>
          <w:rFonts w:ascii="Times New Roman" w:eastAsia="Times New Roman" w:hAnsi="Times New Roman" w:cs="Times New Roman"/>
          <w:color w:val="121212"/>
          <w:sz w:val="24"/>
          <w:szCs w:val="24"/>
          <w:lang w:val="es-AR"/>
        </w:rPr>
        <w:t> para asignarle al control un ancho y un alto fijos; de lo contrario, Tk provee un tamaño por defecto. Para una explicación pormenorizada sobre </w:t>
      </w:r>
      <w:r w:rsidRPr="0048710B">
        <w:rPr>
          <w:rFonts w:ascii="Courier New" w:eastAsia="Times New Roman" w:hAnsi="Courier New" w:cs="Courier New"/>
          <w:color w:val="121212"/>
          <w:sz w:val="21"/>
          <w:szCs w:val="21"/>
          <w:shd w:val="clear" w:color="auto" w:fill="E9E9E9"/>
          <w:lang w:val="es-AR"/>
        </w:rPr>
        <w:t>place()</w:t>
      </w:r>
      <w:r w:rsidRPr="0048710B">
        <w:rPr>
          <w:rFonts w:ascii="Times New Roman" w:eastAsia="Times New Roman" w:hAnsi="Times New Roman" w:cs="Times New Roman"/>
          <w:color w:val="121212"/>
          <w:sz w:val="24"/>
          <w:szCs w:val="24"/>
          <w:lang w:val="es-AR"/>
        </w:rPr>
        <w:t> y los otros métodos para posicionar controles en Tk, véase </w:t>
      </w:r>
      <w:hyperlink r:id="rId24" w:tgtFrame="_blank" w:history="1">
        <w:r w:rsidRPr="0048710B">
          <w:rPr>
            <w:rFonts w:ascii="Times New Roman" w:eastAsia="Times New Roman" w:hAnsi="Times New Roman" w:cs="Times New Roman"/>
            <w:color w:val="7AB317"/>
            <w:sz w:val="24"/>
            <w:szCs w:val="24"/>
            <w:lang w:val="es-AR"/>
          </w:rPr>
          <w:t>este artículo</w:t>
        </w:r>
      </w:hyperlink>
      <w:r w:rsidRPr="0048710B">
        <w:rPr>
          <w:rFonts w:ascii="Times New Roman" w:eastAsia="Times New Roman" w:hAnsi="Times New Roman" w:cs="Times New Roman"/>
          <w:color w:val="121212"/>
          <w:sz w:val="24"/>
          <w:szCs w:val="24"/>
          <w:lang w:val="es-AR"/>
        </w:rPr>
        <w:t>.</w:t>
      </w:r>
    </w:p>
    <w:p w:rsidR="0048710B" w:rsidRPr="0048710B" w:rsidRDefault="0048710B" w:rsidP="0048710B">
      <w:pPr>
        <w:shd w:val="clear" w:color="auto" w:fill="FBFBFB"/>
        <w:spacing w:after="255" w:line="240" w:lineRule="auto"/>
        <w:rPr>
          <w:rFonts w:ascii="Times New Roman" w:eastAsia="Times New Roman" w:hAnsi="Times New Roman" w:cs="Times New Roman"/>
          <w:color w:val="121212"/>
          <w:sz w:val="24"/>
          <w:szCs w:val="24"/>
          <w:lang w:val="es-AR"/>
        </w:rPr>
      </w:pPr>
      <w:r w:rsidRPr="0048710B">
        <w:rPr>
          <w:rFonts w:ascii="Times New Roman" w:eastAsia="Times New Roman" w:hAnsi="Times New Roman" w:cs="Times New Roman"/>
          <w:color w:val="121212"/>
          <w:sz w:val="24"/>
          <w:szCs w:val="24"/>
          <w:lang w:val="es-AR"/>
        </w:rPr>
        <w:t>Debajo de la creación de la etiqueta, agreguemos la caja de texto para introducir la temperatura y el botón para realizar la conversión. Para ello usaremos dos clases nuevas: </w:t>
      </w:r>
      <w:r w:rsidRPr="0048710B">
        <w:rPr>
          <w:rFonts w:ascii="Courier New" w:eastAsia="Times New Roman" w:hAnsi="Courier New" w:cs="Courier New"/>
          <w:color w:val="121212"/>
          <w:sz w:val="21"/>
          <w:szCs w:val="21"/>
          <w:shd w:val="clear" w:color="auto" w:fill="E9E9E9"/>
          <w:lang w:val="es-AR"/>
        </w:rPr>
        <w:t>ttk.Entry</w:t>
      </w:r>
      <w:r w:rsidRPr="0048710B">
        <w:rPr>
          <w:rFonts w:ascii="Times New Roman" w:eastAsia="Times New Roman" w:hAnsi="Times New Roman" w:cs="Times New Roman"/>
          <w:color w:val="121212"/>
          <w:sz w:val="24"/>
          <w:szCs w:val="24"/>
          <w:lang w:val="es-AR"/>
        </w:rPr>
        <w:t> y </w:t>
      </w:r>
      <w:r w:rsidRPr="0048710B">
        <w:rPr>
          <w:rFonts w:ascii="Courier New" w:eastAsia="Times New Roman" w:hAnsi="Courier New" w:cs="Courier New"/>
          <w:color w:val="121212"/>
          <w:sz w:val="21"/>
          <w:szCs w:val="21"/>
          <w:shd w:val="clear" w:color="auto" w:fill="E9E9E9"/>
          <w:lang w:val="es-AR"/>
        </w:rPr>
        <w:t>ttk.Button</w:t>
      </w:r>
      <w:r w:rsidRPr="0048710B">
        <w:rPr>
          <w:rFonts w:ascii="Times New Roman" w:eastAsia="Times New Roman" w:hAnsi="Times New Roman" w:cs="Times New Roman"/>
          <w:color w:val="121212"/>
          <w:sz w:val="24"/>
          <w:szCs w:val="24"/>
          <w:lang w:val="es-AR"/>
        </w:rPr>
        <w:t>.</w:t>
      </w:r>
    </w:p>
    <w:p w:rsidR="0048710B" w:rsidRPr="0048710B" w:rsidRDefault="0048710B" w:rsidP="0048710B">
      <w:pPr>
        <w:numPr>
          <w:ilvl w:val="0"/>
          <w:numId w:val="6"/>
        </w:numPr>
        <w:pBdr>
          <w:top w:val="single" w:sz="6" w:space="2" w:color="C9C9C9"/>
          <w:left w:val="single" w:sz="6" w:space="8" w:color="C9C9C9"/>
          <w:bottom w:val="single" w:sz="6" w:space="2" w:color="C9C9C9"/>
          <w:right w:val="single" w:sz="6" w:space="8" w:color="C9C9C9"/>
        </w:pBdr>
        <w:shd w:val="clear" w:color="auto" w:fill="E5E5E5"/>
        <w:spacing w:after="0" w:line="240" w:lineRule="auto"/>
        <w:ind w:left="675" w:right="75"/>
        <w:rPr>
          <w:rFonts w:ascii="inherit" w:eastAsia="Times New Roman" w:hAnsi="inherit" w:cs="Times New Roman"/>
          <w:color w:val="000000"/>
          <w:sz w:val="18"/>
          <w:szCs w:val="18"/>
        </w:rPr>
      </w:pPr>
      <w:r w:rsidRPr="0048710B">
        <w:rPr>
          <w:rFonts w:ascii="inherit" w:eastAsia="Times New Roman" w:hAnsi="inherit" w:cs="Times New Roman"/>
          <w:color w:val="000000"/>
          <w:sz w:val="18"/>
          <w:szCs w:val="18"/>
        </w:rPr>
        <w:t>Sin orientación a objetos</w:t>
      </w:r>
    </w:p>
    <w:p w:rsidR="0048710B" w:rsidRPr="0048710B" w:rsidRDefault="0048710B" w:rsidP="0048710B">
      <w:pPr>
        <w:numPr>
          <w:ilvl w:val="0"/>
          <w:numId w:val="6"/>
        </w:numPr>
        <w:pBdr>
          <w:top w:val="single" w:sz="6" w:space="2" w:color="E0E0E0"/>
          <w:left w:val="single" w:sz="6" w:space="8" w:color="E0E0E0"/>
          <w:bottom w:val="single" w:sz="6" w:space="2" w:color="E0E0E0"/>
          <w:right w:val="single" w:sz="6" w:space="8" w:color="E0E0E0"/>
        </w:pBdr>
        <w:spacing w:after="0" w:line="240" w:lineRule="auto"/>
        <w:ind w:left="675" w:right="75"/>
        <w:rPr>
          <w:rFonts w:ascii="inherit" w:eastAsia="Times New Roman" w:hAnsi="inherit" w:cs="Times New Roman"/>
          <w:color w:val="000000"/>
          <w:sz w:val="18"/>
          <w:szCs w:val="18"/>
        </w:rPr>
      </w:pPr>
      <w:r w:rsidRPr="0048710B">
        <w:rPr>
          <w:rFonts w:ascii="inherit" w:eastAsia="Times New Roman" w:hAnsi="inherit" w:cs="Times New Roman"/>
          <w:color w:val="000000"/>
          <w:sz w:val="18"/>
          <w:szCs w:val="18"/>
        </w:rPr>
        <w:t>Con orientación a objetos</w:t>
      </w:r>
    </w:p>
    <w:p w:rsidR="0048710B" w:rsidRPr="0048710B" w:rsidRDefault="0048710B" w:rsidP="0048710B">
      <w:pPr>
        <w:numPr>
          <w:ilvl w:val="0"/>
          <w:numId w:val="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b/>
          <w:bCs/>
          <w:color w:val="286491"/>
          <w:sz w:val="18"/>
          <w:szCs w:val="18"/>
        </w:rPr>
        <w:t>import</w:t>
      </w:r>
      <w:r w:rsidRPr="0048710B">
        <w:rPr>
          <w:rFonts w:ascii="inherit" w:eastAsia="Times New Roman" w:hAnsi="inherit" w:cs="Courier New"/>
          <w:color w:val="000000"/>
          <w:sz w:val="18"/>
          <w:szCs w:val="18"/>
        </w:rPr>
        <w:t xml:space="preserve"> tkinter </w:t>
      </w:r>
      <w:r w:rsidRPr="0048710B">
        <w:rPr>
          <w:rFonts w:ascii="inherit" w:eastAsia="Times New Roman" w:hAnsi="inherit" w:cs="Courier New"/>
          <w:b/>
          <w:bCs/>
          <w:color w:val="286491"/>
          <w:sz w:val="18"/>
          <w:szCs w:val="18"/>
        </w:rPr>
        <w:t>as</w:t>
      </w:r>
      <w:r w:rsidRPr="0048710B">
        <w:rPr>
          <w:rFonts w:ascii="inherit" w:eastAsia="Times New Roman" w:hAnsi="inherit" w:cs="Courier New"/>
          <w:color w:val="000000"/>
          <w:sz w:val="18"/>
          <w:szCs w:val="18"/>
        </w:rPr>
        <w:t xml:space="preserve"> tk</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b/>
          <w:bCs/>
          <w:color w:val="286491"/>
          <w:sz w:val="18"/>
          <w:szCs w:val="18"/>
        </w:rPr>
        <w:t>from</w:t>
      </w:r>
      <w:r w:rsidRPr="0048710B">
        <w:rPr>
          <w:rFonts w:ascii="inherit" w:eastAsia="Times New Roman" w:hAnsi="inherit" w:cs="Courier New"/>
          <w:color w:val="000000"/>
          <w:sz w:val="18"/>
          <w:szCs w:val="18"/>
        </w:rPr>
        <w:t xml:space="preserve"> tkinter </w:t>
      </w:r>
      <w:r w:rsidRPr="0048710B">
        <w:rPr>
          <w:rFonts w:ascii="inherit" w:eastAsia="Times New Roman" w:hAnsi="inherit" w:cs="Courier New"/>
          <w:b/>
          <w:bCs/>
          <w:color w:val="286491"/>
          <w:sz w:val="18"/>
          <w:szCs w:val="18"/>
        </w:rPr>
        <w:t>import</w:t>
      </w:r>
      <w:r w:rsidRPr="0048710B">
        <w:rPr>
          <w:rFonts w:ascii="inherit" w:eastAsia="Times New Roman" w:hAnsi="inherit" w:cs="Courier New"/>
          <w:color w:val="000000"/>
          <w:sz w:val="18"/>
          <w:szCs w:val="18"/>
        </w:rPr>
        <w:t xml:space="preserve"> ttk</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ventana = tk.</w:t>
      </w:r>
      <w:r w:rsidRPr="0048710B">
        <w:rPr>
          <w:rFonts w:ascii="inherit" w:eastAsia="Times New Roman" w:hAnsi="inherit" w:cs="Courier New"/>
          <w:color w:val="445588"/>
          <w:sz w:val="18"/>
          <w:szCs w:val="18"/>
        </w:rPr>
        <w:t>Tk</w:t>
      </w:r>
      <w:r w:rsidRPr="0048710B">
        <w:rPr>
          <w:rFonts w:ascii="inherit" w:eastAsia="Times New Roman" w:hAnsi="inherit" w:cs="Courier New"/>
          <w:color w:val="777777"/>
          <w:sz w:val="18"/>
          <w:szCs w:val="18"/>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ventana.</w:t>
      </w:r>
      <w:r w:rsidRPr="0048710B">
        <w:rPr>
          <w:rFonts w:ascii="inherit" w:eastAsia="Times New Roman" w:hAnsi="inherit" w:cs="Courier New"/>
          <w:color w:val="0086B3"/>
          <w:sz w:val="18"/>
          <w:szCs w:val="18"/>
          <w:lang w:val="es-AR"/>
        </w:rPr>
        <w:t>title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DD1144"/>
          <w:sz w:val="18"/>
          <w:szCs w:val="18"/>
          <w:lang w:val="es-AR"/>
        </w:rPr>
        <w:t>"Conversor de temperatura"</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lastRenderedPageBreak/>
        <w:t>ventana.</w:t>
      </w:r>
      <w:r w:rsidRPr="0048710B">
        <w:rPr>
          <w:rFonts w:ascii="inherit" w:eastAsia="Times New Roman" w:hAnsi="inherit" w:cs="Courier New"/>
          <w:color w:val="0086B3"/>
          <w:sz w:val="18"/>
          <w:szCs w:val="18"/>
        </w:rPr>
        <w:t>config</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width=</w:t>
      </w:r>
      <w:r w:rsidRPr="0048710B">
        <w:rPr>
          <w:rFonts w:ascii="inherit" w:eastAsia="Times New Roman" w:hAnsi="inherit" w:cs="Courier New"/>
          <w:color w:val="009999"/>
          <w:sz w:val="18"/>
          <w:szCs w:val="18"/>
        </w:rPr>
        <w:t>400</w:t>
      </w:r>
      <w:r w:rsidRPr="0048710B">
        <w:rPr>
          <w:rFonts w:ascii="inherit" w:eastAsia="Times New Roman" w:hAnsi="inherit" w:cs="Courier New"/>
          <w:color w:val="000000"/>
          <w:sz w:val="18"/>
          <w:szCs w:val="18"/>
        </w:rPr>
        <w:t>, height=</w:t>
      </w:r>
      <w:r w:rsidRPr="0048710B">
        <w:rPr>
          <w:rFonts w:ascii="inherit" w:eastAsia="Times New Roman" w:hAnsi="inherit" w:cs="Courier New"/>
          <w:color w:val="009999"/>
          <w:sz w:val="18"/>
          <w:szCs w:val="18"/>
        </w:rPr>
        <w:t>300</w:t>
      </w:r>
      <w:r w:rsidRPr="0048710B">
        <w:rPr>
          <w:rFonts w:ascii="inherit" w:eastAsia="Times New Roman" w:hAnsi="inherit" w:cs="Courier New"/>
          <w:color w:val="777777"/>
          <w:sz w:val="18"/>
          <w:szCs w:val="18"/>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etiqueta_temp_celsius = ttk.</w:t>
      </w:r>
      <w:r w:rsidRPr="0048710B">
        <w:rPr>
          <w:rFonts w:ascii="inherit" w:eastAsia="Times New Roman" w:hAnsi="inherit" w:cs="Courier New"/>
          <w:color w:val="445588"/>
          <w:sz w:val="18"/>
          <w:szCs w:val="18"/>
          <w:lang w:val="es-AR"/>
        </w:rPr>
        <w:t>Label</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text=</w:t>
      </w:r>
      <w:r w:rsidRPr="0048710B">
        <w:rPr>
          <w:rFonts w:ascii="inherit" w:eastAsia="Times New Roman" w:hAnsi="inherit" w:cs="Courier New"/>
          <w:color w:val="DD1144"/>
          <w:sz w:val="18"/>
          <w:szCs w:val="18"/>
          <w:lang w:val="es-AR"/>
        </w:rPr>
        <w:t>"Temperatura en ºC:"</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etiqueta_temp_celsius.</w:t>
      </w:r>
      <w:r w:rsidRPr="0048710B">
        <w:rPr>
          <w:rFonts w:ascii="inherit" w:eastAsia="Times New Roman" w:hAnsi="inherit" w:cs="Courier New"/>
          <w:color w:val="0086B3"/>
          <w:sz w:val="18"/>
          <w:szCs w:val="18"/>
          <w:lang w:val="es-AR"/>
        </w:rPr>
        <w:t>place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x=</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000000"/>
          <w:sz w:val="18"/>
          <w:szCs w:val="18"/>
          <w:lang w:val="es-AR"/>
        </w:rPr>
        <w:t>, y=</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caja_temp_celsius = ttk.</w:t>
      </w:r>
      <w:r w:rsidRPr="0048710B">
        <w:rPr>
          <w:rFonts w:ascii="inherit" w:eastAsia="Times New Roman" w:hAnsi="inherit" w:cs="Courier New"/>
          <w:color w:val="445588"/>
          <w:sz w:val="18"/>
          <w:szCs w:val="18"/>
        </w:rPr>
        <w:t>Entry</w:t>
      </w:r>
      <w:r w:rsidRPr="0048710B">
        <w:rPr>
          <w:rFonts w:ascii="inherit" w:eastAsia="Times New Roman" w:hAnsi="inherit" w:cs="Courier New"/>
          <w:color w:val="777777"/>
          <w:sz w:val="18"/>
          <w:szCs w:val="18"/>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caja_temp_celsius.</w:t>
      </w:r>
      <w:r w:rsidRPr="0048710B">
        <w:rPr>
          <w:rFonts w:ascii="inherit" w:eastAsia="Times New Roman" w:hAnsi="inherit" w:cs="Courier New"/>
          <w:color w:val="0086B3"/>
          <w:sz w:val="18"/>
          <w:szCs w:val="18"/>
        </w:rPr>
        <w:t>place</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x=</w:t>
      </w:r>
      <w:r w:rsidRPr="0048710B">
        <w:rPr>
          <w:rFonts w:ascii="inherit" w:eastAsia="Times New Roman" w:hAnsi="inherit" w:cs="Courier New"/>
          <w:color w:val="009999"/>
          <w:sz w:val="18"/>
          <w:szCs w:val="18"/>
        </w:rPr>
        <w:t>140</w:t>
      </w:r>
      <w:r w:rsidRPr="0048710B">
        <w:rPr>
          <w:rFonts w:ascii="inherit" w:eastAsia="Times New Roman" w:hAnsi="inherit" w:cs="Courier New"/>
          <w:color w:val="000000"/>
          <w:sz w:val="18"/>
          <w:szCs w:val="18"/>
        </w:rPr>
        <w:t>, y=</w:t>
      </w:r>
      <w:r w:rsidRPr="0048710B">
        <w:rPr>
          <w:rFonts w:ascii="inherit" w:eastAsia="Times New Roman" w:hAnsi="inherit" w:cs="Courier New"/>
          <w:color w:val="009999"/>
          <w:sz w:val="18"/>
          <w:szCs w:val="18"/>
        </w:rPr>
        <w:t>20</w:t>
      </w:r>
      <w:r w:rsidRPr="0048710B">
        <w:rPr>
          <w:rFonts w:ascii="inherit" w:eastAsia="Times New Roman" w:hAnsi="inherit" w:cs="Courier New"/>
          <w:color w:val="000000"/>
          <w:sz w:val="18"/>
          <w:szCs w:val="18"/>
        </w:rPr>
        <w:t>, width=</w:t>
      </w:r>
      <w:r w:rsidRPr="0048710B">
        <w:rPr>
          <w:rFonts w:ascii="inherit" w:eastAsia="Times New Roman" w:hAnsi="inherit" w:cs="Courier New"/>
          <w:color w:val="009999"/>
          <w:sz w:val="18"/>
          <w:szCs w:val="18"/>
        </w:rPr>
        <w:t>60</w:t>
      </w:r>
      <w:r w:rsidRPr="0048710B">
        <w:rPr>
          <w:rFonts w:ascii="inherit" w:eastAsia="Times New Roman" w:hAnsi="inherit" w:cs="Courier New"/>
          <w:color w:val="777777"/>
          <w:sz w:val="18"/>
          <w:szCs w:val="18"/>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48710B">
        <w:rPr>
          <w:rFonts w:ascii="inherit" w:eastAsia="Times New Roman" w:hAnsi="inherit" w:cs="Courier New"/>
          <w:color w:val="000000"/>
          <w:sz w:val="18"/>
          <w:szCs w:val="18"/>
        </w:rPr>
        <w:t>boton_convertir = ttk.</w:t>
      </w:r>
      <w:r w:rsidRPr="0048710B">
        <w:rPr>
          <w:rFonts w:ascii="inherit" w:eastAsia="Times New Roman" w:hAnsi="inherit" w:cs="Courier New"/>
          <w:color w:val="445588"/>
          <w:sz w:val="18"/>
          <w:szCs w:val="18"/>
        </w:rPr>
        <w:t>Button</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text=</w:t>
      </w:r>
      <w:r w:rsidRPr="0048710B">
        <w:rPr>
          <w:rFonts w:ascii="inherit" w:eastAsia="Times New Roman" w:hAnsi="inherit" w:cs="Courier New"/>
          <w:color w:val="DD1144"/>
          <w:sz w:val="18"/>
          <w:szCs w:val="18"/>
        </w:rPr>
        <w:t>"Convertir"</w:t>
      </w:r>
      <w:r w:rsidRPr="0048710B">
        <w:rPr>
          <w:rFonts w:ascii="inherit" w:eastAsia="Times New Roman" w:hAnsi="inherit" w:cs="Courier New"/>
          <w:color w:val="777777"/>
          <w:sz w:val="18"/>
          <w:szCs w:val="18"/>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boton_convertir.</w:t>
      </w:r>
      <w:r w:rsidRPr="0048710B">
        <w:rPr>
          <w:rFonts w:ascii="inherit" w:eastAsia="Times New Roman" w:hAnsi="inherit" w:cs="Courier New"/>
          <w:color w:val="0086B3"/>
          <w:sz w:val="18"/>
          <w:szCs w:val="18"/>
          <w:lang w:val="es-AR"/>
        </w:rPr>
        <w:t>place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x=</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000000"/>
          <w:sz w:val="18"/>
          <w:szCs w:val="18"/>
          <w:lang w:val="es-AR"/>
        </w:rPr>
        <w:t>, y=</w:t>
      </w:r>
      <w:r w:rsidRPr="0048710B">
        <w:rPr>
          <w:rFonts w:ascii="inherit" w:eastAsia="Times New Roman" w:hAnsi="inherit" w:cs="Courier New"/>
          <w:color w:val="009999"/>
          <w:sz w:val="18"/>
          <w:szCs w:val="18"/>
          <w:lang w:val="es-AR"/>
        </w:rPr>
        <w:t>60</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8710B" w:rsidRPr="0048710B" w:rsidRDefault="0048710B" w:rsidP="0048710B">
      <w:pPr>
        <w:numPr>
          <w:ilvl w:val="0"/>
          <w:numId w:val="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ventana.</w:t>
      </w:r>
      <w:r w:rsidRPr="0048710B">
        <w:rPr>
          <w:rFonts w:ascii="inherit" w:eastAsia="Times New Roman" w:hAnsi="inherit" w:cs="Courier New"/>
          <w:color w:val="0086B3"/>
          <w:sz w:val="18"/>
          <w:szCs w:val="18"/>
        </w:rPr>
        <w:t>mainloop</w:t>
      </w:r>
      <w:r w:rsidRPr="0048710B">
        <w:rPr>
          <w:rFonts w:ascii="inherit" w:eastAsia="Times New Roman" w:hAnsi="inherit" w:cs="Courier New"/>
          <w:color w:val="777777"/>
          <w:sz w:val="18"/>
          <w:szCs w:val="18"/>
        </w:rPr>
        <w:t>()</w:t>
      </w:r>
    </w:p>
    <w:p w:rsidR="0048710B" w:rsidRPr="0048710B" w:rsidRDefault="0048710B" w:rsidP="0048710B">
      <w:pPr>
        <w:shd w:val="clear" w:color="auto" w:fill="FBFBFB"/>
        <w:spacing w:after="255" w:line="240" w:lineRule="auto"/>
        <w:rPr>
          <w:rFonts w:ascii="Times New Roman" w:eastAsia="Times New Roman" w:hAnsi="Times New Roman" w:cs="Times New Roman"/>
          <w:color w:val="121212"/>
          <w:sz w:val="24"/>
          <w:szCs w:val="24"/>
          <w:lang w:val="es-AR"/>
        </w:rPr>
      </w:pPr>
      <w:r w:rsidRPr="0048710B">
        <w:rPr>
          <w:rFonts w:ascii="Times New Roman" w:eastAsia="Times New Roman" w:hAnsi="Times New Roman" w:cs="Times New Roman"/>
          <w:color w:val="121212"/>
          <w:sz w:val="24"/>
          <w:szCs w:val="24"/>
          <w:lang w:val="es-AR"/>
        </w:rPr>
        <w:t>Como se observa, la lógica es siempre la misma: primero la creación del control, luego su posicionamiento. La clase </w:t>
      </w:r>
      <w:r w:rsidRPr="0048710B">
        <w:rPr>
          <w:rFonts w:ascii="Courier New" w:eastAsia="Times New Roman" w:hAnsi="Courier New" w:cs="Courier New"/>
          <w:color w:val="121212"/>
          <w:sz w:val="21"/>
          <w:szCs w:val="21"/>
          <w:shd w:val="clear" w:color="auto" w:fill="E9E9E9"/>
          <w:lang w:val="es-AR"/>
        </w:rPr>
        <w:t>Entry()</w:t>
      </w:r>
      <w:r w:rsidRPr="0048710B">
        <w:rPr>
          <w:rFonts w:ascii="Times New Roman" w:eastAsia="Times New Roman" w:hAnsi="Times New Roman" w:cs="Times New Roman"/>
          <w:color w:val="121212"/>
          <w:sz w:val="24"/>
          <w:szCs w:val="24"/>
          <w:lang w:val="es-AR"/>
        </w:rPr>
        <w:t> no lleva argumento </w:t>
      </w:r>
      <w:r w:rsidRPr="0048710B">
        <w:rPr>
          <w:rFonts w:ascii="Courier New" w:eastAsia="Times New Roman" w:hAnsi="Courier New" w:cs="Courier New"/>
          <w:color w:val="121212"/>
          <w:sz w:val="21"/>
          <w:szCs w:val="21"/>
          <w:shd w:val="clear" w:color="auto" w:fill="E9E9E9"/>
          <w:lang w:val="es-AR"/>
        </w:rPr>
        <w:t>text</w:t>
      </w:r>
      <w:r w:rsidRPr="0048710B">
        <w:rPr>
          <w:rFonts w:ascii="Times New Roman" w:eastAsia="Times New Roman" w:hAnsi="Times New Roman" w:cs="Times New Roman"/>
          <w:color w:val="121212"/>
          <w:sz w:val="24"/>
          <w:szCs w:val="24"/>
          <w:lang w:val="es-AR"/>
        </w:rPr>
        <w:t> puesto que se espera que el usuario ingrese allí un dato.</w:t>
      </w:r>
    </w:p>
    <w:p w:rsidR="0048710B" w:rsidRPr="0048710B" w:rsidRDefault="0048710B" w:rsidP="0048710B">
      <w:pPr>
        <w:shd w:val="clear" w:color="auto" w:fill="FBFBFB"/>
        <w:spacing w:after="255" w:line="240" w:lineRule="auto"/>
        <w:rPr>
          <w:rFonts w:ascii="Times New Roman" w:eastAsia="Times New Roman" w:hAnsi="Times New Roman" w:cs="Times New Roman"/>
          <w:color w:val="121212"/>
          <w:sz w:val="24"/>
          <w:szCs w:val="24"/>
        </w:rPr>
      </w:pPr>
      <w:r w:rsidRPr="0048710B">
        <w:rPr>
          <w:rFonts w:ascii="Times New Roman" w:eastAsia="Times New Roman" w:hAnsi="Times New Roman" w:cs="Times New Roman"/>
          <w:color w:val="121212"/>
          <w:sz w:val="24"/>
          <w:szCs w:val="24"/>
          <w:lang w:val="es-AR"/>
        </w:rPr>
        <w:t xml:space="preserve">Respecto del diseño de la interfaz nos resta únicamente agregar las dos etiquetas en las cuales se mostrarán los resultados de la conversión, o sea, lo valores en Kelvin y grados Fahrenheit. </w:t>
      </w:r>
      <w:r w:rsidRPr="0048710B">
        <w:rPr>
          <w:rFonts w:ascii="Times New Roman" w:eastAsia="Times New Roman" w:hAnsi="Times New Roman" w:cs="Times New Roman"/>
          <w:color w:val="121212"/>
          <w:sz w:val="24"/>
          <w:szCs w:val="24"/>
        </w:rPr>
        <w:t>Agreguémoslas:</w:t>
      </w:r>
    </w:p>
    <w:p w:rsidR="0048710B" w:rsidRPr="0048710B" w:rsidRDefault="0048710B" w:rsidP="0048710B">
      <w:pPr>
        <w:numPr>
          <w:ilvl w:val="0"/>
          <w:numId w:val="8"/>
        </w:numPr>
        <w:pBdr>
          <w:top w:val="single" w:sz="6" w:space="2" w:color="C9C9C9"/>
          <w:left w:val="single" w:sz="6" w:space="8" w:color="C9C9C9"/>
          <w:bottom w:val="single" w:sz="6" w:space="2" w:color="C9C9C9"/>
          <w:right w:val="single" w:sz="6" w:space="8" w:color="C9C9C9"/>
        </w:pBdr>
        <w:shd w:val="clear" w:color="auto" w:fill="E5E5E5"/>
        <w:spacing w:after="0" w:line="240" w:lineRule="auto"/>
        <w:ind w:left="675" w:right="75"/>
        <w:rPr>
          <w:rFonts w:ascii="inherit" w:eastAsia="Times New Roman" w:hAnsi="inherit" w:cs="Times New Roman"/>
          <w:color w:val="000000"/>
          <w:sz w:val="18"/>
          <w:szCs w:val="18"/>
        </w:rPr>
      </w:pPr>
      <w:r w:rsidRPr="0048710B">
        <w:rPr>
          <w:rFonts w:ascii="inherit" w:eastAsia="Times New Roman" w:hAnsi="inherit" w:cs="Times New Roman"/>
          <w:color w:val="000000"/>
          <w:sz w:val="18"/>
          <w:szCs w:val="18"/>
        </w:rPr>
        <w:t>Sin orientación a objetos</w:t>
      </w:r>
    </w:p>
    <w:p w:rsidR="0048710B" w:rsidRPr="0048710B" w:rsidRDefault="0048710B" w:rsidP="0048710B">
      <w:pPr>
        <w:numPr>
          <w:ilvl w:val="0"/>
          <w:numId w:val="8"/>
        </w:numPr>
        <w:pBdr>
          <w:top w:val="single" w:sz="6" w:space="2" w:color="E0E0E0"/>
          <w:left w:val="single" w:sz="6" w:space="8" w:color="E0E0E0"/>
          <w:bottom w:val="single" w:sz="6" w:space="2" w:color="E0E0E0"/>
          <w:right w:val="single" w:sz="6" w:space="8" w:color="E0E0E0"/>
        </w:pBdr>
        <w:spacing w:after="0" w:line="240" w:lineRule="auto"/>
        <w:ind w:left="675" w:right="75"/>
        <w:rPr>
          <w:rFonts w:ascii="inherit" w:eastAsia="Times New Roman" w:hAnsi="inherit" w:cs="Times New Roman"/>
          <w:color w:val="000000"/>
          <w:sz w:val="18"/>
          <w:szCs w:val="18"/>
        </w:rPr>
      </w:pPr>
      <w:r w:rsidRPr="0048710B">
        <w:rPr>
          <w:rFonts w:ascii="inherit" w:eastAsia="Times New Roman" w:hAnsi="inherit" w:cs="Times New Roman"/>
          <w:color w:val="000000"/>
          <w:sz w:val="18"/>
          <w:szCs w:val="18"/>
        </w:rPr>
        <w:t>Con orientación a objetos</w:t>
      </w:r>
    </w:p>
    <w:p w:rsidR="0048710B" w:rsidRPr="0048710B" w:rsidRDefault="0048710B" w:rsidP="0048710B">
      <w:pPr>
        <w:numPr>
          <w:ilvl w:val="0"/>
          <w:numId w:val="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b/>
          <w:bCs/>
          <w:color w:val="286491"/>
          <w:sz w:val="18"/>
          <w:szCs w:val="18"/>
        </w:rPr>
        <w:t>import</w:t>
      </w:r>
      <w:r w:rsidRPr="0048710B">
        <w:rPr>
          <w:rFonts w:ascii="inherit" w:eastAsia="Times New Roman" w:hAnsi="inherit" w:cs="Courier New"/>
          <w:color w:val="000000"/>
          <w:sz w:val="18"/>
          <w:szCs w:val="18"/>
        </w:rPr>
        <w:t xml:space="preserve"> tkinter </w:t>
      </w:r>
      <w:r w:rsidRPr="0048710B">
        <w:rPr>
          <w:rFonts w:ascii="inherit" w:eastAsia="Times New Roman" w:hAnsi="inherit" w:cs="Courier New"/>
          <w:b/>
          <w:bCs/>
          <w:color w:val="286491"/>
          <w:sz w:val="18"/>
          <w:szCs w:val="18"/>
        </w:rPr>
        <w:t>as</w:t>
      </w:r>
      <w:r w:rsidRPr="0048710B">
        <w:rPr>
          <w:rFonts w:ascii="inherit" w:eastAsia="Times New Roman" w:hAnsi="inherit" w:cs="Courier New"/>
          <w:color w:val="000000"/>
          <w:sz w:val="18"/>
          <w:szCs w:val="18"/>
        </w:rPr>
        <w:t xml:space="preserve"> tk</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b/>
          <w:bCs/>
          <w:color w:val="286491"/>
          <w:sz w:val="18"/>
          <w:szCs w:val="18"/>
        </w:rPr>
        <w:t>from</w:t>
      </w:r>
      <w:r w:rsidRPr="0048710B">
        <w:rPr>
          <w:rFonts w:ascii="inherit" w:eastAsia="Times New Roman" w:hAnsi="inherit" w:cs="Courier New"/>
          <w:color w:val="000000"/>
          <w:sz w:val="18"/>
          <w:szCs w:val="18"/>
        </w:rPr>
        <w:t xml:space="preserve"> tkinter </w:t>
      </w:r>
      <w:r w:rsidRPr="0048710B">
        <w:rPr>
          <w:rFonts w:ascii="inherit" w:eastAsia="Times New Roman" w:hAnsi="inherit" w:cs="Courier New"/>
          <w:b/>
          <w:bCs/>
          <w:color w:val="286491"/>
          <w:sz w:val="18"/>
          <w:szCs w:val="18"/>
        </w:rPr>
        <w:t>import</w:t>
      </w:r>
      <w:r w:rsidRPr="0048710B">
        <w:rPr>
          <w:rFonts w:ascii="inherit" w:eastAsia="Times New Roman" w:hAnsi="inherit" w:cs="Courier New"/>
          <w:color w:val="000000"/>
          <w:sz w:val="18"/>
          <w:szCs w:val="18"/>
        </w:rPr>
        <w:t xml:space="preserve"> ttk</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ventana = tk.</w:t>
      </w:r>
      <w:r w:rsidRPr="0048710B">
        <w:rPr>
          <w:rFonts w:ascii="inherit" w:eastAsia="Times New Roman" w:hAnsi="inherit" w:cs="Courier New"/>
          <w:color w:val="445588"/>
          <w:sz w:val="18"/>
          <w:szCs w:val="18"/>
        </w:rPr>
        <w:t>Tk</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ventana.</w:t>
      </w:r>
      <w:r w:rsidRPr="0048710B">
        <w:rPr>
          <w:rFonts w:ascii="inherit" w:eastAsia="Times New Roman" w:hAnsi="inherit" w:cs="Courier New"/>
          <w:color w:val="0086B3"/>
          <w:sz w:val="18"/>
          <w:szCs w:val="18"/>
          <w:lang w:val="es-AR"/>
        </w:rPr>
        <w:t>title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DD1144"/>
          <w:sz w:val="18"/>
          <w:szCs w:val="18"/>
          <w:lang w:val="es-AR"/>
        </w:rPr>
        <w:t>"Conversor de temperatura"</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ventana.</w:t>
      </w:r>
      <w:r w:rsidRPr="0048710B">
        <w:rPr>
          <w:rFonts w:ascii="inherit" w:eastAsia="Times New Roman" w:hAnsi="inherit" w:cs="Courier New"/>
          <w:color w:val="0086B3"/>
          <w:sz w:val="18"/>
          <w:szCs w:val="18"/>
        </w:rPr>
        <w:t>config</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width=</w:t>
      </w:r>
      <w:r w:rsidRPr="0048710B">
        <w:rPr>
          <w:rFonts w:ascii="inherit" w:eastAsia="Times New Roman" w:hAnsi="inherit" w:cs="Courier New"/>
          <w:color w:val="009999"/>
          <w:sz w:val="18"/>
          <w:szCs w:val="18"/>
        </w:rPr>
        <w:t>400</w:t>
      </w:r>
      <w:r w:rsidRPr="0048710B">
        <w:rPr>
          <w:rFonts w:ascii="inherit" w:eastAsia="Times New Roman" w:hAnsi="inherit" w:cs="Courier New"/>
          <w:color w:val="000000"/>
          <w:sz w:val="18"/>
          <w:szCs w:val="18"/>
        </w:rPr>
        <w:t>, height=</w:t>
      </w:r>
      <w:r w:rsidRPr="0048710B">
        <w:rPr>
          <w:rFonts w:ascii="inherit" w:eastAsia="Times New Roman" w:hAnsi="inherit" w:cs="Courier New"/>
          <w:color w:val="009999"/>
          <w:sz w:val="18"/>
          <w:szCs w:val="18"/>
        </w:rPr>
        <w:t>300</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etiqueta_temp_celsius = ttk.</w:t>
      </w:r>
      <w:r w:rsidRPr="0048710B">
        <w:rPr>
          <w:rFonts w:ascii="inherit" w:eastAsia="Times New Roman" w:hAnsi="inherit" w:cs="Courier New"/>
          <w:color w:val="445588"/>
          <w:sz w:val="18"/>
          <w:szCs w:val="18"/>
          <w:lang w:val="es-AR"/>
        </w:rPr>
        <w:t>Label</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text=</w:t>
      </w:r>
      <w:r w:rsidRPr="0048710B">
        <w:rPr>
          <w:rFonts w:ascii="inherit" w:eastAsia="Times New Roman" w:hAnsi="inherit" w:cs="Courier New"/>
          <w:color w:val="DD1144"/>
          <w:sz w:val="18"/>
          <w:szCs w:val="18"/>
          <w:lang w:val="es-AR"/>
        </w:rPr>
        <w:t>"Temperatura en ºC:"</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etiqueta_temp_celsius.</w:t>
      </w:r>
      <w:r w:rsidRPr="0048710B">
        <w:rPr>
          <w:rFonts w:ascii="inherit" w:eastAsia="Times New Roman" w:hAnsi="inherit" w:cs="Courier New"/>
          <w:color w:val="0086B3"/>
          <w:sz w:val="18"/>
          <w:szCs w:val="18"/>
          <w:lang w:val="es-AR"/>
        </w:rPr>
        <w:t>place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x=</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000000"/>
          <w:sz w:val="18"/>
          <w:szCs w:val="18"/>
          <w:lang w:val="es-AR"/>
        </w:rPr>
        <w:t>, y=</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caja_temp_celsius = ttk.</w:t>
      </w:r>
      <w:r w:rsidRPr="0048710B">
        <w:rPr>
          <w:rFonts w:ascii="inherit" w:eastAsia="Times New Roman" w:hAnsi="inherit" w:cs="Courier New"/>
          <w:color w:val="445588"/>
          <w:sz w:val="18"/>
          <w:szCs w:val="18"/>
        </w:rPr>
        <w:t>Entry</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caja_temp_celsius.</w:t>
      </w:r>
      <w:r w:rsidRPr="0048710B">
        <w:rPr>
          <w:rFonts w:ascii="inherit" w:eastAsia="Times New Roman" w:hAnsi="inherit" w:cs="Courier New"/>
          <w:color w:val="0086B3"/>
          <w:sz w:val="18"/>
          <w:szCs w:val="18"/>
        </w:rPr>
        <w:t>place</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x=</w:t>
      </w:r>
      <w:r w:rsidRPr="0048710B">
        <w:rPr>
          <w:rFonts w:ascii="inherit" w:eastAsia="Times New Roman" w:hAnsi="inherit" w:cs="Courier New"/>
          <w:color w:val="009999"/>
          <w:sz w:val="18"/>
          <w:szCs w:val="18"/>
        </w:rPr>
        <w:t>140</w:t>
      </w:r>
      <w:r w:rsidRPr="0048710B">
        <w:rPr>
          <w:rFonts w:ascii="inherit" w:eastAsia="Times New Roman" w:hAnsi="inherit" w:cs="Courier New"/>
          <w:color w:val="000000"/>
          <w:sz w:val="18"/>
          <w:szCs w:val="18"/>
        </w:rPr>
        <w:t>, y=</w:t>
      </w:r>
      <w:r w:rsidRPr="0048710B">
        <w:rPr>
          <w:rFonts w:ascii="inherit" w:eastAsia="Times New Roman" w:hAnsi="inherit" w:cs="Courier New"/>
          <w:color w:val="009999"/>
          <w:sz w:val="18"/>
          <w:szCs w:val="18"/>
        </w:rPr>
        <w:t>20</w:t>
      </w:r>
      <w:r w:rsidRPr="0048710B">
        <w:rPr>
          <w:rFonts w:ascii="inherit" w:eastAsia="Times New Roman" w:hAnsi="inherit" w:cs="Courier New"/>
          <w:color w:val="000000"/>
          <w:sz w:val="18"/>
          <w:szCs w:val="18"/>
        </w:rPr>
        <w:t>, width=</w:t>
      </w:r>
      <w:r w:rsidRPr="0048710B">
        <w:rPr>
          <w:rFonts w:ascii="inherit" w:eastAsia="Times New Roman" w:hAnsi="inherit" w:cs="Courier New"/>
          <w:color w:val="009999"/>
          <w:sz w:val="18"/>
          <w:szCs w:val="18"/>
        </w:rPr>
        <w:t>60</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boton_convertir = ttk.</w:t>
      </w:r>
      <w:r w:rsidRPr="0048710B">
        <w:rPr>
          <w:rFonts w:ascii="inherit" w:eastAsia="Times New Roman" w:hAnsi="inherit" w:cs="Courier New"/>
          <w:color w:val="445588"/>
          <w:sz w:val="18"/>
          <w:szCs w:val="18"/>
        </w:rPr>
        <w:t>Button</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text=</w:t>
      </w:r>
      <w:r w:rsidRPr="0048710B">
        <w:rPr>
          <w:rFonts w:ascii="inherit" w:eastAsia="Times New Roman" w:hAnsi="inherit" w:cs="Courier New"/>
          <w:color w:val="DD1144"/>
          <w:sz w:val="18"/>
          <w:szCs w:val="18"/>
        </w:rPr>
        <w:t>"Convertir"</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boton_convertir.</w:t>
      </w:r>
      <w:r w:rsidRPr="0048710B">
        <w:rPr>
          <w:rFonts w:ascii="inherit" w:eastAsia="Times New Roman" w:hAnsi="inherit" w:cs="Courier New"/>
          <w:color w:val="0086B3"/>
          <w:sz w:val="18"/>
          <w:szCs w:val="18"/>
          <w:lang w:val="es-AR"/>
        </w:rPr>
        <w:t>place</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x=</w:t>
      </w:r>
      <w:r w:rsidRPr="0048710B">
        <w:rPr>
          <w:rFonts w:ascii="inherit" w:eastAsia="Times New Roman" w:hAnsi="inherit" w:cs="Courier New"/>
          <w:color w:val="009999"/>
          <w:sz w:val="18"/>
          <w:szCs w:val="18"/>
          <w:lang w:val="es-AR"/>
        </w:rPr>
        <w:t>20</w:t>
      </w:r>
      <w:r w:rsidRPr="0048710B">
        <w:rPr>
          <w:rFonts w:ascii="inherit" w:eastAsia="Times New Roman" w:hAnsi="inherit" w:cs="Courier New"/>
          <w:color w:val="000000"/>
          <w:sz w:val="18"/>
          <w:szCs w:val="18"/>
          <w:lang w:val="es-AR"/>
        </w:rPr>
        <w:t>, y=</w:t>
      </w:r>
      <w:r w:rsidRPr="0048710B">
        <w:rPr>
          <w:rFonts w:ascii="inherit" w:eastAsia="Times New Roman" w:hAnsi="inherit" w:cs="Courier New"/>
          <w:color w:val="009999"/>
          <w:sz w:val="18"/>
          <w:szCs w:val="18"/>
          <w:lang w:val="es-AR"/>
        </w:rPr>
        <w:t>60</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48710B">
        <w:rPr>
          <w:rFonts w:ascii="inherit" w:eastAsia="Times New Roman" w:hAnsi="inherit" w:cs="Courier New"/>
          <w:color w:val="000000"/>
          <w:sz w:val="18"/>
          <w:szCs w:val="18"/>
          <w:lang w:val="es-AR"/>
        </w:rPr>
        <w:t>etiqueta_temp_kelvin = ttk.</w:t>
      </w:r>
      <w:r w:rsidRPr="0048710B">
        <w:rPr>
          <w:rFonts w:ascii="inherit" w:eastAsia="Times New Roman" w:hAnsi="inherit" w:cs="Courier New"/>
          <w:color w:val="445588"/>
          <w:sz w:val="18"/>
          <w:szCs w:val="18"/>
          <w:lang w:val="es-AR"/>
        </w:rPr>
        <w:t>Label</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text=</w:t>
      </w:r>
      <w:r w:rsidRPr="0048710B">
        <w:rPr>
          <w:rFonts w:ascii="inherit" w:eastAsia="Times New Roman" w:hAnsi="inherit" w:cs="Courier New"/>
          <w:color w:val="DD1144"/>
          <w:sz w:val="18"/>
          <w:szCs w:val="18"/>
          <w:lang w:val="es-AR"/>
        </w:rPr>
        <w:t>"Temperatura en K: n/a"</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etiqueta_temp_kelvin.</w:t>
      </w:r>
      <w:r w:rsidRPr="0048710B">
        <w:rPr>
          <w:rFonts w:ascii="inherit" w:eastAsia="Times New Roman" w:hAnsi="inherit" w:cs="Courier New"/>
          <w:color w:val="0086B3"/>
          <w:sz w:val="18"/>
          <w:szCs w:val="18"/>
        </w:rPr>
        <w:t>place</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x=</w:t>
      </w:r>
      <w:r w:rsidRPr="0048710B">
        <w:rPr>
          <w:rFonts w:ascii="inherit" w:eastAsia="Times New Roman" w:hAnsi="inherit" w:cs="Courier New"/>
          <w:color w:val="009999"/>
          <w:sz w:val="18"/>
          <w:szCs w:val="18"/>
        </w:rPr>
        <w:t>20</w:t>
      </w:r>
      <w:r w:rsidRPr="0048710B">
        <w:rPr>
          <w:rFonts w:ascii="inherit" w:eastAsia="Times New Roman" w:hAnsi="inherit" w:cs="Courier New"/>
          <w:color w:val="000000"/>
          <w:sz w:val="18"/>
          <w:szCs w:val="18"/>
        </w:rPr>
        <w:t>, y=</w:t>
      </w:r>
      <w:r w:rsidRPr="0048710B">
        <w:rPr>
          <w:rFonts w:ascii="inherit" w:eastAsia="Times New Roman" w:hAnsi="inherit" w:cs="Courier New"/>
          <w:color w:val="009999"/>
          <w:sz w:val="18"/>
          <w:szCs w:val="18"/>
        </w:rPr>
        <w:t>120</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48710B">
        <w:rPr>
          <w:rFonts w:ascii="inherit" w:eastAsia="Times New Roman" w:hAnsi="inherit" w:cs="Courier New"/>
          <w:color w:val="000000"/>
          <w:sz w:val="18"/>
          <w:szCs w:val="18"/>
          <w:lang w:val="es-AR"/>
        </w:rPr>
        <w:t>etiqueta_temp_fahrenheit = ttk.</w:t>
      </w:r>
      <w:r w:rsidRPr="0048710B">
        <w:rPr>
          <w:rFonts w:ascii="inherit" w:eastAsia="Times New Roman" w:hAnsi="inherit" w:cs="Courier New"/>
          <w:color w:val="445588"/>
          <w:sz w:val="18"/>
          <w:szCs w:val="18"/>
          <w:lang w:val="es-AR"/>
        </w:rPr>
        <w:t>Label</w:t>
      </w:r>
      <w:r w:rsidRPr="0048710B">
        <w:rPr>
          <w:rFonts w:ascii="inherit" w:eastAsia="Times New Roman" w:hAnsi="inherit" w:cs="Courier New"/>
          <w:color w:val="777777"/>
          <w:sz w:val="18"/>
          <w:szCs w:val="18"/>
          <w:lang w:val="es-AR"/>
        </w:rPr>
        <w:t>(</w:t>
      </w:r>
      <w:r w:rsidRPr="0048710B">
        <w:rPr>
          <w:rFonts w:ascii="inherit" w:eastAsia="Times New Roman" w:hAnsi="inherit" w:cs="Courier New"/>
          <w:color w:val="000000"/>
          <w:sz w:val="18"/>
          <w:szCs w:val="18"/>
          <w:lang w:val="es-AR"/>
        </w:rPr>
        <w:t>text=</w:t>
      </w:r>
      <w:r w:rsidRPr="0048710B">
        <w:rPr>
          <w:rFonts w:ascii="inherit" w:eastAsia="Times New Roman" w:hAnsi="inherit" w:cs="Courier New"/>
          <w:color w:val="DD1144"/>
          <w:sz w:val="18"/>
          <w:szCs w:val="18"/>
          <w:lang w:val="es-AR"/>
        </w:rPr>
        <w:t>"Temperatura en ºF: n/a"</w:t>
      </w:r>
      <w:r w:rsidRPr="0048710B">
        <w:rPr>
          <w:rFonts w:ascii="inherit" w:eastAsia="Times New Roman" w:hAnsi="inherit" w:cs="Courier New"/>
          <w:color w:val="777777"/>
          <w:sz w:val="18"/>
          <w:szCs w:val="18"/>
          <w:lang w:val="es-AR"/>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etiqueta_temp_fahrenheit.</w:t>
      </w:r>
      <w:r w:rsidRPr="0048710B">
        <w:rPr>
          <w:rFonts w:ascii="inherit" w:eastAsia="Times New Roman" w:hAnsi="inherit" w:cs="Courier New"/>
          <w:color w:val="0086B3"/>
          <w:sz w:val="18"/>
          <w:szCs w:val="18"/>
        </w:rPr>
        <w:t>place</w:t>
      </w:r>
      <w:r w:rsidRPr="0048710B">
        <w:rPr>
          <w:rFonts w:ascii="inherit" w:eastAsia="Times New Roman" w:hAnsi="inherit" w:cs="Courier New"/>
          <w:color w:val="777777"/>
          <w:sz w:val="18"/>
          <w:szCs w:val="18"/>
        </w:rPr>
        <w:t>(</w:t>
      </w:r>
      <w:r w:rsidRPr="0048710B">
        <w:rPr>
          <w:rFonts w:ascii="inherit" w:eastAsia="Times New Roman" w:hAnsi="inherit" w:cs="Courier New"/>
          <w:color w:val="000000"/>
          <w:sz w:val="18"/>
          <w:szCs w:val="18"/>
        </w:rPr>
        <w:t>x=</w:t>
      </w:r>
      <w:r w:rsidRPr="0048710B">
        <w:rPr>
          <w:rFonts w:ascii="inherit" w:eastAsia="Times New Roman" w:hAnsi="inherit" w:cs="Courier New"/>
          <w:color w:val="009999"/>
          <w:sz w:val="18"/>
          <w:szCs w:val="18"/>
        </w:rPr>
        <w:t>20</w:t>
      </w:r>
      <w:r w:rsidRPr="0048710B">
        <w:rPr>
          <w:rFonts w:ascii="inherit" w:eastAsia="Times New Roman" w:hAnsi="inherit" w:cs="Courier New"/>
          <w:color w:val="000000"/>
          <w:sz w:val="18"/>
          <w:szCs w:val="18"/>
        </w:rPr>
        <w:t>, y=</w:t>
      </w:r>
      <w:r w:rsidRPr="0048710B">
        <w:rPr>
          <w:rFonts w:ascii="inherit" w:eastAsia="Times New Roman" w:hAnsi="inherit" w:cs="Courier New"/>
          <w:color w:val="009999"/>
          <w:sz w:val="18"/>
          <w:szCs w:val="18"/>
        </w:rPr>
        <w:t>160</w:t>
      </w:r>
      <w:r w:rsidRPr="0048710B">
        <w:rPr>
          <w:rFonts w:ascii="inherit" w:eastAsia="Times New Roman" w:hAnsi="inherit" w:cs="Courier New"/>
          <w:color w:val="777777"/>
          <w:sz w:val="18"/>
          <w:szCs w:val="18"/>
        </w:rPr>
        <w:t>)</w:t>
      </w:r>
    </w:p>
    <w:p w:rsidR="0048710B" w:rsidRPr="0048710B" w:rsidRDefault="0048710B" w:rsidP="0048710B">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8710B" w:rsidRPr="0048710B" w:rsidRDefault="0048710B" w:rsidP="0048710B">
      <w:pPr>
        <w:numPr>
          <w:ilvl w:val="0"/>
          <w:numId w:val="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8710B">
        <w:rPr>
          <w:rFonts w:ascii="inherit" w:eastAsia="Times New Roman" w:hAnsi="inherit" w:cs="Courier New"/>
          <w:color w:val="000000"/>
          <w:sz w:val="18"/>
          <w:szCs w:val="18"/>
        </w:rPr>
        <w:t>ventana.</w:t>
      </w:r>
      <w:r w:rsidRPr="0048710B">
        <w:rPr>
          <w:rFonts w:ascii="inherit" w:eastAsia="Times New Roman" w:hAnsi="inherit" w:cs="Courier New"/>
          <w:color w:val="0086B3"/>
          <w:sz w:val="18"/>
          <w:szCs w:val="18"/>
        </w:rPr>
        <w:t>mainloop</w:t>
      </w:r>
      <w:r w:rsidRPr="0048710B">
        <w:rPr>
          <w:rFonts w:ascii="inherit" w:eastAsia="Times New Roman" w:hAnsi="inherit" w:cs="Courier New"/>
          <w:color w:val="777777"/>
          <w:sz w:val="18"/>
          <w:szCs w:val="18"/>
        </w:rPr>
        <w:t>()</w:t>
      </w:r>
    </w:p>
    <w:p w:rsidR="00527882" w:rsidRDefault="00527882">
      <w:pPr>
        <w:rPr>
          <w:lang w:val="es-AR"/>
        </w:rPr>
      </w:pPr>
    </w:p>
    <w:p w:rsidR="0048710B" w:rsidRDefault="0048710B">
      <w:pPr>
        <w:rPr>
          <w:lang w:val="es-AR"/>
        </w:rPr>
      </w:pPr>
    </w:p>
    <w:p w:rsidR="0048710B" w:rsidRDefault="0048710B">
      <w:pPr>
        <w:rPr>
          <w:color w:val="121212"/>
          <w:shd w:val="clear" w:color="auto" w:fill="FBFBFB"/>
          <w:lang w:val="es-AR"/>
        </w:rPr>
      </w:pPr>
      <w:r w:rsidRPr="0048710B">
        <w:rPr>
          <w:color w:val="121212"/>
          <w:shd w:val="clear" w:color="auto" w:fill="FBFBFB"/>
          <w:lang w:val="es-AR"/>
        </w:rPr>
        <w:lastRenderedPageBreak/>
        <w:t>Hasta aquí el diseño de la ventana. Ahora debemos hacer que efectivamente al presionar el botón nuestro programa convierta la temperatura ingresada en la caja de texto. Para ello debemos crear una función y asociarla al </w:t>
      </w:r>
      <w:r w:rsidRPr="0048710B">
        <w:rPr>
          <w:rStyle w:val="HTMLCode"/>
          <w:rFonts w:eastAsiaTheme="minorHAnsi"/>
          <w:color w:val="121212"/>
          <w:sz w:val="21"/>
          <w:szCs w:val="21"/>
          <w:shd w:val="clear" w:color="auto" w:fill="E9E9E9"/>
          <w:lang w:val="es-AR"/>
        </w:rPr>
        <w:t>boton_convertir</w:t>
      </w:r>
      <w:r w:rsidRPr="0048710B">
        <w:rPr>
          <w:color w:val="121212"/>
          <w:shd w:val="clear" w:color="auto" w:fill="FBFBFB"/>
          <w:lang w:val="es-AR"/>
        </w:rPr>
        <w:t> vía el argumento </w:t>
      </w:r>
      <w:r w:rsidRPr="0048710B">
        <w:rPr>
          <w:rStyle w:val="HTMLCode"/>
          <w:rFonts w:eastAsiaTheme="minorHAnsi"/>
          <w:color w:val="121212"/>
          <w:sz w:val="21"/>
          <w:szCs w:val="21"/>
          <w:shd w:val="clear" w:color="auto" w:fill="E9E9E9"/>
          <w:lang w:val="es-AR"/>
        </w:rPr>
        <w:t>command</w:t>
      </w:r>
      <w:r w:rsidRPr="0048710B">
        <w:rPr>
          <w:color w:val="121212"/>
          <w:shd w:val="clear" w:color="auto" w:fill="FBFBFB"/>
          <w:lang w:val="es-AR"/>
        </w:rPr>
        <w:t>. Luego, desde el interior de la función obtenemos el contenido de la caja de texto vía el método </w:t>
      </w:r>
      <w:r w:rsidRPr="0048710B">
        <w:rPr>
          <w:rStyle w:val="HTMLCode"/>
          <w:rFonts w:eastAsiaTheme="minorHAnsi"/>
          <w:color w:val="121212"/>
          <w:sz w:val="21"/>
          <w:szCs w:val="21"/>
          <w:shd w:val="clear" w:color="auto" w:fill="E9E9E9"/>
          <w:lang w:val="es-AR"/>
        </w:rPr>
        <w:t>get()</w:t>
      </w:r>
      <w:r w:rsidRPr="0048710B">
        <w:rPr>
          <w:color w:val="121212"/>
          <w:shd w:val="clear" w:color="auto" w:fill="FBFBFB"/>
          <w:lang w:val="es-AR"/>
        </w:rPr>
        <w:t> y arrojamos el resultado de la conversión en las </w:t>
      </w:r>
      <w:r w:rsidRPr="0048710B">
        <w:rPr>
          <w:rStyle w:val="HTMLCode"/>
          <w:rFonts w:eastAsiaTheme="minorHAnsi"/>
          <w:color w:val="121212"/>
          <w:sz w:val="21"/>
          <w:szCs w:val="21"/>
          <w:shd w:val="clear" w:color="auto" w:fill="E9E9E9"/>
          <w:lang w:val="es-AR"/>
        </w:rPr>
        <w:t>etiqueta_temp_kelvin</w:t>
      </w:r>
      <w:r w:rsidRPr="0048710B">
        <w:rPr>
          <w:color w:val="121212"/>
          <w:shd w:val="clear" w:color="auto" w:fill="FBFBFB"/>
          <w:lang w:val="es-AR"/>
        </w:rPr>
        <w:t> y </w:t>
      </w:r>
      <w:r w:rsidRPr="0048710B">
        <w:rPr>
          <w:rStyle w:val="HTMLCode"/>
          <w:rFonts w:eastAsiaTheme="minorHAnsi"/>
          <w:color w:val="121212"/>
          <w:sz w:val="21"/>
          <w:szCs w:val="21"/>
          <w:shd w:val="clear" w:color="auto" w:fill="E9E9E9"/>
          <w:lang w:val="es-AR"/>
        </w:rPr>
        <w:t>etiqueta_temp_fahrenheit</w:t>
      </w:r>
      <w:r w:rsidRPr="0048710B">
        <w:rPr>
          <w:color w:val="121212"/>
          <w:shd w:val="clear" w:color="auto" w:fill="FBFBFB"/>
          <w:lang w:val="es-AR"/>
        </w:rPr>
        <w:t> vía el método </w:t>
      </w:r>
      <w:r w:rsidRPr="0048710B">
        <w:rPr>
          <w:rStyle w:val="HTMLCode"/>
          <w:rFonts w:eastAsiaTheme="minorHAnsi"/>
          <w:color w:val="121212"/>
          <w:sz w:val="21"/>
          <w:szCs w:val="21"/>
          <w:shd w:val="clear" w:color="auto" w:fill="E9E9E9"/>
          <w:lang w:val="es-AR"/>
        </w:rPr>
        <w:t>config()</w:t>
      </w:r>
      <w:r w:rsidRPr="0048710B">
        <w:rPr>
          <w:color w:val="121212"/>
          <w:shd w:val="clear" w:color="auto" w:fill="FBFBFB"/>
          <w:lang w:val="es-AR"/>
        </w:rPr>
        <w:t>.</w:t>
      </w:r>
    </w:p>
    <w:p w:rsidR="0048710B" w:rsidRDefault="0048710B">
      <w:pPr>
        <w:rPr>
          <w:color w:val="121212"/>
          <w:shd w:val="clear" w:color="auto" w:fill="FBFBFB"/>
          <w:lang w:val="es-AR"/>
        </w:rPr>
      </w:pPr>
    </w:p>
    <w:p w:rsidR="0048710B" w:rsidRDefault="0048710B">
      <w:pPr>
        <w:rPr>
          <w:b/>
          <w:color w:val="121212"/>
          <w:sz w:val="32"/>
          <w:szCs w:val="32"/>
          <w:shd w:val="clear" w:color="auto" w:fill="FBFBFB"/>
          <w:lang w:val="es-AR"/>
        </w:rPr>
      </w:pPr>
      <w:r>
        <w:rPr>
          <w:b/>
          <w:color w:val="121212"/>
          <w:sz w:val="32"/>
          <w:szCs w:val="32"/>
          <w:shd w:val="clear" w:color="auto" w:fill="FBFBFB"/>
          <w:lang w:val="es-AR"/>
        </w:rPr>
        <w:t>Nuestro código final seria el siguiente</w:t>
      </w:r>
    </w:p>
    <w:p w:rsidR="004B7AB3" w:rsidRPr="004B7AB3" w:rsidRDefault="004B7AB3" w:rsidP="004B7AB3">
      <w:pPr>
        <w:numPr>
          <w:ilvl w:val="0"/>
          <w:numId w:val="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b/>
          <w:bCs/>
          <w:color w:val="286491"/>
          <w:sz w:val="18"/>
          <w:szCs w:val="18"/>
        </w:rPr>
        <w:t>import</w:t>
      </w:r>
      <w:r w:rsidRPr="004B7AB3">
        <w:rPr>
          <w:rFonts w:ascii="inherit" w:eastAsia="Times New Roman" w:hAnsi="inherit" w:cs="Courier New"/>
          <w:color w:val="000000"/>
          <w:sz w:val="18"/>
          <w:szCs w:val="18"/>
        </w:rPr>
        <w:t xml:space="preserve"> tkinter </w:t>
      </w:r>
      <w:r w:rsidRPr="004B7AB3">
        <w:rPr>
          <w:rFonts w:ascii="inherit" w:eastAsia="Times New Roman" w:hAnsi="inherit" w:cs="Courier New"/>
          <w:b/>
          <w:bCs/>
          <w:color w:val="286491"/>
          <w:sz w:val="18"/>
          <w:szCs w:val="18"/>
        </w:rPr>
        <w:t>as</w:t>
      </w:r>
      <w:r w:rsidRPr="004B7AB3">
        <w:rPr>
          <w:rFonts w:ascii="inherit" w:eastAsia="Times New Roman" w:hAnsi="inherit" w:cs="Courier New"/>
          <w:color w:val="000000"/>
          <w:sz w:val="18"/>
          <w:szCs w:val="18"/>
        </w:rPr>
        <w:t xml:space="preserve"> tk</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b/>
          <w:bCs/>
          <w:color w:val="286491"/>
          <w:sz w:val="18"/>
          <w:szCs w:val="18"/>
        </w:rPr>
        <w:t>from</w:t>
      </w:r>
      <w:r w:rsidRPr="004B7AB3">
        <w:rPr>
          <w:rFonts w:ascii="inherit" w:eastAsia="Times New Roman" w:hAnsi="inherit" w:cs="Courier New"/>
          <w:color w:val="000000"/>
          <w:sz w:val="18"/>
          <w:szCs w:val="18"/>
        </w:rPr>
        <w:t xml:space="preserve"> tkinter </w:t>
      </w:r>
      <w:r w:rsidRPr="004B7AB3">
        <w:rPr>
          <w:rFonts w:ascii="inherit" w:eastAsia="Times New Roman" w:hAnsi="inherit" w:cs="Courier New"/>
          <w:b/>
          <w:bCs/>
          <w:color w:val="286491"/>
          <w:sz w:val="18"/>
          <w:szCs w:val="18"/>
        </w:rPr>
        <w:t>import</w:t>
      </w:r>
      <w:r w:rsidRPr="004B7AB3">
        <w:rPr>
          <w:rFonts w:ascii="inherit" w:eastAsia="Times New Roman" w:hAnsi="inherit" w:cs="Courier New"/>
          <w:color w:val="000000"/>
          <w:sz w:val="18"/>
          <w:szCs w:val="18"/>
        </w:rPr>
        <w:t xml:space="preserve"> ttk</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b/>
          <w:bCs/>
          <w:color w:val="286491"/>
          <w:sz w:val="18"/>
          <w:szCs w:val="18"/>
        </w:rPr>
        <w:t>def</w:t>
      </w:r>
      <w:r w:rsidRPr="004B7AB3">
        <w:rPr>
          <w:rFonts w:ascii="inherit" w:eastAsia="Times New Roman" w:hAnsi="inherit" w:cs="Courier New"/>
          <w:color w:val="000000"/>
          <w:sz w:val="18"/>
          <w:szCs w:val="18"/>
        </w:rPr>
        <w:t xml:space="preserve"> convertir_temp</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 xml:space="preserve">temp_celsius = </w:t>
      </w:r>
      <w:r w:rsidRPr="004B7AB3">
        <w:rPr>
          <w:rFonts w:ascii="inherit" w:eastAsia="Times New Roman" w:hAnsi="inherit" w:cs="Courier New"/>
          <w:color w:val="4DA0D2"/>
          <w:sz w:val="18"/>
          <w:szCs w:val="18"/>
        </w:rPr>
        <w:t>float</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caja_temp_celsius.</w:t>
      </w:r>
      <w:r w:rsidRPr="004B7AB3">
        <w:rPr>
          <w:rFonts w:ascii="inherit" w:eastAsia="Times New Roman" w:hAnsi="inherit" w:cs="Courier New"/>
          <w:color w:val="0086B3"/>
          <w:sz w:val="18"/>
          <w:szCs w:val="18"/>
        </w:rPr>
        <w:t>get</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 xml:space="preserve">temp_kelvin = temp_celsius + </w:t>
      </w:r>
      <w:r w:rsidRPr="004B7AB3">
        <w:rPr>
          <w:rFonts w:ascii="inherit" w:eastAsia="Times New Roman" w:hAnsi="inherit" w:cs="Courier New"/>
          <w:color w:val="009999"/>
          <w:sz w:val="18"/>
          <w:szCs w:val="18"/>
        </w:rPr>
        <w:t>273.15</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temp_fahrenheit = temp_celsius*</w:t>
      </w:r>
      <w:r w:rsidRPr="004B7AB3">
        <w:rPr>
          <w:rFonts w:ascii="inherit" w:eastAsia="Times New Roman" w:hAnsi="inherit" w:cs="Courier New"/>
          <w:color w:val="009999"/>
          <w:sz w:val="18"/>
          <w:szCs w:val="18"/>
        </w:rPr>
        <w:t>1.8</w:t>
      </w:r>
      <w:r w:rsidRPr="004B7AB3">
        <w:rPr>
          <w:rFonts w:ascii="inherit" w:eastAsia="Times New Roman" w:hAnsi="inherit" w:cs="Courier New"/>
          <w:color w:val="000000"/>
          <w:sz w:val="18"/>
          <w:szCs w:val="18"/>
        </w:rPr>
        <w:t xml:space="preserve"> + </w:t>
      </w:r>
      <w:r w:rsidRPr="004B7AB3">
        <w:rPr>
          <w:rFonts w:ascii="inherit" w:eastAsia="Times New Roman" w:hAnsi="inherit" w:cs="Courier New"/>
          <w:color w:val="009999"/>
          <w:sz w:val="18"/>
          <w:szCs w:val="18"/>
        </w:rPr>
        <w:t>32</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etiqueta_temp_kelvin.</w:t>
      </w:r>
      <w:r w:rsidRPr="004B7AB3">
        <w:rPr>
          <w:rFonts w:ascii="inherit" w:eastAsia="Times New Roman" w:hAnsi="inherit" w:cs="Courier New"/>
          <w:color w:val="0086B3"/>
          <w:sz w:val="18"/>
          <w:szCs w:val="18"/>
        </w:rPr>
        <w:t>config</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text=f</w:t>
      </w:r>
      <w:r w:rsidRPr="004B7AB3">
        <w:rPr>
          <w:rFonts w:ascii="inherit" w:eastAsia="Times New Roman" w:hAnsi="inherit" w:cs="Courier New"/>
          <w:color w:val="DD1144"/>
          <w:sz w:val="18"/>
          <w:szCs w:val="18"/>
        </w:rPr>
        <w:t>"Temperatura en K: {temp_kelvin}"</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etiqueta_temp_fahrenheit.</w:t>
      </w:r>
      <w:r w:rsidRPr="004B7AB3">
        <w:rPr>
          <w:rFonts w:ascii="inherit" w:eastAsia="Times New Roman" w:hAnsi="inherit" w:cs="Courier New"/>
          <w:color w:val="0086B3"/>
          <w:sz w:val="18"/>
          <w:szCs w:val="18"/>
        </w:rPr>
        <w:t>config</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text=f</w:t>
      </w:r>
      <w:r w:rsidRPr="004B7AB3">
        <w:rPr>
          <w:rFonts w:ascii="inherit" w:eastAsia="Times New Roman" w:hAnsi="inherit" w:cs="Courier New"/>
          <w:color w:val="DD1144"/>
          <w:sz w:val="18"/>
          <w:szCs w:val="18"/>
        </w:rPr>
        <w:t>"Temperatura en ºF: {temp_fahrenheit}"</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ventana = tk.</w:t>
      </w:r>
      <w:r w:rsidRPr="004B7AB3">
        <w:rPr>
          <w:rFonts w:ascii="inherit" w:eastAsia="Times New Roman" w:hAnsi="inherit" w:cs="Courier New"/>
          <w:color w:val="445588"/>
          <w:sz w:val="18"/>
          <w:szCs w:val="18"/>
        </w:rPr>
        <w:t>Tk</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B7AB3">
        <w:rPr>
          <w:rFonts w:ascii="inherit" w:eastAsia="Times New Roman" w:hAnsi="inherit" w:cs="Courier New"/>
          <w:color w:val="000000"/>
          <w:sz w:val="18"/>
          <w:szCs w:val="18"/>
          <w:lang w:val="es-AR"/>
        </w:rPr>
        <w:t>ventana.</w:t>
      </w:r>
      <w:r w:rsidRPr="004B7AB3">
        <w:rPr>
          <w:rFonts w:ascii="inherit" w:eastAsia="Times New Roman" w:hAnsi="inherit" w:cs="Courier New"/>
          <w:color w:val="0086B3"/>
          <w:sz w:val="18"/>
          <w:szCs w:val="18"/>
          <w:lang w:val="es-AR"/>
        </w:rPr>
        <w:t>title</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DD1144"/>
          <w:sz w:val="18"/>
          <w:szCs w:val="18"/>
          <w:lang w:val="es-AR"/>
        </w:rPr>
        <w:t>"Conversor de temperatura"</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ventana.</w:t>
      </w:r>
      <w:r w:rsidRPr="004B7AB3">
        <w:rPr>
          <w:rFonts w:ascii="inherit" w:eastAsia="Times New Roman" w:hAnsi="inherit" w:cs="Courier New"/>
          <w:color w:val="0086B3"/>
          <w:sz w:val="18"/>
          <w:szCs w:val="18"/>
        </w:rPr>
        <w:t>config</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width=</w:t>
      </w:r>
      <w:r w:rsidRPr="004B7AB3">
        <w:rPr>
          <w:rFonts w:ascii="inherit" w:eastAsia="Times New Roman" w:hAnsi="inherit" w:cs="Courier New"/>
          <w:color w:val="009999"/>
          <w:sz w:val="18"/>
          <w:szCs w:val="18"/>
        </w:rPr>
        <w:t>400</w:t>
      </w:r>
      <w:r w:rsidRPr="004B7AB3">
        <w:rPr>
          <w:rFonts w:ascii="inherit" w:eastAsia="Times New Roman" w:hAnsi="inherit" w:cs="Courier New"/>
          <w:color w:val="000000"/>
          <w:sz w:val="18"/>
          <w:szCs w:val="18"/>
        </w:rPr>
        <w:t>, height=</w:t>
      </w:r>
      <w:r w:rsidRPr="004B7AB3">
        <w:rPr>
          <w:rFonts w:ascii="inherit" w:eastAsia="Times New Roman" w:hAnsi="inherit" w:cs="Courier New"/>
          <w:color w:val="009999"/>
          <w:sz w:val="18"/>
          <w:szCs w:val="18"/>
        </w:rPr>
        <w:t>300</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B7AB3">
        <w:rPr>
          <w:rFonts w:ascii="inherit" w:eastAsia="Times New Roman" w:hAnsi="inherit" w:cs="Courier New"/>
          <w:color w:val="000000"/>
          <w:sz w:val="18"/>
          <w:szCs w:val="18"/>
          <w:lang w:val="es-AR"/>
        </w:rPr>
        <w:t>etiqueta_temp_celsius = ttk.</w:t>
      </w:r>
      <w:r w:rsidRPr="004B7AB3">
        <w:rPr>
          <w:rFonts w:ascii="inherit" w:eastAsia="Times New Roman" w:hAnsi="inherit" w:cs="Courier New"/>
          <w:color w:val="445588"/>
          <w:sz w:val="18"/>
          <w:szCs w:val="18"/>
          <w:lang w:val="es-AR"/>
        </w:rPr>
        <w:t>Label</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000000"/>
          <w:sz w:val="18"/>
          <w:szCs w:val="18"/>
          <w:lang w:val="es-AR"/>
        </w:rPr>
        <w:t>text=</w:t>
      </w:r>
      <w:r w:rsidRPr="004B7AB3">
        <w:rPr>
          <w:rFonts w:ascii="inherit" w:eastAsia="Times New Roman" w:hAnsi="inherit" w:cs="Courier New"/>
          <w:color w:val="DD1144"/>
          <w:sz w:val="18"/>
          <w:szCs w:val="18"/>
          <w:lang w:val="es-AR"/>
        </w:rPr>
        <w:t>"Temperatura en ºC:"</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B7AB3">
        <w:rPr>
          <w:rFonts w:ascii="inherit" w:eastAsia="Times New Roman" w:hAnsi="inherit" w:cs="Courier New"/>
          <w:color w:val="000000"/>
          <w:sz w:val="18"/>
          <w:szCs w:val="18"/>
          <w:lang w:val="es-AR"/>
        </w:rPr>
        <w:t>etiqueta_temp_celsius.</w:t>
      </w:r>
      <w:r w:rsidRPr="004B7AB3">
        <w:rPr>
          <w:rFonts w:ascii="inherit" w:eastAsia="Times New Roman" w:hAnsi="inherit" w:cs="Courier New"/>
          <w:color w:val="0086B3"/>
          <w:sz w:val="18"/>
          <w:szCs w:val="18"/>
          <w:lang w:val="es-AR"/>
        </w:rPr>
        <w:t>place</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000000"/>
          <w:sz w:val="18"/>
          <w:szCs w:val="18"/>
          <w:lang w:val="es-AR"/>
        </w:rPr>
        <w:t>x=</w:t>
      </w:r>
      <w:r w:rsidRPr="004B7AB3">
        <w:rPr>
          <w:rFonts w:ascii="inherit" w:eastAsia="Times New Roman" w:hAnsi="inherit" w:cs="Courier New"/>
          <w:color w:val="009999"/>
          <w:sz w:val="18"/>
          <w:szCs w:val="18"/>
          <w:lang w:val="es-AR"/>
        </w:rPr>
        <w:t>20</w:t>
      </w:r>
      <w:r w:rsidRPr="004B7AB3">
        <w:rPr>
          <w:rFonts w:ascii="inherit" w:eastAsia="Times New Roman" w:hAnsi="inherit" w:cs="Courier New"/>
          <w:color w:val="000000"/>
          <w:sz w:val="18"/>
          <w:szCs w:val="18"/>
          <w:lang w:val="es-AR"/>
        </w:rPr>
        <w:t>, y=</w:t>
      </w:r>
      <w:r w:rsidRPr="004B7AB3">
        <w:rPr>
          <w:rFonts w:ascii="inherit" w:eastAsia="Times New Roman" w:hAnsi="inherit" w:cs="Courier New"/>
          <w:color w:val="009999"/>
          <w:sz w:val="18"/>
          <w:szCs w:val="18"/>
          <w:lang w:val="es-AR"/>
        </w:rPr>
        <w:t>20</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caja_temp_celsius = ttk.</w:t>
      </w:r>
      <w:r w:rsidRPr="004B7AB3">
        <w:rPr>
          <w:rFonts w:ascii="inherit" w:eastAsia="Times New Roman" w:hAnsi="inherit" w:cs="Courier New"/>
          <w:color w:val="445588"/>
          <w:sz w:val="18"/>
          <w:szCs w:val="18"/>
        </w:rPr>
        <w:t>Entry</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caja_temp_celsius.</w:t>
      </w:r>
      <w:r w:rsidRPr="004B7AB3">
        <w:rPr>
          <w:rFonts w:ascii="inherit" w:eastAsia="Times New Roman" w:hAnsi="inherit" w:cs="Courier New"/>
          <w:color w:val="0086B3"/>
          <w:sz w:val="18"/>
          <w:szCs w:val="18"/>
        </w:rPr>
        <w:t>place</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x=</w:t>
      </w:r>
      <w:r w:rsidRPr="004B7AB3">
        <w:rPr>
          <w:rFonts w:ascii="inherit" w:eastAsia="Times New Roman" w:hAnsi="inherit" w:cs="Courier New"/>
          <w:color w:val="009999"/>
          <w:sz w:val="18"/>
          <w:szCs w:val="18"/>
        </w:rPr>
        <w:t>140</w:t>
      </w:r>
      <w:r w:rsidRPr="004B7AB3">
        <w:rPr>
          <w:rFonts w:ascii="inherit" w:eastAsia="Times New Roman" w:hAnsi="inherit" w:cs="Courier New"/>
          <w:color w:val="000000"/>
          <w:sz w:val="18"/>
          <w:szCs w:val="18"/>
        </w:rPr>
        <w:t>, y=</w:t>
      </w:r>
      <w:r w:rsidRPr="004B7AB3">
        <w:rPr>
          <w:rFonts w:ascii="inherit" w:eastAsia="Times New Roman" w:hAnsi="inherit" w:cs="Courier New"/>
          <w:color w:val="009999"/>
          <w:sz w:val="18"/>
          <w:szCs w:val="18"/>
        </w:rPr>
        <w:t>20</w:t>
      </w:r>
      <w:r w:rsidRPr="004B7AB3">
        <w:rPr>
          <w:rFonts w:ascii="inherit" w:eastAsia="Times New Roman" w:hAnsi="inherit" w:cs="Courier New"/>
          <w:color w:val="000000"/>
          <w:sz w:val="18"/>
          <w:szCs w:val="18"/>
        </w:rPr>
        <w:t>, width=</w:t>
      </w:r>
      <w:r w:rsidRPr="004B7AB3">
        <w:rPr>
          <w:rFonts w:ascii="inherit" w:eastAsia="Times New Roman" w:hAnsi="inherit" w:cs="Courier New"/>
          <w:color w:val="009999"/>
          <w:sz w:val="18"/>
          <w:szCs w:val="18"/>
        </w:rPr>
        <w:t>60</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boton_convertir = ttk.</w:t>
      </w:r>
      <w:r w:rsidRPr="004B7AB3">
        <w:rPr>
          <w:rFonts w:ascii="inherit" w:eastAsia="Times New Roman" w:hAnsi="inherit" w:cs="Courier New"/>
          <w:color w:val="445588"/>
          <w:sz w:val="18"/>
          <w:szCs w:val="18"/>
        </w:rPr>
        <w:t>Button</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text=</w:t>
      </w:r>
      <w:r w:rsidRPr="004B7AB3">
        <w:rPr>
          <w:rFonts w:ascii="inherit" w:eastAsia="Times New Roman" w:hAnsi="inherit" w:cs="Courier New"/>
          <w:color w:val="DD1144"/>
          <w:sz w:val="18"/>
          <w:szCs w:val="18"/>
        </w:rPr>
        <w:t>"Convertir"</w:t>
      </w:r>
      <w:r w:rsidRPr="004B7AB3">
        <w:rPr>
          <w:rFonts w:ascii="inherit" w:eastAsia="Times New Roman" w:hAnsi="inherit" w:cs="Courier New"/>
          <w:color w:val="000000"/>
          <w:sz w:val="18"/>
          <w:szCs w:val="18"/>
        </w:rPr>
        <w:t>, command=convertir_temp</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B7AB3">
        <w:rPr>
          <w:rFonts w:ascii="inherit" w:eastAsia="Times New Roman" w:hAnsi="inherit" w:cs="Courier New"/>
          <w:color w:val="000000"/>
          <w:sz w:val="18"/>
          <w:szCs w:val="18"/>
          <w:lang w:val="es-AR"/>
        </w:rPr>
        <w:t>boton_convertir.</w:t>
      </w:r>
      <w:r w:rsidRPr="004B7AB3">
        <w:rPr>
          <w:rFonts w:ascii="inherit" w:eastAsia="Times New Roman" w:hAnsi="inherit" w:cs="Courier New"/>
          <w:color w:val="0086B3"/>
          <w:sz w:val="18"/>
          <w:szCs w:val="18"/>
          <w:lang w:val="es-AR"/>
        </w:rPr>
        <w:t>place</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000000"/>
          <w:sz w:val="18"/>
          <w:szCs w:val="18"/>
          <w:lang w:val="es-AR"/>
        </w:rPr>
        <w:t>x=</w:t>
      </w:r>
      <w:r w:rsidRPr="004B7AB3">
        <w:rPr>
          <w:rFonts w:ascii="inherit" w:eastAsia="Times New Roman" w:hAnsi="inherit" w:cs="Courier New"/>
          <w:color w:val="009999"/>
          <w:sz w:val="18"/>
          <w:szCs w:val="18"/>
          <w:lang w:val="es-AR"/>
        </w:rPr>
        <w:t>20</w:t>
      </w:r>
      <w:r w:rsidRPr="004B7AB3">
        <w:rPr>
          <w:rFonts w:ascii="inherit" w:eastAsia="Times New Roman" w:hAnsi="inherit" w:cs="Courier New"/>
          <w:color w:val="000000"/>
          <w:sz w:val="18"/>
          <w:szCs w:val="18"/>
          <w:lang w:val="es-AR"/>
        </w:rPr>
        <w:t>, y=</w:t>
      </w:r>
      <w:r w:rsidRPr="004B7AB3">
        <w:rPr>
          <w:rFonts w:ascii="inherit" w:eastAsia="Times New Roman" w:hAnsi="inherit" w:cs="Courier New"/>
          <w:color w:val="009999"/>
          <w:sz w:val="18"/>
          <w:szCs w:val="18"/>
          <w:lang w:val="es-AR"/>
        </w:rPr>
        <w:t>60</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4B7AB3">
        <w:rPr>
          <w:rFonts w:ascii="inherit" w:eastAsia="Times New Roman" w:hAnsi="inherit" w:cs="Courier New"/>
          <w:color w:val="000000"/>
          <w:sz w:val="18"/>
          <w:szCs w:val="18"/>
          <w:lang w:val="es-AR"/>
        </w:rPr>
        <w:t>etiqueta_temp_kelvin = ttk.</w:t>
      </w:r>
      <w:r w:rsidRPr="004B7AB3">
        <w:rPr>
          <w:rFonts w:ascii="inherit" w:eastAsia="Times New Roman" w:hAnsi="inherit" w:cs="Courier New"/>
          <w:color w:val="445588"/>
          <w:sz w:val="18"/>
          <w:szCs w:val="18"/>
          <w:lang w:val="es-AR"/>
        </w:rPr>
        <w:t>Label</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000000"/>
          <w:sz w:val="18"/>
          <w:szCs w:val="18"/>
          <w:lang w:val="es-AR"/>
        </w:rPr>
        <w:t>text=</w:t>
      </w:r>
      <w:r w:rsidRPr="004B7AB3">
        <w:rPr>
          <w:rFonts w:ascii="inherit" w:eastAsia="Times New Roman" w:hAnsi="inherit" w:cs="Courier New"/>
          <w:color w:val="DD1144"/>
          <w:sz w:val="18"/>
          <w:szCs w:val="18"/>
          <w:lang w:val="es-AR"/>
        </w:rPr>
        <w:t>"Temperatura en K: n/a"</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etiqueta_temp_kelvin.</w:t>
      </w:r>
      <w:r w:rsidRPr="004B7AB3">
        <w:rPr>
          <w:rFonts w:ascii="inherit" w:eastAsia="Times New Roman" w:hAnsi="inherit" w:cs="Courier New"/>
          <w:color w:val="0086B3"/>
          <w:sz w:val="18"/>
          <w:szCs w:val="18"/>
        </w:rPr>
        <w:t>place</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x=</w:t>
      </w:r>
      <w:r w:rsidRPr="004B7AB3">
        <w:rPr>
          <w:rFonts w:ascii="inherit" w:eastAsia="Times New Roman" w:hAnsi="inherit" w:cs="Courier New"/>
          <w:color w:val="009999"/>
          <w:sz w:val="18"/>
          <w:szCs w:val="18"/>
        </w:rPr>
        <w:t>20</w:t>
      </w:r>
      <w:r w:rsidRPr="004B7AB3">
        <w:rPr>
          <w:rFonts w:ascii="inherit" w:eastAsia="Times New Roman" w:hAnsi="inherit" w:cs="Courier New"/>
          <w:color w:val="000000"/>
          <w:sz w:val="18"/>
          <w:szCs w:val="18"/>
        </w:rPr>
        <w:t>, y=</w:t>
      </w:r>
      <w:r w:rsidRPr="004B7AB3">
        <w:rPr>
          <w:rFonts w:ascii="inherit" w:eastAsia="Times New Roman" w:hAnsi="inherit" w:cs="Courier New"/>
          <w:color w:val="009999"/>
          <w:sz w:val="18"/>
          <w:szCs w:val="18"/>
        </w:rPr>
        <w:t>120</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4B7AB3">
        <w:rPr>
          <w:rFonts w:ascii="inherit" w:eastAsia="Times New Roman" w:hAnsi="inherit" w:cs="Courier New"/>
          <w:color w:val="000000"/>
          <w:sz w:val="18"/>
          <w:szCs w:val="18"/>
          <w:lang w:val="es-AR"/>
        </w:rPr>
        <w:t>etiqueta_temp_fahrenheit = ttk.</w:t>
      </w:r>
      <w:r w:rsidRPr="004B7AB3">
        <w:rPr>
          <w:rFonts w:ascii="inherit" w:eastAsia="Times New Roman" w:hAnsi="inherit" w:cs="Courier New"/>
          <w:color w:val="445588"/>
          <w:sz w:val="18"/>
          <w:szCs w:val="18"/>
          <w:lang w:val="es-AR"/>
        </w:rPr>
        <w:t>Label</w:t>
      </w:r>
      <w:r w:rsidRPr="004B7AB3">
        <w:rPr>
          <w:rFonts w:ascii="inherit" w:eastAsia="Times New Roman" w:hAnsi="inherit" w:cs="Courier New"/>
          <w:color w:val="777777"/>
          <w:sz w:val="18"/>
          <w:szCs w:val="18"/>
          <w:lang w:val="es-AR"/>
        </w:rPr>
        <w:t>(</w:t>
      </w:r>
      <w:r w:rsidRPr="004B7AB3">
        <w:rPr>
          <w:rFonts w:ascii="inherit" w:eastAsia="Times New Roman" w:hAnsi="inherit" w:cs="Courier New"/>
          <w:color w:val="000000"/>
          <w:sz w:val="18"/>
          <w:szCs w:val="18"/>
          <w:lang w:val="es-AR"/>
        </w:rPr>
        <w:t>text=</w:t>
      </w:r>
      <w:r w:rsidRPr="004B7AB3">
        <w:rPr>
          <w:rFonts w:ascii="inherit" w:eastAsia="Times New Roman" w:hAnsi="inherit" w:cs="Courier New"/>
          <w:color w:val="DD1144"/>
          <w:sz w:val="18"/>
          <w:szCs w:val="18"/>
          <w:lang w:val="es-AR"/>
        </w:rPr>
        <w:t>"Temperatura en ºF: n/a"</w:t>
      </w:r>
      <w:r w:rsidRPr="004B7AB3">
        <w:rPr>
          <w:rFonts w:ascii="inherit" w:eastAsia="Times New Roman" w:hAnsi="inherit" w:cs="Courier New"/>
          <w:color w:val="777777"/>
          <w:sz w:val="18"/>
          <w:szCs w:val="18"/>
          <w:lang w:val="es-AR"/>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etiqueta_temp_fahrenheit.</w:t>
      </w:r>
      <w:r w:rsidRPr="004B7AB3">
        <w:rPr>
          <w:rFonts w:ascii="inherit" w:eastAsia="Times New Roman" w:hAnsi="inherit" w:cs="Courier New"/>
          <w:color w:val="0086B3"/>
          <w:sz w:val="18"/>
          <w:szCs w:val="18"/>
        </w:rPr>
        <w:t>place</w:t>
      </w:r>
      <w:r w:rsidRPr="004B7AB3">
        <w:rPr>
          <w:rFonts w:ascii="inherit" w:eastAsia="Times New Roman" w:hAnsi="inherit" w:cs="Courier New"/>
          <w:color w:val="777777"/>
          <w:sz w:val="18"/>
          <w:szCs w:val="18"/>
        </w:rPr>
        <w:t>(</w:t>
      </w:r>
      <w:r w:rsidRPr="004B7AB3">
        <w:rPr>
          <w:rFonts w:ascii="inherit" w:eastAsia="Times New Roman" w:hAnsi="inherit" w:cs="Courier New"/>
          <w:color w:val="000000"/>
          <w:sz w:val="18"/>
          <w:szCs w:val="18"/>
        </w:rPr>
        <w:t>x=</w:t>
      </w:r>
      <w:r w:rsidRPr="004B7AB3">
        <w:rPr>
          <w:rFonts w:ascii="inherit" w:eastAsia="Times New Roman" w:hAnsi="inherit" w:cs="Courier New"/>
          <w:color w:val="009999"/>
          <w:sz w:val="18"/>
          <w:szCs w:val="18"/>
        </w:rPr>
        <w:t>20</w:t>
      </w:r>
      <w:r w:rsidRPr="004B7AB3">
        <w:rPr>
          <w:rFonts w:ascii="inherit" w:eastAsia="Times New Roman" w:hAnsi="inherit" w:cs="Courier New"/>
          <w:color w:val="000000"/>
          <w:sz w:val="18"/>
          <w:szCs w:val="18"/>
        </w:rPr>
        <w:t>, y=</w:t>
      </w:r>
      <w:r w:rsidRPr="004B7AB3">
        <w:rPr>
          <w:rFonts w:ascii="inherit" w:eastAsia="Times New Roman" w:hAnsi="inherit" w:cs="Courier New"/>
          <w:color w:val="009999"/>
          <w:sz w:val="18"/>
          <w:szCs w:val="18"/>
        </w:rPr>
        <w:t>160</w:t>
      </w:r>
      <w:r w:rsidRPr="004B7AB3">
        <w:rPr>
          <w:rFonts w:ascii="inherit" w:eastAsia="Times New Roman" w:hAnsi="inherit" w:cs="Courier New"/>
          <w:color w:val="777777"/>
          <w:sz w:val="18"/>
          <w:szCs w:val="18"/>
        </w:rPr>
        <w:t>)</w:t>
      </w:r>
    </w:p>
    <w:p w:rsidR="004B7AB3" w:rsidRPr="004B7AB3" w:rsidRDefault="004B7AB3" w:rsidP="004B7AB3">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4B7AB3" w:rsidRPr="004B7AB3" w:rsidRDefault="004B7AB3" w:rsidP="004B7AB3">
      <w:pPr>
        <w:numPr>
          <w:ilvl w:val="0"/>
          <w:numId w:val="1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4B7AB3">
        <w:rPr>
          <w:rFonts w:ascii="inherit" w:eastAsia="Times New Roman" w:hAnsi="inherit" w:cs="Courier New"/>
          <w:color w:val="000000"/>
          <w:sz w:val="18"/>
          <w:szCs w:val="18"/>
        </w:rPr>
        <w:t>ventana.</w:t>
      </w:r>
      <w:r w:rsidRPr="004B7AB3">
        <w:rPr>
          <w:rFonts w:ascii="inherit" w:eastAsia="Times New Roman" w:hAnsi="inherit" w:cs="Courier New"/>
          <w:color w:val="0086B3"/>
          <w:sz w:val="18"/>
          <w:szCs w:val="18"/>
        </w:rPr>
        <w:t>mainloop</w:t>
      </w:r>
      <w:r w:rsidRPr="004B7AB3">
        <w:rPr>
          <w:rFonts w:ascii="inherit" w:eastAsia="Times New Roman" w:hAnsi="inherit" w:cs="Courier New"/>
          <w:color w:val="777777"/>
          <w:sz w:val="18"/>
          <w:szCs w:val="18"/>
        </w:rPr>
        <w:t>()</w:t>
      </w:r>
    </w:p>
    <w:p w:rsidR="0048710B" w:rsidRDefault="0048710B">
      <w:pPr>
        <w:rPr>
          <w:b/>
          <w:sz w:val="32"/>
          <w:szCs w:val="32"/>
          <w:lang w:val="es-AR"/>
        </w:rPr>
      </w:pPr>
    </w:p>
    <w:p w:rsidR="00B14C2E" w:rsidRDefault="00B14C2E">
      <w:pPr>
        <w:rPr>
          <w:b/>
          <w:sz w:val="32"/>
          <w:szCs w:val="32"/>
          <w:lang w:val="es-AR"/>
        </w:rPr>
      </w:pPr>
    </w:p>
    <w:p w:rsidR="006309B7" w:rsidRPr="006309B7" w:rsidRDefault="006309B7" w:rsidP="006309B7">
      <w:pPr>
        <w:shd w:val="clear" w:color="auto" w:fill="FBFBFB"/>
        <w:spacing w:before="240" w:after="240" w:line="240" w:lineRule="auto"/>
        <w:outlineLvl w:val="1"/>
        <w:rPr>
          <w:rFonts w:ascii="Arial" w:eastAsia="Times New Roman" w:hAnsi="Arial" w:cs="Arial"/>
          <w:b/>
          <w:bCs/>
          <w:color w:val="222222"/>
          <w:sz w:val="63"/>
          <w:szCs w:val="63"/>
          <w:lang w:val="es-AR"/>
        </w:rPr>
      </w:pPr>
      <w:r w:rsidRPr="006309B7">
        <w:rPr>
          <w:rFonts w:ascii="Arial" w:eastAsia="Times New Roman" w:hAnsi="Arial" w:cs="Arial"/>
          <w:b/>
          <w:bCs/>
          <w:color w:val="222222"/>
          <w:sz w:val="63"/>
          <w:szCs w:val="63"/>
          <w:lang w:val="es-AR"/>
        </w:rPr>
        <w:lastRenderedPageBreak/>
        <w:t>Íconos en ventanas de Tk (tkinter)</w:t>
      </w:r>
    </w:p>
    <w:p w:rsidR="00D330D7" w:rsidRPr="00D330D7" w:rsidRDefault="00D330D7" w:rsidP="00D330D7">
      <w:pPr>
        <w:shd w:val="clear" w:color="auto" w:fill="FBFBFB"/>
        <w:spacing w:after="255" w:line="240" w:lineRule="auto"/>
        <w:rPr>
          <w:rFonts w:ascii="Times New Roman" w:eastAsia="Times New Roman" w:hAnsi="Times New Roman" w:cs="Times New Roman"/>
          <w:color w:val="121212"/>
          <w:sz w:val="24"/>
          <w:szCs w:val="24"/>
          <w:lang w:val="es-AR"/>
        </w:rPr>
      </w:pPr>
      <w:r w:rsidRPr="00D330D7">
        <w:rPr>
          <w:rFonts w:ascii="Times New Roman" w:eastAsia="Times New Roman" w:hAnsi="Times New Roman" w:cs="Times New Roman"/>
          <w:color w:val="121212"/>
          <w:sz w:val="24"/>
          <w:szCs w:val="24"/>
          <w:lang w:val="es-AR"/>
        </w:rPr>
        <w:t>Tanto las ventanas principales (creadas vía la clase </w:t>
      </w:r>
      <w:r w:rsidRPr="00D330D7">
        <w:rPr>
          <w:rFonts w:ascii="Courier New" w:eastAsia="Times New Roman" w:hAnsi="Courier New" w:cs="Courier New"/>
          <w:color w:val="121212"/>
          <w:sz w:val="21"/>
          <w:szCs w:val="21"/>
          <w:shd w:val="clear" w:color="auto" w:fill="E9E9E9"/>
          <w:lang w:val="es-AR"/>
        </w:rPr>
        <w:t>tk.Tk</w:t>
      </w:r>
      <w:r w:rsidRPr="00D330D7">
        <w:rPr>
          <w:rFonts w:ascii="Times New Roman" w:eastAsia="Times New Roman" w:hAnsi="Times New Roman" w:cs="Times New Roman"/>
          <w:color w:val="121212"/>
          <w:sz w:val="24"/>
          <w:szCs w:val="24"/>
          <w:lang w:val="es-AR"/>
        </w:rPr>
        <w:t>) como </w:t>
      </w:r>
      <w:hyperlink r:id="rId25" w:tgtFrame="_blank" w:history="1">
        <w:r w:rsidRPr="00D330D7">
          <w:rPr>
            <w:rFonts w:ascii="Times New Roman" w:eastAsia="Times New Roman" w:hAnsi="Times New Roman" w:cs="Times New Roman"/>
            <w:color w:val="7AB317"/>
            <w:sz w:val="24"/>
            <w:szCs w:val="24"/>
            <w:lang w:val="es-AR"/>
          </w:rPr>
          <w:t>las ventanas secundarias (</w:t>
        </w:r>
        <w:r w:rsidRPr="00D330D7">
          <w:rPr>
            <w:rFonts w:ascii="Courier New" w:eastAsia="Times New Roman" w:hAnsi="Courier New" w:cs="Courier New"/>
            <w:color w:val="7AB317"/>
            <w:sz w:val="21"/>
            <w:szCs w:val="21"/>
            <w:shd w:val="clear" w:color="auto" w:fill="E9E9E9"/>
            <w:lang w:val="es-AR"/>
          </w:rPr>
          <w:t>tk.Toplevel</w:t>
        </w:r>
        <w:r w:rsidRPr="00D330D7">
          <w:rPr>
            <w:rFonts w:ascii="Times New Roman" w:eastAsia="Times New Roman" w:hAnsi="Times New Roman" w:cs="Times New Roman"/>
            <w:color w:val="7AB317"/>
            <w:sz w:val="24"/>
            <w:szCs w:val="24"/>
            <w:lang w:val="es-AR"/>
          </w:rPr>
          <w:t>)</w:t>
        </w:r>
      </w:hyperlink>
      <w:r w:rsidRPr="00D330D7">
        <w:rPr>
          <w:rFonts w:ascii="Times New Roman" w:eastAsia="Times New Roman" w:hAnsi="Times New Roman" w:cs="Times New Roman"/>
          <w:color w:val="121212"/>
          <w:sz w:val="24"/>
          <w:szCs w:val="24"/>
          <w:lang w:val="es-AR"/>
        </w:rPr>
        <w:t> tienen por defecto un ícono con el logo de Tcl/Tk. Configurar las ventanas de una aplicación de escritorio con íconos propios le dará a nuestro producto un aire más profesional. El ícono de una ventana también suele ser mostrado por el sistema operativo en la barra de tareas o aplicaciones. En este artículo analizaremos las diversas formas de hacerlo en las distintas plataformas soportadas por Tk (Windows, Linux y Mac).</w:t>
      </w:r>
    </w:p>
    <w:p w:rsidR="00D330D7" w:rsidRPr="00D330D7" w:rsidRDefault="00D330D7" w:rsidP="00D330D7">
      <w:pPr>
        <w:shd w:val="clear" w:color="auto" w:fill="FBFBFB"/>
        <w:spacing w:after="255" w:line="240" w:lineRule="auto"/>
        <w:rPr>
          <w:rFonts w:ascii="Times New Roman" w:eastAsia="Times New Roman" w:hAnsi="Times New Roman" w:cs="Times New Roman"/>
          <w:color w:val="121212"/>
          <w:sz w:val="24"/>
          <w:szCs w:val="24"/>
          <w:lang w:val="es-AR"/>
        </w:rPr>
      </w:pPr>
      <w:r w:rsidRPr="00D330D7">
        <w:rPr>
          <w:rFonts w:ascii="Times New Roman" w:eastAsia="Times New Roman" w:hAnsi="Times New Roman" w:cs="Times New Roman"/>
          <w:color w:val="121212"/>
          <w:sz w:val="24"/>
          <w:szCs w:val="24"/>
          <w:lang w:val="es-AR"/>
        </w:rPr>
        <w:t>Las ventanas de Tk proveen tres métodos para configurar un ícono:</w:t>
      </w:r>
    </w:p>
    <w:p w:rsidR="00D330D7" w:rsidRPr="00D330D7" w:rsidRDefault="00D330D7" w:rsidP="00D330D7">
      <w:pPr>
        <w:numPr>
          <w:ilvl w:val="0"/>
          <w:numId w:val="11"/>
        </w:numPr>
        <w:shd w:val="clear" w:color="auto" w:fill="FBFBFB"/>
        <w:spacing w:after="0" w:line="240" w:lineRule="auto"/>
        <w:ind w:left="300"/>
        <w:rPr>
          <w:rFonts w:ascii="Times New Roman" w:eastAsia="Times New Roman" w:hAnsi="Times New Roman" w:cs="Times New Roman"/>
          <w:color w:val="121212"/>
          <w:sz w:val="24"/>
          <w:szCs w:val="24"/>
        </w:rPr>
      </w:pPr>
      <w:r w:rsidRPr="00D330D7">
        <w:rPr>
          <w:rFonts w:ascii="Courier New" w:eastAsia="Times New Roman" w:hAnsi="Courier New" w:cs="Courier New"/>
          <w:color w:val="121212"/>
          <w:sz w:val="21"/>
          <w:szCs w:val="21"/>
          <w:shd w:val="clear" w:color="auto" w:fill="E9E9E9"/>
        </w:rPr>
        <w:t>iconbitmap()</w:t>
      </w:r>
    </w:p>
    <w:p w:rsidR="00D330D7" w:rsidRPr="00D330D7" w:rsidRDefault="00D330D7" w:rsidP="00D330D7">
      <w:pPr>
        <w:numPr>
          <w:ilvl w:val="0"/>
          <w:numId w:val="11"/>
        </w:numPr>
        <w:shd w:val="clear" w:color="auto" w:fill="FBFBFB"/>
        <w:spacing w:after="0" w:line="240" w:lineRule="auto"/>
        <w:ind w:left="300"/>
        <w:rPr>
          <w:rFonts w:ascii="Times New Roman" w:eastAsia="Times New Roman" w:hAnsi="Times New Roman" w:cs="Times New Roman"/>
          <w:color w:val="121212"/>
          <w:sz w:val="24"/>
          <w:szCs w:val="24"/>
        </w:rPr>
      </w:pPr>
      <w:r w:rsidRPr="00D330D7">
        <w:rPr>
          <w:rFonts w:ascii="Courier New" w:eastAsia="Times New Roman" w:hAnsi="Courier New" w:cs="Courier New"/>
          <w:color w:val="121212"/>
          <w:sz w:val="21"/>
          <w:szCs w:val="21"/>
          <w:shd w:val="clear" w:color="auto" w:fill="E9E9E9"/>
        </w:rPr>
        <w:t>iconmask()</w:t>
      </w:r>
    </w:p>
    <w:p w:rsidR="00D330D7" w:rsidRPr="00D330D7" w:rsidRDefault="00D330D7" w:rsidP="00D330D7">
      <w:pPr>
        <w:numPr>
          <w:ilvl w:val="0"/>
          <w:numId w:val="11"/>
        </w:numPr>
        <w:shd w:val="clear" w:color="auto" w:fill="FBFBFB"/>
        <w:spacing w:after="0" w:line="240" w:lineRule="auto"/>
        <w:ind w:left="300"/>
        <w:rPr>
          <w:rFonts w:ascii="Times New Roman" w:eastAsia="Times New Roman" w:hAnsi="Times New Roman" w:cs="Times New Roman"/>
          <w:color w:val="121212"/>
          <w:sz w:val="24"/>
          <w:szCs w:val="24"/>
        </w:rPr>
      </w:pPr>
      <w:r w:rsidRPr="00D330D7">
        <w:rPr>
          <w:rFonts w:ascii="Courier New" w:eastAsia="Times New Roman" w:hAnsi="Courier New" w:cs="Courier New"/>
          <w:color w:val="121212"/>
          <w:sz w:val="21"/>
          <w:szCs w:val="21"/>
          <w:shd w:val="clear" w:color="auto" w:fill="E9E9E9"/>
        </w:rPr>
        <w:t>iconphoto()</w:t>
      </w:r>
    </w:p>
    <w:p w:rsidR="0050402C" w:rsidRDefault="0050402C" w:rsidP="00D330D7">
      <w:pPr>
        <w:shd w:val="clear" w:color="auto" w:fill="FBFBFB"/>
        <w:spacing w:after="255" w:line="240" w:lineRule="auto"/>
        <w:rPr>
          <w:rFonts w:ascii="Times New Roman" w:eastAsia="Times New Roman" w:hAnsi="Times New Roman" w:cs="Times New Roman"/>
          <w:color w:val="121212"/>
          <w:sz w:val="24"/>
          <w:szCs w:val="24"/>
          <w:lang w:val="es-AR"/>
        </w:rPr>
      </w:pPr>
    </w:p>
    <w:p w:rsidR="00D330D7" w:rsidRPr="00D330D7" w:rsidRDefault="00D330D7" w:rsidP="00D330D7">
      <w:pPr>
        <w:shd w:val="clear" w:color="auto" w:fill="FBFBFB"/>
        <w:spacing w:after="255" w:line="240" w:lineRule="auto"/>
        <w:rPr>
          <w:rFonts w:ascii="Times New Roman" w:eastAsia="Times New Roman" w:hAnsi="Times New Roman" w:cs="Times New Roman"/>
          <w:color w:val="121212"/>
          <w:sz w:val="24"/>
          <w:szCs w:val="24"/>
          <w:lang w:val="es-AR"/>
        </w:rPr>
      </w:pPr>
      <w:r w:rsidRPr="00D330D7">
        <w:rPr>
          <w:rFonts w:ascii="Times New Roman" w:eastAsia="Times New Roman" w:hAnsi="Times New Roman" w:cs="Times New Roman"/>
          <w:color w:val="121212"/>
          <w:sz w:val="24"/>
          <w:szCs w:val="24"/>
          <w:lang w:val="es-AR"/>
        </w:rPr>
        <w:t>La función </w:t>
      </w:r>
      <w:r w:rsidRPr="00D330D7">
        <w:rPr>
          <w:rFonts w:ascii="Courier New" w:eastAsia="Times New Roman" w:hAnsi="Courier New" w:cs="Courier New"/>
          <w:color w:val="121212"/>
          <w:sz w:val="21"/>
          <w:szCs w:val="21"/>
          <w:shd w:val="clear" w:color="auto" w:fill="E9E9E9"/>
          <w:lang w:val="es-AR"/>
        </w:rPr>
        <w:t>iconmask()</w:t>
      </w:r>
      <w:r w:rsidRPr="00D330D7">
        <w:rPr>
          <w:rFonts w:ascii="Times New Roman" w:eastAsia="Times New Roman" w:hAnsi="Times New Roman" w:cs="Times New Roman"/>
          <w:color w:val="121212"/>
          <w:sz w:val="24"/>
          <w:szCs w:val="24"/>
          <w:lang w:val="es-AR"/>
        </w:rPr>
        <w:t> tiene el objetivo de permitir áreas transparentes en el ícono de nuestra ventana. Sin embargo, hace tiempo que los diversos formatos de imagen (PNG, GIF, JPG, etc.) y de íconos (especialmente </w:t>
      </w:r>
      <w:r w:rsidRPr="00D330D7">
        <w:rPr>
          <w:rFonts w:ascii="Courier New" w:eastAsia="Times New Roman" w:hAnsi="Courier New" w:cs="Courier New"/>
          <w:color w:val="121212"/>
          <w:sz w:val="21"/>
          <w:szCs w:val="21"/>
          <w:shd w:val="clear" w:color="auto" w:fill="E9E9E9"/>
          <w:lang w:val="es-AR"/>
        </w:rPr>
        <w:t>.ico</w:t>
      </w:r>
      <w:r w:rsidRPr="00D330D7">
        <w:rPr>
          <w:rFonts w:ascii="Times New Roman" w:eastAsia="Times New Roman" w:hAnsi="Times New Roman" w:cs="Times New Roman"/>
          <w:color w:val="121212"/>
          <w:sz w:val="24"/>
          <w:szCs w:val="24"/>
          <w:lang w:val="es-AR"/>
        </w:rPr>
        <w:t>) soportan transparencia. Por lo tanto, en la mayoría de los casos </w:t>
      </w:r>
      <w:r w:rsidRPr="00D330D7">
        <w:rPr>
          <w:rFonts w:ascii="Courier New" w:eastAsia="Times New Roman" w:hAnsi="Courier New" w:cs="Courier New"/>
          <w:color w:val="121212"/>
          <w:sz w:val="21"/>
          <w:szCs w:val="21"/>
          <w:shd w:val="clear" w:color="auto" w:fill="E9E9E9"/>
          <w:lang w:val="es-AR"/>
        </w:rPr>
        <w:t>iconmask()</w:t>
      </w:r>
      <w:r w:rsidRPr="00D330D7">
        <w:rPr>
          <w:rFonts w:ascii="Times New Roman" w:eastAsia="Times New Roman" w:hAnsi="Times New Roman" w:cs="Times New Roman"/>
          <w:color w:val="121212"/>
          <w:sz w:val="24"/>
          <w:szCs w:val="24"/>
          <w:lang w:val="es-AR"/>
        </w:rPr>
        <w:t> es innecesaria. Si tenemos el ícono de nuestra aplicación en un archivo de imagen, la forma más sencilla de cargarlo en la ventana es vía </w:t>
      </w:r>
      <w:r w:rsidRPr="00D330D7">
        <w:rPr>
          <w:rFonts w:ascii="Courier New" w:eastAsia="Times New Roman" w:hAnsi="Courier New" w:cs="Courier New"/>
          <w:color w:val="121212"/>
          <w:sz w:val="21"/>
          <w:szCs w:val="21"/>
          <w:shd w:val="clear" w:color="auto" w:fill="E9E9E9"/>
          <w:lang w:val="es-AR"/>
        </w:rPr>
        <w:t>iconphoto()</w:t>
      </w:r>
      <w:r w:rsidRPr="00D330D7">
        <w:rPr>
          <w:rFonts w:ascii="Times New Roman" w:eastAsia="Times New Roman" w:hAnsi="Times New Roman" w:cs="Times New Roman"/>
          <w:color w:val="121212"/>
          <w:sz w:val="24"/>
          <w:szCs w:val="24"/>
          <w:lang w:val="es-AR"/>
        </w:rPr>
        <w:t>:</w:t>
      </w:r>
    </w:p>
    <w:p w:rsidR="00D330D7" w:rsidRPr="00D330D7" w:rsidRDefault="00D330D7" w:rsidP="00D330D7">
      <w:pPr>
        <w:numPr>
          <w:ilvl w:val="0"/>
          <w:numId w:val="1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b/>
          <w:bCs/>
          <w:color w:val="286491"/>
          <w:sz w:val="18"/>
          <w:szCs w:val="18"/>
        </w:rPr>
        <w:t>import</w:t>
      </w:r>
      <w:r w:rsidRPr="00D330D7">
        <w:rPr>
          <w:rFonts w:ascii="inherit" w:eastAsia="Times New Roman" w:hAnsi="inherit" w:cs="Courier New"/>
          <w:color w:val="000000"/>
          <w:sz w:val="18"/>
          <w:szCs w:val="18"/>
        </w:rPr>
        <w:t xml:space="preserve"> tkinter </w:t>
      </w:r>
      <w:r w:rsidRPr="00D330D7">
        <w:rPr>
          <w:rFonts w:ascii="inherit" w:eastAsia="Times New Roman" w:hAnsi="inherit" w:cs="Courier New"/>
          <w:b/>
          <w:bCs/>
          <w:color w:val="286491"/>
          <w:sz w:val="18"/>
          <w:szCs w:val="18"/>
        </w:rPr>
        <w:t>as</w:t>
      </w:r>
      <w:r w:rsidRPr="00D330D7">
        <w:rPr>
          <w:rFonts w:ascii="inherit" w:eastAsia="Times New Roman" w:hAnsi="inherit" w:cs="Courier New"/>
          <w:color w:val="000000"/>
          <w:sz w:val="18"/>
          <w:szCs w:val="18"/>
        </w:rPr>
        <w:t xml:space="preserve"> tk</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color w:val="000000"/>
          <w:sz w:val="18"/>
          <w:szCs w:val="18"/>
        </w:rPr>
        <w:t>ventana = tk.</w:t>
      </w:r>
      <w:r w:rsidRPr="00D330D7">
        <w:rPr>
          <w:rFonts w:ascii="inherit" w:eastAsia="Times New Roman" w:hAnsi="inherit" w:cs="Courier New"/>
          <w:color w:val="445588"/>
          <w:sz w:val="18"/>
          <w:szCs w:val="18"/>
        </w:rPr>
        <w:t>Tk</w:t>
      </w:r>
      <w:r w:rsidRPr="00D330D7">
        <w:rPr>
          <w:rFonts w:ascii="inherit" w:eastAsia="Times New Roman" w:hAnsi="inherit" w:cs="Courier New"/>
          <w:color w:val="777777"/>
          <w:sz w:val="18"/>
          <w:szCs w:val="18"/>
        </w:rPr>
        <w:t>()</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D330D7">
        <w:rPr>
          <w:rFonts w:ascii="inherit" w:eastAsia="Times New Roman" w:hAnsi="inherit" w:cs="Courier New"/>
          <w:color w:val="000000"/>
          <w:sz w:val="18"/>
          <w:szCs w:val="18"/>
          <w:lang w:val="es-AR"/>
        </w:rPr>
        <w:t>ventana.</w:t>
      </w:r>
      <w:r w:rsidRPr="00D330D7">
        <w:rPr>
          <w:rFonts w:ascii="inherit" w:eastAsia="Times New Roman" w:hAnsi="inherit" w:cs="Courier New"/>
          <w:color w:val="0086B3"/>
          <w:sz w:val="18"/>
          <w:szCs w:val="18"/>
          <w:lang w:val="es-AR"/>
        </w:rPr>
        <w:t>title</w:t>
      </w:r>
      <w:r w:rsidRPr="00D330D7">
        <w:rPr>
          <w:rFonts w:ascii="inherit" w:eastAsia="Times New Roman" w:hAnsi="inherit" w:cs="Courier New"/>
          <w:color w:val="777777"/>
          <w:sz w:val="18"/>
          <w:szCs w:val="18"/>
          <w:lang w:val="es-AR"/>
        </w:rPr>
        <w:t>(</w:t>
      </w:r>
      <w:r w:rsidRPr="00D330D7">
        <w:rPr>
          <w:rFonts w:ascii="inherit" w:eastAsia="Times New Roman" w:hAnsi="inherit" w:cs="Courier New"/>
          <w:color w:val="DD1144"/>
          <w:sz w:val="18"/>
          <w:szCs w:val="18"/>
          <w:lang w:val="es-AR"/>
        </w:rPr>
        <w:t>"Ventana con ícono"</w:t>
      </w:r>
      <w:r w:rsidRPr="00D330D7">
        <w:rPr>
          <w:rFonts w:ascii="inherit" w:eastAsia="Times New Roman" w:hAnsi="inherit" w:cs="Courier New"/>
          <w:color w:val="777777"/>
          <w:sz w:val="18"/>
          <w:szCs w:val="18"/>
          <w:lang w:val="es-AR"/>
        </w:rPr>
        <w:t>)</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color w:val="000000"/>
          <w:sz w:val="18"/>
          <w:szCs w:val="18"/>
        </w:rPr>
        <w:t>ventana.</w:t>
      </w:r>
      <w:r w:rsidRPr="00D330D7">
        <w:rPr>
          <w:rFonts w:ascii="inherit" w:eastAsia="Times New Roman" w:hAnsi="inherit" w:cs="Courier New"/>
          <w:color w:val="0086B3"/>
          <w:sz w:val="18"/>
          <w:szCs w:val="18"/>
        </w:rPr>
        <w:t>geometry</w:t>
      </w:r>
      <w:r w:rsidRPr="00D330D7">
        <w:rPr>
          <w:rFonts w:ascii="inherit" w:eastAsia="Times New Roman" w:hAnsi="inherit" w:cs="Courier New"/>
          <w:color w:val="777777"/>
          <w:sz w:val="18"/>
          <w:szCs w:val="18"/>
        </w:rPr>
        <w:t>(</w:t>
      </w:r>
      <w:r w:rsidRPr="00D330D7">
        <w:rPr>
          <w:rFonts w:ascii="inherit" w:eastAsia="Times New Roman" w:hAnsi="inherit" w:cs="Courier New"/>
          <w:color w:val="DD1144"/>
          <w:sz w:val="18"/>
          <w:szCs w:val="18"/>
        </w:rPr>
        <w:t>"300x200"</w:t>
      </w:r>
      <w:r w:rsidRPr="00D330D7">
        <w:rPr>
          <w:rFonts w:ascii="inherit" w:eastAsia="Times New Roman" w:hAnsi="inherit" w:cs="Courier New"/>
          <w:color w:val="777777"/>
          <w:sz w:val="18"/>
          <w:szCs w:val="18"/>
        </w:rPr>
        <w:t>)</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D330D7">
        <w:rPr>
          <w:rFonts w:ascii="inherit" w:eastAsia="Times New Roman" w:hAnsi="inherit" w:cs="Courier New"/>
          <w:color w:val="9999AA"/>
          <w:sz w:val="18"/>
          <w:szCs w:val="18"/>
          <w:lang w:val="es-AR"/>
        </w:rPr>
        <w:t># Cargar el archivo de imagen desde el disco.</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color w:val="000000"/>
          <w:sz w:val="18"/>
          <w:szCs w:val="18"/>
        </w:rPr>
        <w:t>icono = tk.</w:t>
      </w:r>
      <w:r w:rsidRPr="00D330D7">
        <w:rPr>
          <w:rFonts w:ascii="inherit" w:eastAsia="Times New Roman" w:hAnsi="inherit" w:cs="Courier New"/>
          <w:color w:val="445588"/>
          <w:sz w:val="18"/>
          <w:szCs w:val="18"/>
        </w:rPr>
        <w:t>PhotoImage</w:t>
      </w:r>
      <w:r w:rsidRPr="00D330D7">
        <w:rPr>
          <w:rFonts w:ascii="inherit" w:eastAsia="Times New Roman" w:hAnsi="inherit" w:cs="Courier New"/>
          <w:color w:val="777777"/>
          <w:sz w:val="18"/>
          <w:szCs w:val="18"/>
        </w:rPr>
        <w:t>(</w:t>
      </w:r>
      <w:r w:rsidRPr="00D330D7">
        <w:rPr>
          <w:rFonts w:ascii="inherit" w:eastAsia="Times New Roman" w:hAnsi="inherit" w:cs="Courier New"/>
          <w:color w:val="4DA0D2"/>
          <w:sz w:val="18"/>
          <w:szCs w:val="18"/>
        </w:rPr>
        <w:t>file</w:t>
      </w:r>
      <w:r w:rsidRPr="00D330D7">
        <w:rPr>
          <w:rFonts w:ascii="inherit" w:eastAsia="Times New Roman" w:hAnsi="inherit" w:cs="Courier New"/>
          <w:color w:val="000000"/>
          <w:sz w:val="18"/>
          <w:szCs w:val="18"/>
        </w:rPr>
        <w:t>=</w:t>
      </w:r>
      <w:r w:rsidRPr="00D330D7">
        <w:rPr>
          <w:rFonts w:ascii="inherit" w:eastAsia="Times New Roman" w:hAnsi="inherit" w:cs="Courier New"/>
          <w:color w:val="DD1144"/>
          <w:sz w:val="18"/>
          <w:szCs w:val="18"/>
        </w:rPr>
        <w:t>"icon-16.png"</w:t>
      </w:r>
      <w:r w:rsidRPr="00D330D7">
        <w:rPr>
          <w:rFonts w:ascii="inherit" w:eastAsia="Times New Roman" w:hAnsi="inherit" w:cs="Courier New"/>
          <w:color w:val="777777"/>
          <w:sz w:val="18"/>
          <w:szCs w:val="18"/>
        </w:rPr>
        <w:t>)</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D330D7">
        <w:rPr>
          <w:rFonts w:ascii="inherit" w:eastAsia="Times New Roman" w:hAnsi="inherit" w:cs="Courier New"/>
          <w:color w:val="9999AA"/>
          <w:sz w:val="18"/>
          <w:szCs w:val="18"/>
          <w:lang w:val="es-AR"/>
        </w:rPr>
        <w:t># Establecerlo como ícono de la ventana.</w:t>
      </w:r>
    </w:p>
    <w:p w:rsidR="00D330D7" w:rsidRPr="00D330D7" w:rsidRDefault="00D330D7" w:rsidP="00D330D7">
      <w:pPr>
        <w:numPr>
          <w:ilvl w:val="0"/>
          <w:numId w:val="1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color w:val="000000"/>
          <w:sz w:val="18"/>
          <w:szCs w:val="18"/>
        </w:rPr>
        <w:t>ventana.</w:t>
      </w:r>
      <w:r w:rsidRPr="00D330D7">
        <w:rPr>
          <w:rFonts w:ascii="inherit" w:eastAsia="Times New Roman" w:hAnsi="inherit" w:cs="Courier New"/>
          <w:color w:val="0086B3"/>
          <w:sz w:val="18"/>
          <w:szCs w:val="18"/>
        </w:rPr>
        <w:t>iconphoto</w:t>
      </w:r>
      <w:r w:rsidRPr="00D330D7">
        <w:rPr>
          <w:rFonts w:ascii="inherit" w:eastAsia="Times New Roman" w:hAnsi="inherit" w:cs="Courier New"/>
          <w:color w:val="777777"/>
          <w:sz w:val="18"/>
          <w:szCs w:val="18"/>
        </w:rPr>
        <w:t>(</w:t>
      </w:r>
      <w:r w:rsidRPr="00D330D7">
        <w:rPr>
          <w:rFonts w:ascii="inherit" w:eastAsia="Times New Roman" w:hAnsi="inherit" w:cs="Courier New"/>
          <w:color w:val="445588"/>
          <w:sz w:val="18"/>
          <w:szCs w:val="18"/>
        </w:rPr>
        <w:t>True</w:t>
      </w:r>
      <w:r w:rsidRPr="00D330D7">
        <w:rPr>
          <w:rFonts w:ascii="inherit" w:eastAsia="Times New Roman" w:hAnsi="inherit" w:cs="Courier New"/>
          <w:color w:val="000000"/>
          <w:sz w:val="18"/>
          <w:szCs w:val="18"/>
        </w:rPr>
        <w:t>, icono</w:t>
      </w:r>
      <w:r w:rsidRPr="00D330D7">
        <w:rPr>
          <w:rFonts w:ascii="inherit" w:eastAsia="Times New Roman" w:hAnsi="inherit" w:cs="Courier New"/>
          <w:color w:val="777777"/>
          <w:sz w:val="18"/>
          <w:szCs w:val="18"/>
        </w:rPr>
        <w:t>)</w:t>
      </w:r>
    </w:p>
    <w:p w:rsidR="00D330D7" w:rsidRPr="00D330D7" w:rsidRDefault="00D330D7" w:rsidP="00D330D7">
      <w:pPr>
        <w:numPr>
          <w:ilvl w:val="0"/>
          <w:numId w:val="1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330D7">
        <w:rPr>
          <w:rFonts w:ascii="inherit" w:eastAsia="Times New Roman" w:hAnsi="inherit" w:cs="Courier New"/>
          <w:color w:val="000000"/>
          <w:sz w:val="18"/>
          <w:szCs w:val="18"/>
        </w:rPr>
        <w:t>ventana.</w:t>
      </w:r>
      <w:r w:rsidRPr="00D330D7">
        <w:rPr>
          <w:rFonts w:ascii="inherit" w:eastAsia="Times New Roman" w:hAnsi="inherit" w:cs="Courier New"/>
          <w:color w:val="0086B3"/>
          <w:sz w:val="18"/>
          <w:szCs w:val="18"/>
        </w:rPr>
        <w:t>mainloop</w:t>
      </w:r>
      <w:r w:rsidRPr="00D330D7">
        <w:rPr>
          <w:rFonts w:ascii="inherit" w:eastAsia="Times New Roman" w:hAnsi="inherit" w:cs="Courier New"/>
          <w:color w:val="777777"/>
          <w:sz w:val="18"/>
          <w:szCs w:val="18"/>
        </w:rPr>
        <w:t>()</w:t>
      </w:r>
    </w:p>
    <w:p w:rsidR="00B14C2E" w:rsidRDefault="00B14C2E">
      <w:pPr>
        <w:rPr>
          <w:b/>
          <w:sz w:val="32"/>
          <w:szCs w:val="32"/>
          <w:lang w:val="es-AR"/>
        </w:rPr>
      </w:pPr>
    </w:p>
    <w:p w:rsidR="00AB522F" w:rsidRPr="00AB522F" w:rsidRDefault="00AB522F" w:rsidP="00AB522F">
      <w:pPr>
        <w:shd w:val="clear" w:color="auto" w:fill="FBFBFB"/>
        <w:spacing w:after="255" w:line="240" w:lineRule="auto"/>
        <w:rPr>
          <w:rFonts w:ascii="Times New Roman" w:eastAsia="Times New Roman" w:hAnsi="Times New Roman" w:cs="Times New Roman"/>
          <w:color w:val="121212"/>
          <w:sz w:val="24"/>
          <w:szCs w:val="24"/>
        </w:rPr>
      </w:pPr>
      <w:r w:rsidRPr="00AB522F">
        <w:rPr>
          <w:rFonts w:ascii="Times New Roman" w:eastAsia="Times New Roman" w:hAnsi="Times New Roman" w:cs="Times New Roman"/>
          <w:color w:val="121212"/>
          <w:sz w:val="24"/>
          <w:szCs w:val="24"/>
          <w:lang w:val="es-AR"/>
        </w:rPr>
        <w:t>uedes descargar nuestros íconos de prueba (</w:t>
      </w:r>
      <w:hyperlink r:id="rId26" w:history="1">
        <w:r w:rsidRPr="00AB522F">
          <w:rPr>
            <w:rFonts w:ascii="Times New Roman" w:eastAsia="Times New Roman" w:hAnsi="Times New Roman" w:cs="Times New Roman"/>
            <w:color w:val="7AB317"/>
            <w:sz w:val="24"/>
            <w:szCs w:val="24"/>
            <w:lang w:val="es-AR"/>
          </w:rPr>
          <w:t>clic aquí</w:t>
        </w:r>
      </w:hyperlink>
      <w:r w:rsidRPr="00AB522F">
        <w:rPr>
          <w:rFonts w:ascii="Times New Roman" w:eastAsia="Times New Roman" w:hAnsi="Times New Roman" w:cs="Times New Roman"/>
          <w:color w:val="121212"/>
          <w:sz w:val="24"/>
          <w:szCs w:val="24"/>
          <w:lang w:val="es-AR"/>
        </w:rPr>
        <w:t xml:space="preserve">) para correr el código de este artículo. </w:t>
      </w:r>
      <w:r w:rsidRPr="00AB522F">
        <w:rPr>
          <w:rFonts w:ascii="Times New Roman" w:eastAsia="Times New Roman" w:hAnsi="Times New Roman" w:cs="Times New Roman"/>
          <w:color w:val="121212"/>
          <w:sz w:val="24"/>
          <w:szCs w:val="24"/>
        </w:rPr>
        <w:t>El archivo comprimido contiene:</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2"/>
        <w:gridCol w:w="1577"/>
        <w:gridCol w:w="4552"/>
      </w:tblGrid>
      <w:tr w:rsidR="00AB522F" w:rsidRPr="00AB522F" w:rsidTr="00AB522F">
        <w:trPr>
          <w:tblHeader/>
          <w:tblCellSpacing w:w="15" w:type="dxa"/>
        </w:trPr>
        <w:tc>
          <w:tcPr>
            <w:tcW w:w="0" w:type="auto"/>
            <w:tcBorders>
              <w:left w:val="nil"/>
            </w:tcBorders>
            <w:shd w:val="clear" w:color="auto" w:fill="F5F5F5"/>
            <w:tcMar>
              <w:top w:w="120" w:type="dxa"/>
              <w:left w:w="150" w:type="dxa"/>
              <w:bottom w:w="135" w:type="dxa"/>
              <w:right w:w="150" w:type="dxa"/>
            </w:tcMar>
            <w:vAlign w:val="center"/>
            <w:hideMark/>
          </w:tcPr>
          <w:p w:rsidR="00AB522F" w:rsidRPr="00AB522F" w:rsidRDefault="00AB522F" w:rsidP="00AB522F">
            <w:pPr>
              <w:spacing w:after="0" w:line="270" w:lineRule="atLeast"/>
              <w:rPr>
                <w:rFonts w:ascii="Times New Roman" w:eastAsia="Times New Roman" w:hAnsi="Times New Roman" w:cs="Times New Roman"/>
                <w:b/>
                <w:bCs/>
                <w:color w:val="222222"/>
                <w:sz w:val="24"/>
                <w:szCs w:val="24"/>
              </w:rPr>
            </w:pPr>
            <w:r w:rsidRPr="00AB522F">
              <w:rPr>
                <w:rFonts w:ascii="Times New Roman" w:eastAsia="Times New Roman" w:hAnsi="Times New Roman" w:cs="Times New Roman"/>
                <w:b/>
                <w:bCs/>
                <w:color w:val="222222"/>
                <w:sz w:val="24"/>
                <w:szCs w:val="24"/>
              </w:rPr>
              <w:t>Archivo</w:t>
            </w:r>
          </w:p>
        </w:tc>
        <w:tc>
          <w:tcPr>
            <w:tcW w:w="0" w:type="auto"/>
            <w:shd w:val="clear" w:color="auto" w:fill="F5F5F5"/>
            <w:tcMar>
              <w:top w:w="120" w:type="dxa"/>
              <w:left w:w="150" w:type="dxa"/>
              <w:bottom w:w="135" w:type="dxa"/>
              <w:right w:w="150" w:type="dxa"/>
            </w:tcMar>
            <w:vAlign w:val="center"/>
            <w:hideMark/>
          </w:tcPr>
          <w:p w:rsidR="00AB522F" w:rsidRPr="00AB522F" w:rsidRDefault="00AB522F" w:rsidP="00AB522F">
            <w:pPr>
              <w:spacing w:after="0" w:line="270" w:lineRule="atLeast"/>
              <w:rPr>
                <w:rFonts w:ascii="Times New Roman" w:eastAsia="Times New Roman" w:hAnsi="Times New Roman" w:cs="Times New Roman"/>
                <w:b/>
                <w:bCs/>
                <w:color w:val="222222"/>
                <w:sz w:val="24"/>
                <w:szCs w:val="24"/>
              </w:rPr>
            </w:pPr>
            <w:r w:rsidRPr="00AB522F">
              <w:rPr>
                <w:rFonts w:ascii="Times New Roman" w:eastAsia="Times New Roman" w:hAnsi="Times New Roman" w:cs="Times New Roman"/>
                <w:b/>
                <w:bCs/>
                <w:color w:val="222222"/>
                <w:sz w:val="24"/>
                <w:szCs w:val="24"/>
              </w:rPr>
              <w:t>Vista previa</w:t>
            </w:r>
          </w:p>
        </w:tc>
        <w:tc>
          <w:tcPr>
            <w:tcW w:w="0" w:type="auto"/>
            <w:tcBorders>
              <w:right w:val="nil"/>
            </w:tcBorders>
            <w:shd w:val="clear" w:color="auto" w:fill="F5F5F5"/>
            <w:tcMar>
              <w:top w:w="120" w:type="dxa"/>
              <w:left w:w="150" w:type="dxa"/>
              <w:bottom w:w="135" w:type="dxa"/>
              <w:right w:w="150" w:type="dxa"/>
            </w:tcMar>
            <w:vAlign w:val="center"/>
            <w:hideMark/>
          </w:tcPr>
          <w:p w:rsidR="00AB522F" w:rsidRPr="00AB522F" w:rsidRDefault="00AB522F" w:rsidP="00AB522F">
            <w:pPr>
              <w:spacing w:after="0" w:line="270" w:lineRule="atLeast"/>
              <w:rPr>
                <w:rFonts w:ascii="Times New Roman" w:eastAsia="Times New Roman" w:hAnsi="Times New Roman" w:cs="Times New Roman"/>
                <w:b/>
                <w:bCs/>
                <w:color w:val="222222"/>
                <w:sz w:val="24"/>
                <w:szCs w:val="24"/>
              </w:rPr>
            </w:pPr>
            <w:r w:rsidRPr="00AB522F">
              <w:rPr>
                <w:rFonts w:ascii="Times New Roman" w:eastAsia="Times New Roman" w:hAnsi="Times New Roman" w:cs="Times New Roman"/>
                <w:b/>
                <w:bCs/>
                <w:color w:val="222222"/>
                <w:sz w:val="24"/>
                <w:szCs w:val="24"/>
              </w:rPr>
              <w:t>Observaciones</w:t>
            </w:r>
          </w:p>
        </w:tc>
      </w:tr>
      <w:tr w:rsidR="00AB522F" w:rsidRPr="00AB522F" w:rsidTr="00AB522F">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Courier New" w:eastAsia="Times New Roman" w:hAnsi="Courier New" w:cs="Courier New"/>
                <w:color w:val="333333"/>
                <w:sz w:val="21"/>
                <w:szCs w:val="21"/>
                <w:shd w:val="clear" w:color="auto" w:fill="E9E9E9"/>
              </w:rPr>
              <w:t>icon-16.png</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Times New Roman" w:eastAsia="Times New Roman" w:hAnsi="Times New Roman" w:cs="Times New Roman"/>
                <w:noProof/>
                <w:color w:val="7AB317"/>
                <w:sz w:val="24"/>
                <w:szCs w:val="24"/>
              </w:rPr>
              <w:drawing>
                <wp:inline distT="0" distB="0" distL="0" distR="0" wp14:anchorId="3F334CDA" wp14:editId="2E1815A6">
                  <wp:extent cx="152400" cy="152400"/>
                  <wp:effectExtent l="0" t="0" r="0" b="0"/>
                  <wp:docPr id="3" name="Picture 3" descr="https://recursospython.com/wp-content/uploads/2022/09/icon-1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cursospython.com/wp-content/uploads/2022/09/icon-16.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Times New Roman" w:eastAsia="Times New Roman" w:hAnsi="Times New Roman" w:cs="Times New Roman"/>
                <w:color w:val="333333"/>
                <w:sz w:val="24"/>
                <w:szCs w:val="24"/>
              </w:rPr>
              <w:t>16×16 px</w:t>
            </w:r>
          </w:p>
        </w:tc>
      </w:tr>
      <w:tr w:rsidR="00AB522F" w:rsidRPr="00AB522F" w:rsidTr="00AB522F">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Courier New" w:eastAsia="Times New Roman" w:hAnsi="Courier New" w:cs="Courier New"/>
                <w:color w:val="333333"/>
                <w:sz w:val="21"/>
                <w:szCs w:val="21"/>
                <w:shd w:val="clear" w:color="auto" w:fill="E9E9E9"/>
              </w:rPr>
              <w:lastRenderedPageBreak/>
              <w:t>icon-32.png</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Times New Roman" w:eastAsia="Times New Roman" w:hAnsi="Times New Roman" w:cs="Times New Roman"/>
                <w:noProof/>
                <w:color w:val="7AB317"/>
                <w:sz w:val="24"/>
                <w:szCs w:val="24"/>
              </w:rPr>
              <w:drawing>
                <wp:inline distT="0" distB="0" distL="0" distR="0" wp14:anchorId="70A1D672" wp14:editId="0BACCADA">
                  <wp:extent cx="304800" cy="304800"/>
                  <wp:effectExtent l="0" t="0" r="0" b="0"/>
                  <wp:docPr id="4" name="Picture 4" descr="https://recursospython.com/wp-content/uploads/2022/09/icon-3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cursospython.com/wp-content/uploads/2022/09/icon-32.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Times New Roman" w:eastAsia="Times New Roman" w:hAnsi="Times New Roman" w:cs="Times New Roman"/>
                <w:color w:val="333333"/>
                <w:sz w:val="24"/>
                <w:szCs w:val="24"/>
              </w:rPr>
              <w:t>32×32 px</w:t>
            </w:r>
          </w:p>
        </w:tc>
      </w:tr>
      <w:tr w:rsidR="00AB522F" w:rsidRPr="006D0085" w:rsidTr="00AB522F">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Courier New" w:eastAsia="Times New Roman" w:hAnsi="Courier New" w:cs="Courier New"/>
                <w:color w:val="333333"/>
                <w:sz w:val="21"/>
                <w:szCs w:val="21"/>
                <w:shd w:val="clear" w:color="auto" w:fill="E9E9E9"/>
              </w:rPr>
              <w:t>icon.ico</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rPr>
            </w:pPr>
            <w:r w:rsidRPr="00AB522F">
              <w:rPr>
                <w:rFonts w:ascii="Times New Roman" w:eastAsia="Times New Roman" w:hAnsi="Times New Roman" w:cs="Times New Roman"/>
                <w:color w:val="333333"/>
                <w:sz w:val="24"/>
                <w:szCs w:val="24"/>
              </w:rPr>
              <w:t> </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AB522F" w:rsidRPr="00AB522F" w:rsidRDefault="00AB522F" w:rsidP="00AB522F">
            <w:pPr>
              <w:spacing w:after="0" w:line="270" w:lineRule="atLeast"/>
              <w:rPr>
                <w:rFonts w:ascii="Times New Roman" w:eastAsia="Times New Roman" w:hAnsi="Times New Roman" w:cs="Times New Roman"/>
                <w:color w:val="333333"/>
                <w:sz w:val="24"/>
                <w:szCs w:val="24"/>
                <w:lang w:val="es-AR"/>
              </w:rPr>
            </w:pPr>
            <w:r w:rsidRPr="00AB522F">
              <w:rPr>
                <w:rFonts w:ascii="Times New Roman" w:eastAsia="Times New Roman" w:hAnsi="Times New Roman" w:cs="Times New Roman"/>
                <w:color w:val="333333"/>
                <w:sz w:val="24"/>
                <w:szCs w:val="24"/>
                <w:lang w:val="es-AR"/>
              </w:rPr>
              <w:t>Contiene los dos anteriores. Solo Windows.</w:t>
            </w:r>
          </w:p>
        </w:tc>
      </w:tr>
    </w:tbl>
    <w:p w:rsidR="00AB522F" w:rsidRDefault="00AB522F">
      <w:pPr>
        <w:rPr>
          <w:color w:val="121212"/>
          <w:shd w:val="clear" w:color="auto" w:fill="FBFBFB"/>
          <w:lang w:val="es-AR"/>
        </w:rPr>
      </w:pPr>
    </w:p>
    <w:p w:rsidR="00AB522F" w:rsidRDefault="00AB522F">
      <w:pPr>
        <w:rPr>
          <w:color w:val="121212"/>
          <w:shd w:val="clear" w:color="auto" w:fill="FBFBFB"/>
          <w:lang w:val="es-AR"/>
        </w:rPr>
      </w:pPr>
      <w:r w:rsidRPr="00AB522F">
        <w:rPr>
          <w:color w:val="121212"/>
          <w:shd w:val="clear" w:color="auto" w:fill="FBFBFB"/>
          <w:lang w:val="es-AR"/>
        </w:rPr>
        <w:t xml:space="preserve">Los íconos deben estar en la misma carpeta que nuestro programa o, mejor dicho, en el directorio actual de trabajo. </w:t>
      </w:r>
    </w:p>
    <w:p w:rsidR="00E22CDD" w:rsidRPr="00E22CDD" w:rsidRDefault="00E22CDD" w:rsidP="00E22CDD">
      <w:pPr>
        <w:shd w:val="clear" w:color="auto" w:fill="FBFBFB"/>
        <w:spacing w:after="255" w:line="240" w:lineRule="auto"/>
        <w:rPr>
          <w:rFonts w:ascii="Times New Roman" w:eastAsia="Times New Roman" w:hAnsi="Times New Roman" w:cs="Times New Roman"/>
          <w:color w:val="121212"/>
          <w:sz w:val="24"/>
          <w:szCs w:val="24"/>
          <w:lang w:val="es-AR"/>
        </w:rPr>
      </w:pPr>
      <w:r w:rsidRPr="00E22CDD">
        <w:rPr>
          <w:rFonts w:ascii="Times New Roman" w:eastAsia="Times New Roman" w:hAnsi="Times New Roman" w:cs="Times New Roman"/>
          <w:color w:val="121212"/>
          <w:sz w:val="24"/>
          <w:szCs w:val="24"/>
          <w:lang w:val="es-AR"/>
        </w:rPr>
        <w:t>El funcionamiento del código es sencillo: cargamos un archivo de imagen vía la clase </w:t>
      </w:r>
      <w:r w:rsidRPr="00E22CDD">
        <w:rPr>
          <w:rFonts w:ascii="Courier New" w:eastAsia="Times New Roman" w:hAnsi="Courier New" w:cs="Courier New"/>
          <w:color w:val="121212"/>
          <w:sz w:val="21"/>
          <w:szCs w:val="21"/>
          <w:shd w:val="clear" w:color="auto" w:fill="E9E9E9"/>
          <w:lang w:val="es-AR"/>
        </w:rPr>
        <w:t>tk.PhotoImage</w:t>
      </w:r>
      <w:r w:rsidRPr="00E22CDD">
        <w:rPr>
          <w:rFonts w:ascii="Times New Roman" w:eastAsia="Times New Roman" w:hAnsi="Times New Roman" w:cs="Times New Roman"/>
          <w:color w:val="121212"/>
          <w:sz w:val="24"/>
          <w:szCs w:val="24"/>
          <w:lang w:val="es-AR"/>
        </w:rPr>
        <w:t> y luego la asignamos como ícono de la ventana a través del método </w:t>
      </w:r>
      <w:r w:rsidRPr="00E22CDD">
        <w:rPr>
          <w:rFonts w:ascii="Courier New" w:eastAsia="Times New Roman" w:hAnsi="Courier New" w:cs="Courier New"/>
          <w:color w:val="121212"/>
          <w:sz w:val="21"/>
          <w:szCs w:val="21"/>
          <w:shd w:val="clear" w:color="auto" w:fill="E9E9E9"/>
          <w:lang w:val="es-AR"/>
        </w:rPr>
        <w:t>iconphoto()</w:t>
      </w:r>
      <w:r w:rsidRPr="00E22CDD">
        <w:rPr>
          <w:rFonts w:ascii="Times New Roman" w:eastAsia="Times New Roman" w:hAnsi="Times New Roman" w:cs="Times New Roman"/>
          <w:color w:val="121212"/>
          <w:sz w:val="24"/>
          <w:szCs w:val="24"/>
          <w:lang w:val="es-AR"/>
        </w:rPr>
        <w:t>. El primer argumento es un booleano que indica si ese mismo ícono debe aplicarse a </w:t>
      </w:r>
      <w:hyperlink r:id="rId31" w:tgtFrame="_blank" w:history="1">
        <w:r w:rsidRPr="00E22CDD">
          <w:rPr>
            <w:rFonts w:ascii="Times New Roman" w:eastAsia="Times New Roman" w:hAnsi="Times New Roman" w:cs="Times New Roman"/>
            <w:color w:val="7AB317"/>
            <w:sz w:val="24"/>
            <w:szCs w:val="24"/>
            <w:lang w:val="es-AR"/>
          </w:rPr>
          <w:t>ventanas secundarias</w:t>
        </w:r>
      </w:hyperlink>
      <w:r w:rsidRPr="00E22CDD">
        <w:rPr>
          <w:rFonts w:ascii="Times New Roman" w:eastAsia="Times New Roman" w:hAnsi="Times New Roman" w:cs="Times New Roman"/>
          <w:color w:val="121212"/>
          <w:sz w:val="24"/>
          <w:szCs w:val="24"/>
          <w:lang w:val="es-AR"/>
        </w:rPr>
        <w:t>. Este procedimiento de cargar el ícono de la ventana a partir de un archivo de imagen es soportado por todos los sistemas operativos.</w:t>
      </w:r>
    </w:p>
    <w:p w:rsidR="00E22CDD" w:rsidRPr="00E22CDD" w:rsidRDefault="00E22CDD" w:rsidP="00E22CDD">
      <w:pPr>
        <w:shd w:val="clear" w:color="auto" w:fill="FBFBFB"/>
        <w:spacing w:after="255" w:line="240" w:lineRule="auto"/>
        <w:rPr>
          <w:rFonts w:ascii="Times New Roman" w:eastAsia="Times New Roman" w:hAnsi="Times New Roman" w:cs="Times New Roman"/>
          <w:color w:val="121212"/>
          <w:sz w:val="24"/>
          <w:szCs w:val="24"/>
          <w:lang w:val="es-AR"/>
        </w:rPr>
      </w:pPr>
      <w:r w:rsidRPr="00E22CDD">
        <w:rPr>
          <w:rFonts w:ascii="Times New Roman" w:eastAsia="Times New Roman" w:hAnsi="Times New Roman" w:cs="Times New Roman"/>
          <w:color w:val="121212"/>
          <w:sz w:val="24"/>
          <w:szCs w:val="24"/>
          <w:lang w:val="es-AR"/>
        </w:rPr>
        <w:t>Además de mostrarse en la ventana, el ícono también suele mostrarse en la barra de tareas o aplicaciones. Por lo general, el tamaño adecuado para el ícono de la ventana es 16×16 píxeles. Llamaremos a esta imagen el «ícono chico». En cambio, en la barra de tareas se muestra un «ícono grande», que en Windows suele ser una imagen de 32×32. Estos valores pueden cambiar, sin embargo, acorde a la configuración de pantalla de cada sistema. Puesto que hemos cargado un ícono chico, veremos que el sistema operativo agranda automáticamente la imagen de 16×16 en la barra de tareas, produciendo un efecto pixelado:</w:t>
      </w:r>
    </w:p>
    <w:p w:rsidR="00AB522F" w:rsidRDefault="00E22CDD">
      <w:pPr>
        <w:rPr>
          <w:color w:val="121212"/>
          <w:shd w:val="clear" w:color="auto" w:fill="FBFBFB"/>
          <w:lang w:val="es-AR"/>
        </w:rPr>
      </w:pPr>
      <w:r w:rsidRPr="00E22CDD">
        <w:rPr>
          <w:color w:val="121212"/>
          <w:shd w:val="clear" w:color="auto" w:fill="FBFBFB"/>
          <w:lang w:val="es-AR"/>
        </w:rPr>
        <w:t>Si cargamos un ícono grande en lugar de un ícono chico, se verá bien en la barra de tareas, pero igualmente pixelado en la ventana. Por fortuna, el método </w:t>
      </w:r>
      <w:r w:rsidRPr="00E22CDD">
        <w:rPr>
          <w:rStyle w:val="HTMLCode"/>
          <w:rFonts w:eastAsiaTheme="minorHAnsi"/>
          <w:color w:val="121212"/>
          <w:sz w:val="21"/>
          <w:szCs w:val="21"/>
          <w:shd w:val="clear" w:color="auto" w:fill="E9E9E9"/>
          <w:lang w:val="es-AR"/>
        </w:rPr>
        <w:t>iconphoto()</w:t>
      </w:r>
      <w:r w:rsidRPr="00E22CDD">
        <w:rPr>
          <w:color w:val="121212"/>
          <w:shd w:val="clear" w:color="auto" w:fill="FBFBFB"/>
          <w:lang w:val="es-AR"/>
        </w:rPr>
        <w:t> puede recibir dos íconos de tamaños distintos (uno chico y otro grande) para mostrar correctamente en un caso y otro:</w:t>
      </w:r>
    </w:p>
    <w:p w:rsidR="00E22CDD" w:rsidRDefault="00304F8C">
      <w:pPr>
        <w:rPr>
          <w:color w:val="121212"/>
          <w:shd w:val="clear" w:color="auto" w:fill="FBFBFB"/>
          <w:lang w:val="es-AR"/>
        </w:rPr>
      </w:pPr>
      <w:r w:rsidRPr="00304F8C">
        <w:rPr>
          <w:color w:val="121212"/>
          <w:shd w:val="clear" w:color="auto" w:fill="FBFBFB"/>
          <w:lang w:val="es-AR"/>
        </w:rPr>
        <w:t>Los tamaños de las imágenes pueden variar, siempre y cuando haya un ícono más grande que el otro. El ícono chico podría ser de 24×24 y el grande de 64×64, o cualquier otra combinación. Los tamaños ideales para cada contexto (ventana y barra de tareas o aplicaciones) dependen del sistema operativo y, en distribuciones de Linux, de cada distribución en particular. En Ubuntu, por ejemplo, el tamaño ideal para el ícono grande es 64×64. En Windows, por lo general los tamaños adecuados son 16×16 y 32×32, tal como los venimos usando.</w:t>
      </w:r>
    </w:p>
    <w:p w:rsidR="00304F8C" w:rsidRDefault="00537EA2">
      <w:pPr>
        <w:rPr>
          <w:color w:val="121212"/>
          <w:shd w:val="clear" w:color="auto" w:fill="FBFBFB"/>
          <w:lang w:val="es-AR"/>
        </w:rPr>
      </w:pPr>
      <w:r w:rsidRPr="00537EA2">
        <w:rPr>
          <w:color w:val="121212"/>
          <w:shd w:val="clear" w:color="auto" w:fill="FBFBFB"/>
          <w:lang w:val="es-AR"/>
        </w:rPr>
        <w:t>Ahora bien, en Windows podemos recurrir al método </w:t>
      </w:r>
      <w:r w:rsidRPr="00537EA2">
        <w:rPr>
          <w:rFonts w:ascii="Courier New" w:hAnsi="Courier New" w:cs="Courier New"/>
          <w:color w:val="121212"/>
          <w:sz w:val="21"/>
          <w:szCs w:val="21"/>
          <w:shd w:val="clear" w:color="auto" w:fill="E9E9E9"/>
          <w:lang w:val="es-AR"/>
        </w:rPr>
        <w:t>iconbitmap()</w:t>
      </w:r>
      <w:r w:rsidRPr="00537EA2">
        <w:rPr>
          <w:color w:val="121212"/>
          <w:shd w:val="clear" w:color="auto" w:fill="FBFBFB"/>
          <w:lang w:val="es-AR"/>
        </w:rPr>
        <w:t> para establecer el ícono de la ventana a partir de un archivo de extensión </w:t>
      </w:r>
      <w:r w:rsidRPr="00537EA2">
        <w:rPr>
          <w:rFonts w:ascii="Courier New" w:hAnsi="Courier New" w:cs="Courier New"/>
          <w:color w:val="121212"/>
          <w:sz w:val="21"/>
          <w:szCs w:val="21"/>
          <w:shd w:val="clear" w:color="auto" w:fill="E9E9E9"/>
          <w:lang w:val="es-AR"/>
        </w:rPr>
        <w:t>.ico</w:t>
      </w:r>
      <w:r w:rsidRPr="00537EA2">
        <w:rPr>
          <w:color w:val="121212"/>
          <w:shd w:val="clear" w:color="auto" w:fill="FBFBFB"/>
          <w:lang w:val="es-AR"/>
        </w:rPr>
        <w:t>. Este formato de Microsoft es más práctico porque permite tener múltiples imágenes de diversos tamaños (16×16, 32×32, 64×64, etc.) incluidos en un solo archivo </w:t>
      </w:r>
      <w:r w:rsidRPr="00537EA2">
        <w:rPr>
          <w:rFonts w:ascii="Courier New" w:hAnsi="Courier New" w:cs="Courier New"/>
          <w:color w:val="121212"/>
          <w:sz w:val="21"/>
          <w:szCs w:val="21"/>
          <w:shd w:val="clear" w:color="auto" w:fill="E9E9E9"/>
          <w:lang w:val="es-AR"/>
        </w:rPr>
        <w:t>.ico</w:t>
      </w:r>
      <w:r w:rsidRPr="00537EA2">
        <w:rPr>
          <w:color w:val="121212"/>
          <w:shd w:val="clear" w:color="auto" w:fill="FBFBFB"/>
          <w:lang w:val="es-AR"/>
        </w:rPr>
        <w:t>. Algunos programas para crear y editar este tipo de archivos son </w:t>
      </w:r>
      <w:hyperlink r:id="rId32" w:tgtFrame="_blank" w:history="1">
        <w:r w:rsidRPr="00537EA2">
          <w:rPr>
            <w:color w:val="7AB317"/>
            <w:shd w:val="clear" w:color="auto" w:fill="FBFBFB"/>
            <w:lang w:val="es-AR"/>
          </w:rPr>
          <w:t>Greenfish Icon Editor</w:t>
        </w:r>
      </w:hyperlink>
      <w:r w:rsidRPr="00537EA2">
        <w:rPr>
          <w:color w:val="121212"/>
          <w:shd w:val="clear" w:color="auto" w:fill="FBFBFB"/>
          <w:lang w:val="es-AR"/>
        </w:rPr>
        <w:t> (gratuito) e </w:t>
      </w:r>
      <w:hyperlink r:id="rId33" w:tgtFrame="_blank" w:history="1">
        <w:r w:rsidRPr="00537EA2">
          <w:rPr>
            <w:color w:val="7AB317"/>
            <w:shd w:val="clear" w:color="auto" w:fill="FBFBFB"/>
            <w:lang w:val="es-AR"/>
          </w:rPr>
          <w:t>icofx</w:t>
        </w:r>
      </w:hyperlink>
      <w:r w:rsidRPr="00537EA2">
        <w:rPr>
          <w:color w:val="121212"/>
          <w:shd w:val="clear" w:color="auto" w:fill="FBFBFB"/>
          <w:lang w:val="es-AR"/>
        </w:rPr>
        <w:t>. Así, por ejemplo, el siguiente código establece el archivo </w:t>
      </w:r>
      <w:r w:rsidRPr="00537EA2">
        <w:rPr>
          <w:rFonts w:ascii="Courier New" w:hAnsi="Courier New" w:cs="Courier New"/>
          <w:color w:val="121212"/>
          <w:sz w:val="21"/>
          <w:szCs w:val="21"/>
          <w:shd w:val="clear" w:color="auto" w:fill="E9E9E9"/>
          <w:lang w:val="es-AR"/>
        </w:rPr>
        <w:t>icon.ico</w:t>
      </w:r>
      <w:r w:rsidRPr="00537EA2">
        <w:rPr>
          <w:color w:val="121212"/>
          <w:shd w:val="clear" w:color="auto" w:fill="FBFBFB"/>
          <w:lang w:val="es-AR"/>
        </w:rPr>
        <w:t> (disponible en la descarga más arriba) como ícono de la ventana:</w:t>
      </w:r>
    </w:p>
    <w:p w:rsidR="00E35E21" w:rsidRPr="00E35E21" w:rsidRDefault="00E35E21" w:rsidP="00E35E21">
      <w:pPr>
        <w:numPr>
          <w:ilvl w:val="0"/>
          <w:numId w:val="1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35E21">
        <w:rPr>
          <w:rFonts w:ascii="inherit" w:eastAsia="Times New Roman" w:hAnsi="inherit" w:cs="Courier New"/>
          <w:b/>
          <w:bCs/>
          <w:color w:val="286491"/>
          <w:sz w:val="18"/>
          <w:szCs w:val="18"/>
        </w:rPr>
        <w:lastRenderedPageBreak/>
        <w:t>import</w:t>
      </w:r>
      <w:r w:rsidRPr="00E35E21">
        <w:rPr>
          <w:rFonts w:ascii="inherit" w:eastAsia="Times New Roman" w:hAnsi="inherit" w:cs="Courier New"/>
          <w:color w:val="000000"/>
          <w:sz w:val="18"/>
          <w:szCs w:val="18"/>
        </w:rPr>
        <w:t xml:space="preserve"> tkinter </w:t>
      </w:r>
      <w:r w:rsidRPr="00E35E21">
        <w:rPr>
          <w:rFonts w:ascii="inherit" w:eastAsia="Times New Roman" w:hAnsi="inherit" w:cs="Courier New"/>
          <w:b/>
          <w:bCs/>
          <w:color w:val="286491"/>
          <w:sz w:val="18"/>
          <w:szCs w:val="18"/>
        </w:rPr>
        <w:t>as</w:t>
      </w:r>
      <w:r w:rsidRPr="00E35E21">
        <w:rPr>
          <w:rFonts w:ascii="inherit" w:eastAsia="Times New Roman" w:hAnsi="inherit" w:cs="Courier New"/>
          <w:color w:val="000000"/>
          <w:sz w:val="18"/>
          <w:szCs w:val="18"/>
        </w:rPr>
        <w:t xml:space="preserve"> tk</w:t>
      </w:r>
    </w:p>
    <w:p w:rsidR="00E35E21" w:rsidRPr="00E35E21" w:rsidRDefault="00E35E21" w:rsidP="00E35E21">
      <w:pPr>
        <w:numPr>
          <w:ilvl w:val="0"/>
          <w:numId w:val="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E35E21" w:rsidRPr="00E35E21" w:rsidRDefault="00E35E21" w:rsidP="00E35E21">
      <w:pPr>
        <w:numPr>
          <w:ilvl w:val="0"/>
          <w:numId w:val="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35E21">
        <w:rPr>
          <w:rFonts w:ascii="inherit" w:eastAsia="Times New Roman" w:hAnsi="inherit" w:cs="Courier New"/>
          <w:color w:val="000000"/>
          <w:sz w:val="18"/>
          <w:szCs w:val="18"/>
        </w:rPr>
        <w:t>ventana = tk.</w:t>
      </w:r>
      <w:r w:rsidRPr="00E35E21">
        <w:rPr>
          <w:rFonts w:ascii="inherit" w:eastAsia="Times New Roman" w:hAnsi="inherit" w:cs="Courier New"/>
          <w:color w:val="445588"/>
          <w:sz w:val="18"/>
          <w:szCs w:val="18"/>
        </w:rPr>
        <w:t>Tk</w:t>
      </w:r>
      <w:r w:rsidRPr="00E35E21">
        <w:rPr>
          <w:rFonts w:ascii="inherit" w:eastAsia="Times New Roman" w:hAnsi="inherit" w:cs="Courier New"/>
          <w:color w:val="777777"/>
          <w:sz w:val="18"/>
          <w:szCs w:val="18"/>
        </w:rPr>
        <w:t>()</w:t>
      </w:r>
    </w:p>
    <w:p w:rsidR="00E35E21" w:rsidRPr="00E35E21" w:rsidRDefault="00E35E21" w:rsidP="00E35E21">
      <w:pPr>
        <w:numPr>
          <w:ilvl w:val="0"/>
          <w:numId w:val="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35E21">
        <w:rPr>
          <w:rFonts w:ascii="inherit" w:eastAsia="Times New Roman" w:hAnsi="inherit" w:cs="Courier New"/>
          <w:color w:val="000000"/>
          <w:sz w:val="18"/>
          <w:szCs w:val="18"/>
          <w:lang w:val="es-AR"/>
        </w:rPr>
        <w:t>ventana.</w:t>
      </w:r>
      <w:r w:rsidRPr="00E35E21">
        <w:rPr>
          <w:rFonts w:ascii="inherit" w:eastAsia="Times New Roman" w:hAnsi="inherit" w:cs="Courier New"/>
          <w:color w:val="0086B3"/>
          <w:sz w:val="18"/>
          <w:szCs w:val="18"/>
          <w:lang w:val="es-AR"/>
        </w:rPr>
        <w:t>title</w:t>
      </w:r>
      <w:r w:rsidRPr="00E35E21">
        <w:rPr>
          <w:rFonts w:ascii="inherit" w:eastAsia="Times New Roman" w:hAnsi="inherit" w:cs="Courier New"/>
          <w:color w:val="777777"/>
          <w:sz w:val="18"/>
          <w:szCs w:val="18"/>
          <w:lang w:val="es-AR"/>
        </w:rPr>
        <w:t>(</w:t>
      </w:r>
      <w:r w:rsidRPr="00E35E21">
        <w:rPr>
          <w:rFonts w:ascii="inherit" w:eastAsia="Times New Roman" w:hAnsi="inherit" w:cs="Courier New"/>
          <w:color w:val="DD1144"/>
          <w:sz w:val="18"/>
          <w:szCs w:val="18"/>
          <w:lang w:val="es-AR"/>
        </w:rPr>
        <w:t>"Ventana con ícono"</w:t>
      </w:r>
      <w:r w:rsidRPr="00E35E21">
        <w:rPr>
          <w:rFonts w:ascii="inherit" w:eastAsia="Times New Roman" w:hAnsi="inherit" w:cs="Courier New"/>
          <w:color w:val="777777"/>
          <w:sz w:val="18"/>
          <w:szCs w:val="18"/>
          <w:lang w:val="es-AR"/>
        </w:rPr>
        <w:t>)</w:t>
      </w:r>
    </w:p>
    <w:p w:rsidR="00E35E21" w:rsidRPr="00E35E21" w:rsidRDefault="00E35E21" w:rsidP="00E35E21">
      <w:pPr>
        <w:numPr>
          <w:ilvl w:val="0"/>
          <w:numId w:val="1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35E21">
        <w:rPr>
          <w:rFonts w:ascii="inherit" w:eastAsia="Times New Roman" w:hAnsi="inherit" w:cs="Courier New"/>
          <w:color w:val="000000"/>
          <w:sz w:val="18"/>
          <w:szCs w:val="18"/>
        </w:rPr>
        <w:t>ventana.</w:t>
      </w:r>
      <w:r w:rsidRPr="00E35E21">
        <w:rPr>
          <w:rFonts w:ascii="inherit" w:eastAsia="Times New Roman" w:hAnsi="inherit" w:cs="Courier New"/>
          <w:color w:val="0086B3"/>
          <w:sz w:val="18"/>
          <w:szCs w:val="18"/>
        </w:rPr>
        <w:t>geometry</w:t>
      </w:r>
      <w:r w:rsidRPr="00E35E21">
        <w:rPr>
          <w:rFonts w:ascii="inherit" w:eastAsia="Times New Roman" w:hAnsi="inherit" w:cs="Courier New"/>
          <w:color w:val="777777"/>
          <w:sz w:val="18"/>
          <w:szCs w:val="18"/>
        </w:rPr>
        <w:t>(</w:t>
      </w:r>
      <w:r w:rsidRPr="00E35E21">
        <w:rPr>
          <w:rFonts w:ascii="inherit" w:eastAsia="Times New Roman" w:hAnsi="inherit" w:cs="Courier New"/>
          <w:color w:val="DD1144"/>
          <w:sz w:val="18"/>
          <w:szCs w:val="18"/>
        </w:rPr>
        <w:t>"300x200"</w:t>
      </w:r>
      <w:r w:rsidRPr="00E35E21">
        <w:rPr>
          <w:rFonts w:ascii="inherit" w:eastAsia="Times New Roman" w:hAnsi="inherit" w:cs="Courier New"/>
          <w:color w:val="777777"/>
          <w:sz w:val="18"/>
          <w:szCs w:val="18"/>
        </w:rPr>
        <w:t>)</w:t>
      </w:r>
    </w:p>
    <w:p w:rsidR="00E35E21" w:rsidRPr="00E35E21" w:rsidRDefault="00E35E21" w:rsidP="00E35E21">
      <w:pPr>
        <w:numPr>
          <w:ilvl w:val="0"/>
          <w:numId w:val="13"/>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E35E21">
        <w:rPr>
          <w:rFonts w:ascii="inherit" w:eastAsia="Times New Roman" w:hAnsi="inherit" w:cs="Courier New"/>
          <w:color w:val="000000"/>
          <w:sz w:val="18"/>
          <w:szCs w:val="18"/>
        </w:rPr>
        <w:t>ventana.</w:t>
      </w:r>
      <w:r w:rsidRPr="00E35E21">
        <w:rPr>
          <w:rFonts w:ascii="inherit" w:eastAsia="Times New Roman" w:hAnsi="inherit" w:cs="Courier New"/>
          <w:color w:val="0086B3"/>
          <w:sz w:val="18"/>
          <w:szCs w:val="18"/>
        </w:rPr>
        <w:t>iconbitmap</w:t>
      </w:r>
      <w:r w:rsidRPr="00E35E21">
        <w:rPr>
          <w:rFonts w:ascii="inherit" w:eastAsia="Times New Roman" w:hAnsi="inherit" w:cs="Courier New"/>
          <w:color w:val="777777"/>
          <w:sz w:val="18"/>
          <w:szCs w:val="18"/>
        </w:rPr>
        <w:t>(</w:t>
      </w:r>
      <w:r w:rsidRPr="00E35E21">
        <w:rPr>
          <w:rFonts w:ascii="inherit" w:eastAsia="Times New Roman" w:hAnsi="inherit" w:cs="Courier New"/>
          <w:color w:val="DD1144"/>
          <w:sz w:val="18"/>
          <w:szCs w:val="18"/>
        </w:rPr>
        <w:t>"icon.ico"</w:t>
      </w:r>
      <w:r w:rsidRPr="00E35E21">
        <w:rPr>
          <w:rFonts w:ascii="inherit" w:eastAsia="Times New Roman" w:hAnsi="inherit" w:cs="Courier New"/>
          <w:color w:val="777777"/>
          <w:sz w:val="18"/>
          <w:szCs w:val="18"/>
        </w:rPr>
        <w:t>)</w:t>
      </w:r>
    </w:p>
    <w:p w:rsidR="00E35E21" w:rsidRPr="00E35E21" w:rsidRDefault="00E35E21" w:rsidP="00E35E21">
      <w:pPr>
        <w:numPr>
          <w:ilvl w:val="0"/>
          <w:numId w:val="1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35E21">
        <w:rPr>
          <w:rFonts w:ascii="inherit" w:eastAsia="Times New Roman" w:hAnsi="inherit" w:cs="Courier New"/>
          <w:color w:val="000000"/>
          <w:sz w:val="18"/>
          <w:szCs w:val="18"/>
        </w:rPr>
        <w:t>ventana.</w:t>
      </w:r>
      <w:r w:rsidRPr="00E35E21">
        <w:rPr>
          <w:rFonts w:ascii="inherit" w:eastAsia="Times New Roman" w:hAnsi="inherit" w:cs="Courier New"/>
          <w:color w:val="0086B3"/>
          <w:sz w:val="18"/>
          <w:szCs w:val="18"/>
        </w:rPr>
        <w:t>mainloop</w:t>
      </w:r>
      <w:r w:rsidRPr="00E35E21">
        <w:rPr>
          <w:rFonts w:ascii="inherit" w:eastAsia="Times New Roman" w:hAnsi="inherit" w:cs="Courier New"/>
          <w:color w:val="777777"/>
          <w:sz w:val="18"/>
          <w:szCs w:val="18"/>
        </w:rPr>
        <w:t>()</w:t>
      </w:r>
    </w:p>
    <w:p w:rsidR="006F57B6" w:rsidRDefault="006F57B6" w:rsidP="006F57B6">
      <w:pPr>
        <w:shd w:val="clear" w:color="auto" w:fill="FBFBFB"/>
        <w:spacing w:after="255" w:line="240" w:lineRule="auto"/>
        <w:rPr>
          <w:rFonts w:ascii="Times New Roman" w:eastAsia="Times New Roman" w:hAnsi="Times New Roman" w:cs="Times New Roman"/>
          <w:color w:val="121212"/>
          <w:sz w:val="24"/>
          <w:szCs w:val="24"/>
          <w:lang w:val="es-AR"/>
        </w:rPr>
      </w:pPr>
      <w:r w:rsidRPr="006F57B6">
        <w:rPr>
          <w:rFonts w:ascii="Times New Roman" w:eastAsia="Times New Roman" w:hAnsi="Times New Roman" w:cs="Times New Roman"/>
          <w:color w:val="121212"/>
          <w:sz w:val="24"/>
          <w:szCs w:val="24"/>
          <w:lang w:val="es-AR"/>
        </w:rPr>
        <w:t>En Windows, el método </w:t>
      </w:r>
      <w:r w:rsidRPr="006F57B6">
        <w:rPr>
          <w:rFonts w:ascii="Courier New" w:eastAsia="Times New Roman" w:hAnsi="Courier New" w:cs="Courier New"/>
          <w:color w:val="121212"/>
          <w:sz w:val="21"/>
          <w:szCs w:val="21"/>
          <w:shd w:val="clear" w:color="auto" w:fill="E9E9E9"/>
          <w:lang w:val="es-AR"/>
        </w:rPr>
        <w:t>iconbitmap()</w:t>
      </w:r>
      <w:r w:rsidRPr="006F57B6">
        <w:rPr>
          <w:rFonts w:ascii="Times New Roman" w:eastAsia="Times New Roman" w:hAnsi="Times New Roman" w:cs="Times New Roman"/>
          <w:color w:val="121212"/>
          <w:sz w:val="24"/>
          <w:szCs w:val="24"/>
          <w:lang w:val="es-AR"/>
        </w:rPr>
        <w:t> también acepta como argumento, además de un archivo </w:t>
      </w:r>
      <w:r w:rsidRPr="006F57B6">
        <w:rPr>
          <w:rFonts w:ascii="Courier New" w:eastAsia="Times New Roman" w:hAnsi="Courier New" w:cs="Courier New"/>
          <w:color w:val="121212"/>
          <w:sz w:val="21"/>
          <w:szCs w:val="21"/>
          <w:shd w:val="clear" w:color="auto" w:fill="E9E9E9"/>
          <w:lang w:val="es-AR"/>
        </w:rPr>
        <w:t>.ico</w:t>
      </w:r>
      <w:r w:rsidRPr="006F57B6">
        <w:rPr>
          <w:rFonts w:ascii="Times New Roman" w:eastAsia="Times New Roman" w:hAnsi="Times New Roman" w:cs="Times New Roman"/>
          <w:color w:val="121212"/>
          <w:sz w:val="24"/>
          <w:szCs w:val="24"/>
          <w:lang w:val="es-AR"/>
        </w:rPr>
        <w:t>, un archivo </w:t>
      </w:r>
      <w:r w:rsidRPr="006F57B6">
        <w:rPr>
          <w:rFonts w:ascii="Courier New" w:eastAsia="Times New Roman" w:hAnsi="Courier New" w:cs="Courier New"/>
          <w:color w:val="121212"/>
          <w:sz w:val="21"/>
          <w:szCs w:val="21"/>
          <w:shd w:val="clear" w:color="auto" w:fill="E9E9E9"/>
          <w:lang w:val="es-AR"/>
        </w:rPr>
        <w:t>.exe</w:t>
      </w:r>
      <w:r w:rsidRPr="006F57B6">
        <w:rPr>
          <w:rFonts w:ascii="Times New Roman" w:eastAsia="Times New Roman" w:hAnsi="Times New Roman" w:cs="Times New Roman"/>
          <w:color w:val="121212"/>
          <w:sz w:val="24"/>
          <w:szCs w:val="24"/>
          <w:lang w:val="es-AR"/>
        </w:rPr>
        <w:t> cuyo ícono quiera emplearse como ícono de la ventana. Puesto que </w:t>
      </w:r>
      <w:r w:rsidRPr="006F57B6">
        <w:rPr>
          <w:rFonts w:ascii="Courier New" w:eastAsia="Times New Roman" w:hAnsi="Courier New" w:cs="Courier New"/>
          <w:color w:val="121212"/>
          <w:sz w:val="21"/>
          <w:szCs w:val="21"/>
          <w:shd w:val="clear" w:color="auto" w:fill="E9E9E9"/>
          <w:lang w:val="es-AR"/>
        </w:rPr>
        <w:t>sys.executable</w:t>
      </w:r>
      <w:r w:rsidRPr="006F57B6">
        <w:rPr>
          <w:rFonts w:ascii="Times New Roman" w:eastAsia="Times New Roman" w:hAnsi="Times New Roman" w:cs="Times New Roman"/>
          <w:color w:val="121212"/>
          <w:sz w:val="24"/>
          <w:szCs w:val="24"/>
          <w:lang w:val="es-AR"/>
        </w:rPr>
        <w:t> contiene la ruta de nuestro ejecutable, pasándolo como argumento logramos que siempre se cargue el ícono desde el ejecutable, sin necesidad de distribuir archivos </w:t>
      </w:r>
      <w:r w:rsidRPr="006F57B6">
        <w:rPr>
          <w:rFonts w:ascii="Courier New" w:eastAsia="Times New Roman" w:hAnsi="Courier New" w:cs="Courier New"/>
          <w:color w:val="121212"/>
          <w:sz w:val="21"/>
          <w:szCs w:val="21"/>
          <w:shd w:val="clear" w:color="auto" w:fill="E9E9E9"/>
          <w:lang w:val="es-AR"/>
        </w:rPr>
        <w:t>.ico</w:t>
      </w:r>
      <w:r w:rsidRPr="006F57B6">
        <w:rPr>
          <w:rFonts w:ascii="Times New Roman" w:eastAsia="Times New Roman" w:hAnsi="Times New Roman" w:cs="Times New Roman"/>
          <w:color w:val="121212"/>
          <w:sz w:val="24"/>
          <w:szCs w:val="24"/>
          <w:lang w:val="es-AR"/>
        </w:rPr>
        <w:t> o </w:t>
      </w:r>
      <w:r w:rsidRPr="006F57B6">
        <w:rPr>
          <w:rFonts w:ascii="Courier New" w:eastAsia="Times New Roman" w:hAnsi="Courier New" w:cs="Courier New"/>
          <w:color w:val="121212"/>
          <w:sz w:val="21"/>
          <w:szCs w:val="21"/>
          <w:shd w:val="clear" w:color="auto" w:fill="E9E9E9"/>
          <w:lang w:val="es-AR"/>
        </w:rPr>
        <w:t>.png</w:t>
      </w:r>
      <w:r w:rsidRPr="006F57B6">
        <w:rPr>
          <w:rFonts w:ascii="Times New Roman" w:eastAsia="Times New Roman" w:hAnsi="Times New Roman" w:cs="Times New Roman"/>
          <w:color w:val="121212"/>
          <w:sz w:val="24"/>
          <w:szCs w:val="24"/>
          <w:lang w:val="es-AR"/>
        </w:rPr>
        <w:t> aparte. Nótese que este procedimiento implica que cuando el código se ejecuta desde el archivo </w:t>
      </w:r>
      <w:r w:rsidRPr="006F57B6">
        <w:rPr>
          <w:rFonts w:ascii="Courier New" w:eastAsia="Times New Roman" w:hAnsi="Courier New" w:cs="Courier New"/>
          <w:color w:val="121212"/>
          <w:sz w:val="21"/>
          <w:szCs w:val="21"/>
          <w:shd w:val="clear" w:color="auto" w:fill="E9E9E9"/>
          <w:lang w:val="es-AR"/>
        </w:rPr>
        <w:t>.py</w:t>
      </w:r>
      <w:r w:rsidRPr="006F57B6">
        <w:rPr>
          <w:rFonts w:ascii="Times New Roman" w:eastAsia="Times New Roman" w:hAnsi="Times New Roman" w:cs="Times New Roman"/>
          <w:color w:val="121212"/>
          <w:sz w:val="24"/>
          <w:szCs w:val="24"/>
          <w:lang w:val="es-AR"/>
        </w:rPr>
        <w:t>, la ventana recibe el ícono de Python, puesto que </w:t>
      </w:r>
      <w:r w:rsidRPr="006F57B6">
        <w:rPr>
          <w:rFonts w:ascii="Courier New" w:eastAsia="Times New Roman" w:hAnsi="Courier New" w:cs="Courier New"/>
          <w:color w:val="121212"/>
          <w:sz w:val="21"/>
          <w:szCs w:val="21"/>
          <w:shd w:val="clear" w:color="auto" w:fill="E9E9E9"/>
          <w:lang w:val="es-AR"/>
        </w:rPr>
        <w:t>sys.executable</w:t>
      </w:r>
      <w:r w:rsidRPr="006F57B6">
        <w:rPr>
          <w:rFonts w:ascii="Times New Roman" w:eastAsia="Times New Roman" w:hAnsi="Times New Roman" w:cs="Times New Roman"/>
          <w:color w:val="121212"/>
          <w:sz w:val="24"/>
          <w:szCs w:val="24"/>
          <w:lang w:val="es-AR"/>
        </w:rPr>
        <w:t> contiene en ese caso la ruta del intérprete.</w:t>
      </w:r>
    </w:p>
    <w:p w:rsidR="00EF5753" w:rsidRPr="00EF5753" w:rsidRDefault="00EF5753" w:rsidP="00EF5753">
      <w:pPr>
        <w:pStyle w:val="Heading2"/>
        <w:shd w:val="clear" w:color="auto" w:fill="FBFBFB"/>
        <w:spacing w:before="240" w:beforeAutospacing="0" w:after="240" w:afterAutospacing="0"/>
        <w:rPr>
          <w:rFonts w:ascii="Arial" w:hAnsi="Arial" w:cs="Arial"/>
          <w:color w:val="222222"/>
          <w:sz w:val="63"/>
          <w:szCs w:val="63"/>
          <w:lang w:val="es-AR"/>
        </w:rPr>
      </w:pPr>
      <w:r w:rsidRPr="00EF5753">
        <w:rPr>
          <w:rFonts w:ascii="Arial" w:hAnsi="Arial" w:cs="Arial"/>
          <w:color w:val="222222"/>
          <w:sz w:val="63"/>
          <w:szCs w:val="63"/>
          <w:lang w:val="es-AR"/>
        </w:rPr>
        <w:t>Ventanas secundarias en Tcl/Tk (tkinter)</w:t>
      </w:r>
    </w:p>
    <w:p w:rsidR="000E2C1E" w:rsidRPr="000E2C1E" w:rsidRDefault="000E2C1E" w:rsidP="000E2C1E">
      <w:pPr>
        <w:shd w:val="clear" w:color="auto" w:fill="FBFBFB"/>
        <w:spacing w:after="255" w:line="240" w:lineRule="auto"/>
        <w:rPr>
          <w:rFonts w:ascii="Times New Roman" w:eastAsia="Times New Roman" w:hAnsi="Times New Roman" w:cs="Times New Roman"/>
          <w:color w:val="121212"/>
          <w:sz w:val="24"/>
          <w:szCs w:val="24"/>
          <w:lang w:val="es-AR"/>
        </w:rPr>
      </w:pPr>
      <w:r w:rsidRPr="000E2C1E">
        <w:rPr>
          <w:rFonts w:ascii="Times New Roman" w:eastAsia="Times New Roman" w:hAnsi="Times New Roman" w:cs="Times New Roman"/>
          <w:color w:val="121212"/>
          <w:sz w:val="24"/>
          <w:szCs w:val="24"/>
          <w:lang w:val="es-AR"/>
        </w:rPr>
        <w:t>Las aplicaciones de escritorio pueden estar compuestas por más de una ventana. La ventana principal se crea a partir de la clase </w:t>
      </w:r>
      <w:r w:rsidRPr="000E2C1E">
        <w:rPr>
          <w:rFonts w:ascii="Courier New" w:eastAsia="Times New Roman" w:hAnsi="Courier New" w:cs="Courier New"/>
          <w:color w:val="121212"/>
          <w:sz w:val="21"/>
          <w:szCs w:val="21"/>
          <w:shd w:val="clear" w:color="auto" w:fill="E9E9E9"/>
          <w:lang w:val="es-AR"/>
        </w:rPr>
        <w:t>tk.Tk</w:t>
      </w:r>
      <w:r w:rsidRPr="000E2C1E">
        <w:rPr>
          <w:rFonts w:ascii="Times New Roman" w:eastAsia="Times New Roman" w:hAnsi="Times New Roman" w:cs="Times New Roman"/>
          <w:color w:val="121212"/>
          <w:sz w:val="24"/>
          <w:szCs w:val="24"/>
          <w:lang w:val="es-AR"/>
        </w:rPr>
        <w:t> y controla el ciclo de vida de la aplicación. Ventanas secundarias, también conocidas como </w:t>
      </w:r>
      <w:r w:rsidRPr="000E2C1E">
        <w:rPr>
          <w:rFonts w:ascii="Times New Roman" w:eastAsia="Times New Roman" w:hAnsi="Times New Roman" w:cs="Times New Roman"/>
          <w:i/>
          <w:iCs/>
          <w:color w:val="121212"/>
          <w:sz w:val="24"/>
          <w:szCs w:val="24"/>
          <w:lang w:val="es-AR"/>
        </w:rPr>
        <w:t>popups</w:t>
      </w:r>
      <w:r w:rsidRPr="000E2C1E">
        <w:rPr>
          <w:rFonts w:ascii="Times New Roman" w:eastAsia="Times New Roman" w:hAnsi="Times New Roman" w:cs="Times New Roman"/>
          <w:color w:val="121212"/>
          <w:sz w:val="24"/>
          <w:szCs w:val="24"/>
          <w:lang w:val="es-AR"/>
        </w:rPr>
        <w:t>, pueden crearse al iniciar la aplicación o en respuesta a un evento (por ejemplo, la presión de un botón) vía la clase </w:t>
      </w:r>
      <w:r w:rsidRPr="000E2C1E">
        <w:rPr>
          <w:rFonts w:ascii="Courier New" w:eastAsia="Times New Roman" w:hAnsi="Courier New" w:cs="Courier New"/>
          <w:color w:val="121212"/>
          <w:sz w:val="21"/>
          <w:szCs w:val="21"/>
          <w:shd w:val="clear" w:color="auto" w:fill="E9E9E9"/>
          <w:lang w:val="es-AR"/>
        </w:rPr>
        <w:t>tk.Toplevel</w:t>
      </w:r>
      <w:r w:rsidRPr="000E2C1E">
        <w:rPr>
          <w:rFonts w:ascii="Times New Roman" w:eastAsia="Times New Roman" w:hAnsi="Times New Roman" w:cs="Times New Roman"/>
          <w:color w:val="121212"/>
          <w:sz w:val="24"/>
          <w:szCs w:val="24"/>
          <w:lang w:val="es-AR"/>
        </w:rPr>
        <w:t>. Cuando el usuario cierra la ventana principal, todas las ventanas secundarias asimismo se cierran, finalizando la ejecución del programa. No obstante, las ventanas secundarias se pueden abrir y cerrar múltiples veces durante el ciclo de vida de la aplicación.</w:t>
      </w:r>
    </w:p>
    <w:p w:rsidR="000E2C1E" w:rsidRPr="000E2C1E" w:rsidRDefault="000E2C1E" w:rsidP="000E2C1E">
      <w:pPr>
        <w:shd w:val="clear" w:color="auto" w:fill="FBFBFB"/>
        <w:spacing w:after="255" w:line="240" w:lineRule="auto"/>
        <w:rPr>
          <w:rFonts w:ascii="Times New Roman" w:eastAsia="Times New Roman" w:hAnsi="Times New Roman" w:cs="Times New Roman"/>
          <w:color w:val="121212"/>
          <w:sz w:val="24"/>
          <w:szCs w:val="24"/>
        </w:rPr>
      </w:pPr>
      <w:r w:rsidRPr="000E2C1E">
        <w:rPr>
          <w:rFonts w:ascii="Times New Roman" w:eastAsia="Times New Roman" w:hAnsi="Times New Roman" w:cs="Times New Roman"/>
          <w:color w:val="121212"/>
          <w:sz w:val="24"/>
          <w:szCs w:val="24"/>
          <w:lang w:val="es-AR"/>
        </w:rPr>
        <w:t xml:space="preserve">El siguiente código crea una aplicación con una ventana principal y una ventana secundaria. La ventana principal contiene un botón para abrir la ventana secundaria. </w:t>
      </w:r>
      <w:r w:rsidRPr="000E2C1E">
        <w:rPr>
          <w:rFonts w:ascii="Times New Roman" w:eastAsia="Times New Roman" w:hAnsi="Times New Roman" w:cs="Times New Roman"/>
          <w:color w:val="121212"/>
          <w:sz w:val="24"/>
          <w:szCs w:val="24"/>
        </w:rPr>
        <w:t>Esta, a su vez, tiene otro botón para cerrarse.</w:t>
      </w:r>
    </w:p>
    <w:p w:rsidR="000E2C1E" w:rsidRPr="000E2C1E" w:rsidRDefault="000E2C1E" w:rsidP="00093043">
      <w:pPr>
        <w:numPr>
          <w:ilvl w:val="0"/>
          <w:numId w:val="1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b/>
          <w:bCs/>
          <w:color w:val="286491"/>
          <w:sz w:val="18"/>
          <w:szCs w:val="18"/>
        </w:rPr>
        <w:t>import</w:t>
      </w:r>
      <w:r w:rsidRPr="000E2C1E">
        <w:rPr>
          <w:rFonts w:ascii="inherit" w:eastAsia="Times New Roman" w:hAnsi="inherit" w:cs="Courier New"/>
          <w:color w:val="000000"/>
          <w:sz w:val="18"/>
          <w:szCs w:val="18"/>
        </w:rPr>
        <w:t xml:space="preserve"> tkinter </w:t>
      </w:r>
      <w:r w:rsidRPr="000E2C1E">
        <w:rPr>
          <w:rFonts w:ascii="inherit" w:eastAsia="Times New Roman" w:hAnsi="inherit" w:cs="Courier New"/>
          <w:b/>
          <w:bCs/>
          <w:color w:val="286491"/>
          <w:sz w:val="18"/>
          <w:szCs w:val="18"/>
        </w:rPr>
        <w:t>as</w:t>
      </w:r>
      <w:r w:rsidRPr="000E2C1E">
        <w:rPr>
          <w:rFonts w:ascii="inherit" w:eastAsia="Times New Roman" w:hAnsi="inherit" w:cs="Courier New"/>
          <w:color w:val="000000"/>
          <w:sz w:val="18"/>
          <w:szCs w:val="18"/>
        </w:rPr>
        <w:t xml:space="preserve"> tk</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b/>
          <w:bCs/>
          <w:color w:val="286491"/>
          <w:sz w:val="18"/>
          <w:szCs w:val="18"/>
        </w:rPr>
        <w:t>from</w:t>
      </w:r>
      <w:r w:rsidRPr="000E2C1E">
        <w:rPr>
          <w:rFonts w:ascii="inherit" w:eastAsia="Times New Roman" w:hAnsi="inherit" w:cs="Courier New"/>
          <w:color w:val="000000"/>
          <w:sz w:val="18"/>
          <w:szCs w:val="18"/>
        </w:rPr>
        <w:t xml:space="preserve"> tkinter </w:t>
      </w:r>
      <w:r w:rsidRPr="000E2C1E">
        <w:rPr>
          <w:rFonts w:ascii="inherit" w:eastAsia="Times New Roman" w:hAnsi="inherit" w:cs="Courier New"/>
          <w:b/>
          <w:bCs/>
          <w:color w:val="286491"/>
          <w:sz w:val="18"/>
          <w:szCs w:val="18"/>
        </w:rPr>
        <w:t>import</w:t>
      </w:r>
      <w:r w:rsidRPr="000E2C1E">
        <w:rPr>
          <w:rFonts w:ascii="inherit" w:eastAsia="Times New Roman" w:hAnsi="inherit" w:cs="Courier New"/>
          <w:color w:val="000000"/>
          <w:sz w:val="18"/>
          <w:szCs w:val="18"/>
        </w:rPr>
        <w:t xml:space="preserve"> ttk</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b/>
          <w:bCs/>
          <w:color w:val="286491"/>
          <w:sz w:val="18"/>
          <w:szCs w:val="18"/>
        </w:rPr>
        <w:t>def</w:t>
      </w:r>
      <w:r w:rsidRPr="000E2C1E">
        <w:rPr>
          <w:rFonts w:ascii="inherit" w:eastAsia="Times New Roman" w:hAnsi="inherit" w:cs="Courier New"/>
          <w:color w:val="000000"/>
          <w:sz w:val="18"/>
          <w:szCs w:val="18"/>
        </w:rPr>
        <w:t xml:space="preserve"> abrir_ventana_secundaria</w:t>
      </w:r>
      <w:r w:rsidRPr="000E2C1E">
        <w:rPr>
          <w:rFonts w:ascii="inherit" w:eastAsia="Times New Roman" w:hAnsi="inherit" w:cs="Courier New"/>
          <w:color w:val="777777"/>
          <w:sz w:val="18"/>
          <w:szCs w:val="18"/>
        </w:rPr>
        <w:t>()</w:t>
      </w:r>
      <w:r w:rsidRPr="000E2C1E">
        <w:rPr>
          <w:rFonts w:ascii="inherit" w:eastAsia="Times New Roman" w:hAnsi="inherit" w:cs="Courier New"/>
          <w:color w:val="000000"/>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9999AA"/>
          <w:sz w:val="18"/>
          <w:szCs w:val="18"/>
        </w:rPr>
        <w:t># Crear una ventana secundaria.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ventana_secundaria = tk.</w:t>
      </w:r>
      <w:r w:rsidRPr="000E2C1E">
        <w:rPr>
          <w:rFonts w:ascii="inherit" w:eastAsia="Times New Roman" w:hAnsi="inherit" w:cs="Courier New"/>
          <w:color w:val="445588"/>
          <w:sz w:val="18"/>
          <w:szCs w:val="18"/>
        </w:rPr>
        <w:t>Toplevel</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000000"/>
          <w:sz w:val="18"/>
          <w:szCs w:val="18"/>
          <w:lang w:val="es-AR"/>
        </w:rPr>
        <w:t>ventana_secundaria.</w:t>
      </w:r>
      <w:r w:rsidRPr="000E2C1E">
        <w:rPr>
          <w:rFonts w:ascii="inherit" w:eastAsia="Times New Roman" w:hAnsi="inherit" w:cs="Courier New"/>
          <w:color w:val="0086B3"/>
          <w:sz w:val="18"/>
          <w:szCs w:val="18"/>
          <w:lang w:val="es-AR"/>
        </w:rPr>
        <w:t>title</w:t>
      </w:r>
      <w:r w:rsidRPr="000E2C1E">
        <w:rPr>
          <w:rFonts w:ascii="inherit" w:eastAsia="Times New Roman" w:hAnsi="inherit" w:cs="Courier New"/>
          <w:color w:val="777777"/>
          <w:sz w:val="18"/>
          <w:szCs w:val="18"/>
          <w:lang w:val="es-AR"/>
        </w:rPr>
        <w:t>(</w:t>
      </w:r>
      <w:r w:rsidRPr="000E2C1E">
        <w:rPr>
          <w:rFonts w:ascii="inherit" w:eastAsia="Times New Roman" w:hAnsi="inherit" w:cs="Courier New"/>
          <w:color w:val="DD1144"/>
          <w:sz w:val="18"/>
          <w:szCs w:val="18"/>
          <w:lang w:val="es-AR"/>
        </w:rPr>
        <w:t>"Ventana secundaria"</w:t>
      </w:r>
      <w:r w:rsidRPr="000E2C1E">
        <w:rPr>
          <w:rFonts w:ascii="inherit" w:eastAsia="Times New Roman" w:hAnsi="inherit" w:cs="Courier New"/>
          <w:color w:val="777777"/>
          <w:sz w:val="18"/>
          <w:szCs w:val="18"/>
          <w:lang w:val="es-AR"/>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ventana_secundaria.</w:t>
      </w:r>
      <w:r w:rsidRPr="000E2C1E">
        <w:rPr>
          <w:rFonts w:ascii="inherit" w:eastAsia="Times New Roman" w:hAnsi="inherit" w:cs="Courier New"/>
          <w:color w:val="0086B3"/>
          <w:sz w:val="18"/>
          <w:szCs w:val="18"/>
        </w:rPr>
        <w:t>config</w:t>
      </w:r>
      <w:r w:rsidRPr="000E2C1E">
        <w:rPr>
          <w:rFonts w:ascii="inherit" w:eastAsia="Times New Roman" w:hAnsi="inherit" w:cs="Courier New"/>
          <w:color w:val="777777"/>
          <w:sz w:val="18"/>
          <w:szCs w:val="18"/>
        </w:rPr>
        <w:t>(</w:t>
      </w:r>
      <w:r w:rsidRPr="000E2C1E">
        <w:rPr>
          <w:rFonts w:ascii="inherit" w:eastAsia="Times New Roman" w:hAnsi="inherit" w:cs="Courier New"/>
          <w:color w:val="000000"/>
          <w:sz w:val="18"/>
          <w:szCs w:val="18"/>
        </w:rPr>
        <w:t>width=</w:t>
      </w:r>
      <w:r w:rsidRPr="000E2C1E">
        <w:rPr>
          <w:rFonts w:ascii="inherit" w:eastAsia="Times New Roman" w:hAnsi="inherit" w:cs="Courier New"/>
          <w:color w:val="009999"/>
          <w:sz w:val="18"/>
          <w:szCs w:val="18"/>
        </w:rPr>
        <w:t>300</w:t>
      </w:r>
      <w:r w:rsidRPr="000E2C1E">
        <w:rPr>
          <w:rFonts w:ascii="inherit" w:eastAsia="Times New Roman" w:hAnsi="inherit" w:cs="Courier New"/>
          <w:color w:val="000000"/>
          <w:sz w:val="18"/>
          <w:szCs w:val="18"/>
        </w:rPr>
        <w:t>, height=</w:t>
      </w:r>
      <w:r w:rsidRPr="000E2C1E">
        <w:rPr>
          <w:rFonts w:ascii="inherit" w:eastAsia="Times New Roman" w:hAnsi="inherit" w:cs="Courier New"/>
          <w:color w:val="009999"/>
          <w:sz w:val="18"/>
          <w:szCs w:val="18"/>
        </w:rPr>
        <w:t>200</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9999AA"/>
          <w:sz w:val="18"/>
          <w:szCs w:val="18"/>
          <w:lang w:val="es-AR"/>
        </w:rPr>
        <w:t># Crear un botón dentro de la ventana secundaria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9999AA"/>
          <w:sz w:val="18"/>
          <w:szCs w:val="18"/>
        </w:rPr>
        <w:t># para cerrar la misma.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boton_cerrar = ttk.</w:t>
      </w:r>
      <w:r w:rsidRPr="000E2C1E">
        <w:rPr>
          <w:rFonts w:ascii="inherit" w:eastAsia="Times New Roman" w:hAnsi="inherit" w:cs="Courier New"/>
          <w:color w:val="445588"/>
          <w:sz w:val="18"/>
          <w:szCs w:val="18"/>
        </w:rPr>
        <w:t>Button</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ventana_secundaria,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text=</w:t>
      </w:r>
      <w:r w:rsidRPr="000E2C1E">
        <w:rPr>
          <w:rFonts w:ascii="inherit" w:eastAsia="Times New Roman" w:hAnsi="inherit" w:cs="Courier New"/>
          <w:color w:val="DD1144"/>
          <w:sz w:val="18"/>
          <w:szCs w:val="18"/>
        </w:rPr>
        <w:t>"Cerrar ventana"</w:t>
      </w:r>
      <w:r w:rsidRPr="000E2C1E">
        <w:rPr>
          <w:rFonts w:ascii="inherit" w:eastAsia="Times New Roman" w:hAnsi="inherit" w:cs="Courier New"/>
          <w:color w:val="000000"/>
          <w:sz w:val="18"/>
          <w:szCs w:val="18"/>
        </w:rPr>
        <w:t xml:space="preserve">, </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lastRenderedPageBreak/>
        <w:t>command=ventana_secundaria.</w:t>
      </w:r>
      <w:r w:rsidRPr="000E2C1E">
        <w:rPr>
          <w:rFonts w:ascii="inherit" w:eastAsia="Times New Roman" w:hAnsi="inherit" w:cs="Courier New"/>
          <w:color w:val="0086B3"/>
          <w:sz w:val="18"/>
          <w:szCs w:val="18"/>
        </w:rPr>
        <w:t>destroy</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000000"/>
          <w:sz w:val="18"/>
          <w:szCs w:val="18"/>
          <w:lang w:val="es-AR"/>
        </w:rPr>
        <w:t>boton_cerrar.</w:t>
      </w:r>
      <w:r w:rsidRPr="000E2C1E">
        <w:rPr>
          <w:rFonts w:ascii="inherit" w:eastAsia="Times New Roman" w:hAnsi="inherit" w:cs="Courier New"/>
          <w:color w:val="0086B3"/>
          <w:sz w:val="18"/>
          <w:szCs w:val="18"/>
          <w:lang w:val="es-AR"/>
        </w:rPr>
        <w:t>place</w:t>
      </w:r>
      <w:r w:rsidRPr="000E2C1E">
        <w:rPr>
          <w:rFonts w:ascii="inherit" w:eastAsia="Times New Roman" w:hAnsi="inherit" w:cs="Courier New"/>
          <w:color w:val="777777"/>
          <w:sz w:val="18"/>
          <w:szCs w:val="18"/>
          <w:lang w:val="es-AR"/>
        </w:rPr>
        <w:t>(</w:t>
      </w:r>
      <w:r w:rsidRPr="000E2C1E">
        <w:rPr>
          <w:rFonts w:ascii="inherit" w:eastAsia="Times New Roman" w:hAnsi="inherit" w:cs="Courier New"/>
          <w:color w:val="000000"/>
          <w:sz w:val="18"/>
          <w:szCs w:val="18"/>
          <w:lang w:val="es-AR"/>
        </w:rPr>
        <w:t>x=</w:t>
      </w:r>
      <w:r w:rsidRPr="000E2C1E">
        <w:rPr>
          <w:rFonts w:ascii="inherit" w:eastAsia="Times New Roman" w:hAnsi="inherit" w:cs="Courier New"/>
          <w:color w:val="009999"/>
          <w:sz w:val="18"/>
          <w:szCs w:val="18"/>
          <w:lang w:val="es-AR"/>
        </w:rPr>
        <w:t>75</w:t>
      </w:r>
      <w:r w:rsidRPr="000E2C1E">
        <w:rPr>
          <w:rFonts w:ascii="inherit" w:eastAsia="Times New Roman" w:hAnsi="inherit" w:cs="Courier New"/>
          <w:color w:val="000000"/>
          <w:sz w:val="18"/>
          <w:szCs w:val="18"/>
          <w:lang w:val="es-AR"/>
        </w:rPr>
        <w:t>, y=</w:t>
      </w:r>
      <w:r w:rsidRPr="000E2C1E">
        <w:rPr>
          <w:rFonts w:ascii="inherit" w:eastAsia="Times New Roman" w:hAnsi="inherit" w:cs="Courier New"/>
          <w:color w:val="009999"/>
          <w:sz w:val="18"/>
          <w:szCs w:val="18"/>
          <w:lang w:val="es-AR"/>
        </w:rPr>
        <w:t>75</w:t>
      </w:r>
      <w:r w:rsidRPr="000E2C1E">
        <w:rPr>
          <w:rFonts w:ascii="inherit" w:eastAsia="Times New Roman" w:hAnsi="inherit" w:cs="Courier New"/>
          <w:color w:val="777777"/>
          <w:sz w:val="18"/>
          <w:szCs w:val="18"/>
          <w:lang w:val="es-AR"/>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9999AA"/>
          <w:sz w:val="18"/>
          <w:szCs w:val="18"/>
        </w:rPr>
        <w:t># Crear la ventana principal.</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ventana_principal = tk.</w:t>
      </w:r>
      <w:r w:rsidRPr="000E2C1E">
        <w:rPr>
          <w:rFonts w:ascii="inherit" w:eastAsia="Times New Roman" w:hAnsi="inherit" w:cs="Courier New"/>
          <w:color w:val="445588"/>
          <w:sz w:val="18"/>
          <w:szCs w:val="18"/>
        </w:rPr>
        <w:t>Tk</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ventana_principal.</w:t>
      </w:r>
      <w:r w:rsidRPr="000E2C1E">
        <w:rPr>
          <w:rFonts w:ascii="inherit" w:eastAsia="Times New Roman" w:hAnsi="inherit" w:cs="Courier New"/>
          <w:color w:val="0086B3"/>
          <w:sz w:val="18"/>
          <w:szCs w:val="18"/>
        </w:rPr>
        <w:t>config</w:t>
      </w:r>
      <w:r w:rsidRPr="000E2C1E">
        <w:rPr>
          <w:rFonts w:ascii="inherit" w:eastAsia="Times New Roman" w:hAnsi="inherit" w:cs="Courier New"/>
          <w:color w:val="777777"/>
          <w:sz w:val="18"/>
          <w:szCs w:val="18"/>
        </w:rPr>
        <w:t>(</w:t>
      </w:r>
      <w:r w:rsidRPr="000E2C1E">
        <w:rPr>
          <w:rFonts w:ascii="inherit" w:eastAsia="Times New Roman" w:hAnsi="inherit" w:cs="Courier New"/>
          <w:color w:val="000000"/>
          <w:sz w:val="18"/>
          <w:szCs w:val="18"/>
        </w:rPr>
        <w:t>width=</w:t>
      </w:r>
      <w:r w:rsidRPr="000E2C1E">
        <w:rPr>
          <w:rFonts w:ascii="inherit" w:eastAsia="Times New Roman" w:hAnsi="inherit" w:cs="Courier New"/>
          <w:color w:val="009999"/>
          <w:sz w:val="18"/>
          <w:szCs w:val="18"/>
        </w:rPr>
        <w:t>400</w:t>
      </w:r>
      <w:r w:rsidRPr="000E2C1E">
        <w:rPr>
          <w:rFonts w:ascii="inherit" w:eastAsia="Times New Roman" w:hAnsi="inherit" w:cs="Courier New"/>
          <w:color w:val="000000"/>
          <w:sz w:val="18"/>
          <w:szCs w:val="18"/>
        </w:rPr>
        <w:t>, height=</w:t>
      </w:r>
      <w:r w:rsidRPr="000E2C1E">
        <w:rPr>
          <w:rFonts w:ascii="inherit" w:eastAsia="Times New Roman" w:hAnsi="inherit" w:cs="Courier New"/>
          <w:color w:val="009999"/>
          <w:sz w:val="18"/>
          <w:szCs w:val="18"/>
        </w:rPr>
        <w:t>300</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000000"/>
          <w:sz w:val="18"/>
          <w:szCs w:val="18"/>
          <w:lang w:val="es-AR"/>
        </w:rPr>
        <w:t>ventana_principal.</w:t>
      </w:r>
      <w:r w:rsidRPr="000E2C1E">
        <w:rPr>
          <w:rFonts w:ascii="inherit" w:eastAsia="Times New Roman" w:hAnsi="inherit" w:cs="Courier New"/>
          <w:color w:val="0086B3"/>
          <w:sz w:val="18"/>
          <w:szCs w:val="18"/>
          <w:lang w:val="es-AR"/>
        </w:rPr>
        <w:t>title</w:t>
      </w:r>
      <w:r w:rsidRPr="000E2C1E">
        <w:rPr>
          <w:rFonts w:ascii="inherit" w:eastAsia="Times New Roman" w:hAnsi="inherit" w:cs="Courier New"/>
          <w:color w:val="777777"/>
          <w:sz w:val="18"/>
          <w:szCs w:val="18"/>
          <w:lang w:val="es-AR"/>
        </w:rPr>
        <w:t>(</w:t>
      </w:r>
      <w:r w:rsidRPr="000E2C1E">
        <w:rPr>
          <w:rFonts w:ascii="inherit" w:eastAsia="Times New Roman" w:hAnsi="inherit" w:cs="Courier New"/>
          <w:color w:val="DD1144"/>
          <w:sz w:val="18"/>
          <w:szCs w:val="18"/>
          <w:lang w:val="es-AR"/>
        </w:rPr>
        <w:t>"Ventana principal"</w:t>
      </w:r>
      <w:r w:rsidRPr="000E2C1E">
        <w:rPr>
          <w:rFonts w:ascii="inherit" w:eastAsia="Times New Roman" w:hAnsi="inherit" w:cs="Courier New"/>
          <w:color w:val="777777"/>
          <w:sz w:val="18"/>
          <w:szCs w:val="18"/>
          <w:lang w:val="es-AR"/>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9999AA"/>
          <w:sz w:val="18"/>
          <w:szCs w:val="18"/>
          <w:lang w:val="es-AR"/>
        </w:rPr>
        <w:t># Crear un botón dentro de la ventana principal</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9999AA"/>
          <w:sz w:val="18"/>
          <w:szCs w:val="18"/>
          <w:lang w:val="es-AR"/>
        </w:rPr>
        <w:t># que al ejecutarse invoca a la función</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9999AA"/>
          <w:sz w:val="18"/>
          <w:szCs w:val="18"/>
        </w:rPr>
        <w:t># abrir_ventana_secundaria().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boton_abrir = ttk.</w:t>
      </w:r>
      <w:r w:rsidRPr="000E2C1E">
        <w:rPr>
          <w:rFonts w:ascii="inherit" w:eastAsia="Times New Roman" w:hAnsi="inherit" w:cs="Courier New"/>
          <w:color w:val="445588"/>
          <w:sz w:val="18"/>
          <w:szCs w:val="18"/>
        </w:rPr>
        <w:t>Button</w:t>
      </w: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ventana_principal,</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text=</w:t>
      </w:r>
      <w:r w:rsidRPr="000E2C1E">
        <w:rPr>
          <w:rFonts w:ascii="inherit" w:eastAsia="Times New Roman" w:hAnsi="inherit" w:cs="Courier New"/>
          <w:color w:val="DD1144"/>
          <w:sz w:val="18"/>
          <w:szCs w:val="18"/>
        </w:rPr>
        <w:t>"Abrir ventana secundaria"</w:t>
      </w:r>
      <w:r w:rsidRPr="000E2C1E">
        <w:rPr>
          <w:rFonts w:ascii="inherit" w:eastAsia="Times New Roman" w:hAnsi="inherit" w:cs="Courier New"/>
          <w:color w:val="000000"/>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command=abrir_ventana_secundaria</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0E2C1E">
        <w:rPr>
          <w:rFonts w:ascii="inherit" w:eastAsia="Times New Roman" w:hAnsi="inherit" w:cs="Courier New"/>
          <w:color w:val="777777"/>
          <w:sz w:val="18"/>
          <w:szCs w:val="18"/>
        </w:rPr>
        <w:t>)</w:t>
      </w:r>
    </w:p>
    <w:p w:rsidR="000E2C1E" w:rsidRPr="000E2C1E" w:rsidRDefault="000E2C1E" w:rsidP="00093043">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E2C1E">
        <w:rPr>
          <w:rFonts w:ascii="inherit" w:eastAsia="Times New Roman" w:hAnsi="inherit" w:cs="Courier New"/>
          <w:color w:val="000000"/>
          <w:sz w:val="18"/>
          <w:szCs w:val="18"/>
          <w:lang w:val="es-AR"/>
        </w:rPr>
        <w:t>boton_abrir.</w:t>
      </w:r>
      <w:r w:rsidRPr="000E2C1E">
        <w:rPr>
          <w:rFonts w:ascii="inherit" w:eastAsia="Times New Roman" w:hAnsi="inherit" w:cs="Courier New"/>
          <w:color w:val="0086B3"/>
          <w:sz w:val="18"/>
          <w:szCs w:val="18"/>
          <w:lang w:val="es-AR"/>
        </w:rPr>
        <w:t>place</w:t>
      </w:r>
      <w:r w:rsidRPr="000E2C1E">
        <w:rPr>
          <w:rFonts w:ascii="inherit" w:eastAsia="Times New Roman" w:hAnsi="inherit" w:cs="Courier New"/>
          <w:color w:val="777777"/>
          <w:sz w:val="18"/>
          <w:szCs w:val="18"/>
          <w:lang w:val="es-AR"/>
        </w:rPr>
        <w:t>(</w:t>
      </w:r>
      <w:r w:rsidRPr="000E2C1E">
        <w:rPr>
          <w:rFonts w:ascii="inherit" w:eastAsia="Times New Roman" w:hAnsi="inherit" w:cs="Courier New"/>
          <w:color w:val="000000"/>
          <w:sz w:val="18"/>
          <w:szCs w:val="18"/>
          <w:lang w:val="es-AR"/>
        </w:rPr>
        <w:t>x=</w:t>
      </w:r>
      <w:r w:rsidRPr="000E2C1E">
        <w:rPr>
          <w:rFonts w:ascii="inherit" w:eastAsia="Times New Roman" w:hAnsi="inherit" w:cs="Courier New"/>
          <w:color w:val="009999"/>
          <w:sz w:val="18"/>
          <w:szCs w:val="18"/>
          <w:lang w:val="es-AR"/>
        </w:rPr>
        <w:t>100</w:t>
      </w:r>
      <w:r w:rsidRPr="000E2C1E">
        <w:rPr>
          <w:rFonts w:ascii="inherit" w:eastAsia="Times New Roman" w:hAnsi="inherit" w:cs="Courier New"/>
          <w:color w:val="000000"/>
          <w:sz w:val="18"/>
          <w:szCs w:val="18"/>
          <w:lang w:val="es-AR"/>
        </w:rPr>
        <w:t>, y=</w:t>
      </w:r>
      <w:r w:rsidRPr="000E2C1E">
        <w:rPr>
          <w:rFonts w:ascii="inherit" w:eastAsia="Times New Roman" w:hAnsi="inherit" w:cs="Courier New"/>
          <w:color w:val="009999"/>
          <w:sz w:val="18"/>
          <w:szCs w:val="18"/>
          <w:lang w:val="es-AR"/>
        </w:rPr>
        <w:t>100</w:t>
      </w:r>
      <w:r w:rsidRPr="000E2C1E">
        <w:rPr>
          <w:rFonts w:ascii="inherit" w:eastAsia="Times New Roman" w:hAnsi="inherit" w:cs="Courier New"/>
          <w:color w:val="777777"/>
          <w:sz w:val="18"/>
          <w:szCs w:val="18"/>
          <w:lang w:val="es-AR"/>
        </w:rPr>
        <w:t>)</w:t>
      </w:r>
    </w:p>
    <w:p w:rsidR="000E2C1E" w:rsidRPr="000E2C1E" w:rsidRDefault="000E2C1E" w:rsidP="00093043">
      <w:pPr>
        <w:numPr>
          <w:ilvl w:val="0"/>
          <w:numId w:val="1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E2C1E">
        <w:rPr>
          <w:rFonts w:ascii="inherit" w:eastAsia="Times New Roman" w:hAnsi="inherit" w:cs="Courier New"/>
          <w:color w:val="000000"/>
          <w:sz w:val="18"/>
          <w:szCs w:val="18"/>
        </w:rPr>
        <w:t>ventana_principal.</w:t>
      </w:r>
      <w:r w:rsidRPr="000E2C1E">
        <w:rPr>
          <w:rFonts w:ascii="inherit" w:eastAsia="Times New Roman" w:hAnsi="inherit" w:cs="Courier New"/>
          <w:color w:val="0086B3"/>
          <w:sz w:val="18"/>
          <w:szCs w:val="18"/>
        </w:rPr>
        <w:t>mainloop</w:t>
      </w:r>
      <w:r w:rsidRPr="000E2C1E">
        <w:rPr>
          <w:rFonts w:ascii="inherit" w:eastAsia="Times New Roman" w:hAnsi="inherit" w:cs="Courier New"/>
          <w:color w:val="777777"/>
          <w:sz w:val="18"/>
          <w:szCs w:val="18"/>
        </w:rPr>
        <w:t>()</w:t>
      </w:r>
    </w:p>
    <w:p w:rsidR="000E2C1E" w:rsidRDefault="000E2C1E" w:rsidP="006F57B6">
      <w:pPr>
        <w:shd w:val="clear" w:color="auto" w:fill="FBFBFB"/>
        <w:spacing w:after="255" w:line="240" w:lineRule="auto"/>
        <w:rPr>
          <w:color w:val="121212"/>
          <w:shd w:val="clear" w:color="auto" w:fill="FBFBFB"/>
          <w:lang w:val="es-AR"/>
        </w:rPr>
      </w:pPr>
    </w:p>
    <w:p w:rsidR="00EF5753" w:rsidRDefault="000E2C1E" w:rsidP="006F57B6">
      <w:pPr>
        <w:shd w:val="clear" w:color="auto" w:fill="FBFBFB"/>
        <w:spacing w:after="255" w:line="240" w:lineRule="auto"/>
        <w:rPr>
          <w:color w:val="121212"/>
          <w:shd w:val="clear" w:color="auto" w:fill="FBFBFB"/>
        </w:rPr>
      </w:pPr>
      <w:r w:rsidRPr="000E2C1E">
        <w:rPr>
          <w:color w:val="121212"/>
          <w:shd w:val="clear" w:color="auto" w:fill="FBFBFB"/>
          <w:lang w:val="es-AR"/>
        </w:rPr>
        <w:t>Al tener dos ventanas diferentes, siempre que creamos un control (trátese de un botón o de cualquier otro), debemos especificar su ventana padre (esto es, la ventana dentro de la cual se encuentra) como primer argumento. El </w:t>
      </w:r>
      <w:r w:rsidRPr="000E2C1E">
        <w:rPr>
          <w:rStyle w:val="HTMLCode"/>
          <w:rFonts w:eastAsiaTheme="minorHAnsi"/>
          <w:color w:val="121212"/>
          <w:sz w:val="21"/>
          <w:szCs w:val="21"/>
          <w:shd w:val="clear" w:color="auto" w:fill="E9E9E9"/>
          <w:lang w:val="es-AR"/>
        </w:rPr>
        <w:t>boton_abrir</w:t>
      </w:r>
      <w:r w:rsidRPr="000E2C1E">
        <w:rPr>
          <w:color w:val="121212"/>
          <w:shd w:val="clear" w:color="auto" w:fill="FBFBFB"/>
          <w:lang w:val="es-AR"/>
        </w:rPr>
        <w:t> se encuentra dentro de la ventana principal, de ahí que en la línea 28 se pase el objeto </w:t>
      </w:r>
      <w:r w:rsidRPr="000E2C1E">
        <w:rPr>
          <w:rStyle w:val="HTMLCode"/>
          <w:rFonts w:eastAsiaTheme="minorHAnsi"/>
          <w:color w:val="121212"/>
          <w:sz w:val="21"/>
          <w:szCs w:val="21"/>
          <w:shd w:val="clear" w:color="auto" w:fill="E9E9E9"/>
          <w:lang w:val="es-AR"/>
        </w:rPr>
        <w:t>ventana_principal</w:t>
      </w:r>
      <w:r w:rsidRPr="000E2C1E">
        <w:rPr>
          <w:color w:val="121212"/>
          <w:shd w:val="clear" w:color="auto" w:fill="FBFBFB"/>
          <w:lang w:val="es-AR"/>
        </w:rPr>
        <w:t> como primer argumento. Lo mismo ocurre con el </w:t>
      </w:r>
      <w:r w:rsidRPr="000E2C1E">
        <w:rPr>
          <w:rStyle w:val="HTMLCode"/>
          <w:rFonts w:eastAsiaTheme="minorHAnsi"/>
          <w:color w:val="121212"/>
          <w:sz w:val="21"/>
          <w:szCs w:val="21"/>
          <w:shd w:val="clear" w:color="auto" w:fill="E9E9E9"/>
          <w:lang w:val="es-AR"/>
        </w:rPr>
        <w:t>boton_cerrar</w:t>
      </w:r>
      <w:r w:rsidRPr="000E2C1E">
        <w:rPr>
          <w:color w:val="121212"/>
          <w:shd w:val="clear" w:color="auto" w:fill="FBFBFB"/>
          <w:lang w:val="es-AR"/>
        </w:rPr>
        <w:t xml:space="preserve"> y la ventana secundaria en la línea 13. </w:t>
      </w:r>
      <w:r>
        <w:rPr>
          <w:color w:val="121212"/>
          <w:shd w:val="clear" w:color="auto" w:fill="FBFBFB"/>
        </w:rPr>
        <w:t>El resultado es el siguiente:</w:t>
      </w:r>
    </w:p>
    <w:p w:rsidR="000E2C1E" w:rsidRDefault="00AB1DF3" w:rsidP="006F57B6">
      <w:pPr>
        <w:shd w:val="clear" w:color="auto" w:fill="FBFBFB"/>
        <w:spacing w:after="255" w:line="240" w:lineRule="auto"/>
        <w:rPr>
          <w:rFonts w:ascii="Times New Roman" w:eastAsia="Times New Roman" w:hAnsi="Times New Roman" w:cs="Times New Roman"/>
          <w:color w:val="121212"/>
          <w:sz w:val="24"/>
          <w:szCs w:val="24"/>
          <w:lang w:val="es-AR"/>
        </w:rPr>
      </w:pPr>
      <w:r>
        <w:rPr>
          <w:rFonts w:ascii="Times New Roman" w:eastAsia="Times New Roman" w:hAnsi="Times New Roman" w:cs="Times New Roman"/>
          <w:noProof/>
          <w:color w:val="121212"/>
          <w:sz w:val="24"/>
          <w:szCs w:val="24"/>
        </w:rPr>
        <w:drawing>
          <wp:inline distT="0" distB="0" distL="0" distR="0">
            <wp:extent cx="5610225" cy="3486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486150"/>
                    </a:xfrm>
                    <a:prstGeom prst="rect">
                      <a:avLst/>
                    </a:prstGeom>
                    <a:noFill/>
                    <a:ln>
                      <a:noFill/>
                    </a:ln>
                  </pic:spPr>
                </pic:pic>
              </a:graphicData>
            </a:graphic>
          </wp:inline>
        </w:drawing>
      </w:r>
    </w:p>
    <w:p w:rsidR="00AB1DF3" w:rsidRDefault="002D183A" w:rsidP="006F57B6">
      <w:pPr>
        <w:shd w:val="clear" w:color="auto" w:fill="FBFBFB"/>
        <w:spacing w:after="255" w:line="240" w:lineRule="auto"/>
        <w:rPr>
          <w:color w:val="121212"/>
          <w:shd w:val="clear" w:color="auto" w:fill="FBFBFB"/>
          <w:lang w:val="es-AR"/>
        </w:rPr>
      </w:pPr>
      <w:r w:rsidRPr="002D183A">
        <w:rPr>
          <w:color w:val="121212"/>
          <w:shd w:val="clear" w:color="auto" w:fill="FBFBFB"/>
          <w:lang w:val="es-AR"/>
        </w:rPr>
        <w:lastRenderedPageBreak/>
        <w:t>Ahora bien, aunque esta forma de organizar el código puede resultar útil para pequeñas aplicaciones, una mejor solución consiste en crear una clase por cada ventana. Así, el código anterior en su versión orientada a objetos se vería más o menos de este modo:</w:t>
      </w:r>
    </w:p>
    <w:p w:rsidR="002D183A" w:rsidRPr="002D183A" w:rsidRDefault="002D183A" w:rsidP="00093043">
      <w:pPr>
        <w:numPr>
          <w:ilvl w:val="0"/>
          <w:numId w:val="1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import</w:t>
      </w:r>
      <w:r w:rsidRPr="002D183A">
        <w:rPr>
          <w:rFonts w:ascii="inherit" w:eastAsia="Times New Roman" w:hAnsi="inherit" w:cs="Courier New"/>
          <w:color w:val="000000"/>
          <w:sz w:val="18"/>
          <w:szCs w:val="18"/>
        </w:rPr>
        <w:t xml:space="preserve"> tkinter </w:t>
      </w:r>
      <w:r w:rsidRPr="002D183A">
        <w:rPr>
          <w:rFonts w:ascii="inherit" w:eastAsia="Times New Roman" w:hAnsi="inherit" w:cs="Courier New"/>
          <w:b/>
          <w:bCs/>
          <w:color w:val="286491"/>
          <w:sz w:val="18"/>
          <w:szCs w:val="18"/>
        </w:rPr>
        <w:t>as</w:t>
      </w:r>
      <w:r w:rsidRPr="002D183A">
        <w:rPr>
          <w:rFonts w:ascii="inherit" w:eastAsia="Times New Roman" w:hAnsi="inherit" w:cs="Courier New"/>
          <w:color w:val="000000"/>
          <w:sz w:val="18"/>
          <w:szCs w:val="18"/>
        </w:rPr>
        <w:t xml:space="preserve"> tk</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from</w:t>
      </w:r>
      <w:r w:rsidRPr="002D183A">
        <w:rPr>
          <w:rFonts w:ascii="inherit" w:eastAsia="Times New Roman" w:hAnsi="inherit" w:cs="Courier New"/>
          <w:color w:val="000000"/>
          <w:sz w:val="18"/>
          <w:szCs w:val="18"/>
        </w:rPr>
        <w:t xml:space="preserve"> tkinter </w:t>
      </w:r>
      <w:r w:rsidRPr="002D183A">
        <w:rPr>
          <w:rFonts w:ascii="inherit" w:eastAsia="Times New Roman" w:hAnsi="inherit" w:cs="Courier New"/>
          <w:b/>
          <w:bCs/>
          <w:color w:val="286491"/>
          <w:sz w:val="18"/>
          <w:szCs w:val="18"/>
        </w:rPr>
        <w:t>import</w:t>
      </w:r>
      <w:r w:rsidRPr="002D183A">
        <w:rPr>
          <w:rFonts w:ascii="inherit" w:eastAsia="Times New Roman" w:hAnsi="inherit" w:cs="Courier New"/>
          <w:color w:val="000000"/>
          <w:sz w:val="18"/>
          <w:szCs w:val="18"/>
        </w:rPr>
        <w:t xml:space="preserve"> ttk</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class</w:t>
      </w:r>
      <w:r w:rsidRPr="002D183A">
        <w:rPr>
          <w:rFonts w:ascii="inherit" w:eastAsia="Times New Roman" w:hAnsi="inherit" w:cs="Courier New"/>
          <w:color w:val="000000"/>
          <w:sz w:val="18"/>
          <w:szCs w:val="18"/>
        </w:rPr>
        <w:t xml:space="preserve"> </w:t>
      </w:r>
      <w:r w:rsidRPr="002D183A">
        <w:rPr>
          <w:rFonts w:ascii="inherit" w:eastAsia="Times New Roman" w:hAnsi="inherit" w:cs="Courier New"/>
          <w:color w:val="445588"/>
          <w:sz w:val="18"/>
          <w:szCs w:val="18"/>
        </w:rPr>
        <w:t>VentanaSecundaria</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tk.</w:t>
      </w:r>
      <w:r w:rsidRPr="002D183A">
        <w:rPr>
          <w:rFonts w:ascii="inherit" w:eastAsia="Times New Roman" w:hAnsi="inherit" w:cs="Courier New"/>
          <w:color w:val="445588"/>
          <w:sz w:val="18"/>
          <w:szCs w:val="18"/>
        </w:rPr>
        <w:t>Toplevel</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def</w:t>
      </w:r>
      <w:r w:rsidRPr="002D183A">
        <w:rPr>
          <w:rFonts w:ascii="inherit" w:eastAsia="Times New Roman" w:hAnsi="inherit" w:cs="Courier New"/>
          <w:color w:val="000000"/>
          <w:sz w:val="18"/>
          <w:szCs w:val="18"/>
        </w:rPr>
        <w:t xml:space="preserve"> __init__</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self, *args, **kwargs</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4DA0D2"/>
          <w:sz w:val="18"/>
          <w:szCs w:val="18"/>
        </w:rPr>
        <w:t>super</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r w:rsidRPr="002D183A">
        <w:rPr>
          <w:rFonts w:ascii="inherit" w:eastAsia="Times New Roman" w:hAnsi="inherit" w:cs="Courier New"/>
          <w:color w:val="0086B3"/>
          <w:sz w:val="18"/>
          <w:szCs w:val="18"/>
        </w:rPr>
        <w:t>__init__</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*args, **kwargs</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config</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width=</w:t>
      </w:r>
      <w:r w:rsidRPr="002D183A">
        <w:rPr>
          <w:rFonts w:ascii="inherit" w:eastAsia="Times New Roman" w:hAnsi="inherit" w:cs="Courier New"/>
          <w:color w:val="009999"/>
          <w:sz w:val="18"/>
          <w:szCs w:val="18"/>
        </w:rPr>
        <w:t>300</w:t>
      </w:r>
      <w:r w:rsidRPr="002D183A">
        <w:rPr>
          <w:rFonts w:ascii="inherit" w:eastAsia="Times New Roman" w:hAnsi="inherit" w:cs="Courier New"/>
          <w:color w:val="000000"/>
          <w:sz w:val="18"/>
          <w:szCs w:val="18"/>
        </w:rPr>
        <w:t>, height=</w:t>
      </w:r>
      <w:r w:rsidRPr="002D183A">
        <w:rPr>
          <w:rFonts w:ascii="inherit" w:eastAsia="Times New Roman" w:hAnsi="inherit" w:cs="Courier New"/>
          <w:color w:val="009999"/>
          <w:sz w:val="18"/>
          <w:szCs w:val="18"/>
        </w:rPr>
        <w:t>200</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title</w:t>
      </w:r>
      <w:r w:rsidRPr="002D183A">
        <w:rPr>
          <w:rFonts w:ascii="inherit" w:eastAsia="Times New Roman" w:hAnsi="inherit" w:cs="Courier New"/>
          <w:color w:val="777777"/>
          <w:sz w:val="18"/>
          <w:szCs w:val="18"/>
        </w:rPr>
        <w:t>(</w:t>
      </w:r>
      <w:r w:rsidRPr="002D183A">
        <w:rPr>
          <w:rFonts w:ascii="inherit" w:eastAsia="Times New Roman" w:hAnsi="inherit" w:cs="Courier New"/>
          <w:color w:val="DD1144"/>
          <w:sz w:val="18"/>
          <w:szCs w:val="18"/>
        </w:rPr>
        <w:t>"Ventana secundaria"</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boton_cerrar</w:t>
      </w:r>
      <w:r w:rsidRPr="002D183A">
        <w:rPr>
          <w:rFonts w:ascii="inherit" w:eastAsia="Times New Roman" w:hAnsi="inherit" w:cs="Courier New"/>
          <w:color w:val="000000"/>
          <w:sz w:val="18"/>
          <w:szCs w:val="18"/>
        </w:rPr>
        <w:t xml:space="preserve"> = ttk.</w:t>
      </w:r>
      <w:r w:rsidRPr="002D183A">
        <w:rPr>
          <w:rFonts w:ascii="inherit" w:eastAsia="Times New Roman" w:hAnsi="inherit" w:cs="Courier New"/>
          <w:color w:val="445588"/>
          <w:sz w:val="18"/>
          <w:szCs w:val="18"/>
        </w:rPr>
        <w:t>Button</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text=</w:t>
      </w:r>
      <w:r w:rsidRPr="002D183A">
        <w:rPr>
          <w:rFonts w:ascii="inherit" w:eastAsia="Times New Roman" w:hAnsi="inherit" w:cs="Courier New"/>
          <w:color w:val="DD1144"/>
          <w:sz w:val="18"/>
          <w:szCs w:val="18"/>
        </w:rPr>
        <w:t>"Cerrar ventana"</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command=self.</w:t>
      </w:r>
      <w:r w:rsidRPr="002D183A">
        <w:rPr>
          <w:rFonts w:ascii="inherit" w:eastAsia="Times New Roman" w:hAnsi="inherit" w:cs="Courier New"/>
          <w:color w:val="0086B3"/>
          <w:sz w:val="18"/>
          <w:szCs w:val="18"/>
        </w:rPr>
        <w:t>destroy</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2D183A">
        <w:rPr>
          <w:rFonts w:ascii="inherit" w:eastAsia="Times New Roman" w:hAnsi="inherit" w:cs="Courier New"/>
          <w:color w:val="000000"/>
          <w:sz w:val="18"/>
          <w:szCs w:val="18"/>
          <w:lang w:val="es-AR"/>
        </w:rPr>
        <w:t>self.</w:t>
      </w:r>
      <w:r w:rsidRPr="002D183A">
        <w:rPr>
          <w:rFonts w:ascii="inherit" w:eastAsia="Times New Roman" w:hAnsi="inherit" w:cs="Courier New"/>
          <w:color w:val="0086B3"/>
          <w:sz w:val="18"/>
          <w:szCs w:val="18"/>
          <w:lang w:val="es-AR"/>
        </w:rPr>
        <w:t>boton_cerrar</w:t>
      </w:r>
      <w:r w:rsidRPr="002D183A">
        <w:rPr>
          <w:rFonts w:ascii="inherit" w:eastAsia="Times New Roman" w:hAnsi="inherit" w:cs="Courier New"/>
          <w:color w:val="000000"/>
          <w:sz w:val="18"/>
          <w:szCs w:val="18"/>
          <w:lang w:val="es-AR"/>
        </w:rPr>
        <w:t>.</w:t>
      </w:r>
      <w:r w:rsidRPr="002D183A">
        <w:rPr>
          <w:rFonts w:ascii="inherit" w:eastAsia="Times New Roman" w:hAnsi="inherit" w:cs="Courier New"/>
          <w:color w:val="0086B3"/>
          <w:sz w:val="18"/>
          <w:szCs w:val="18"/>
          <w:lang w:val="es-AR"/>
        </w:rPr>
        <w:t>place</w:t>
      </w:r>
      <w:r w:rsidRPr="002D183A">
        <w:rPr>
          <w:rFonts w:ascii="inherit" w:eastAsia="Times New Roman" w:hAnsi="inherit" w:cs="Courier New"/>
          <w:color w:val="777777"/>
          <w:sz w:val="18"/>
          <w:szCs w:val="18"/>
          <w:lang w:val="es-AR"/>
        </w:rPr>
        <w:t>(</w:t>
      </w:r>
      <w:r w:rsidRPr="002D183A">
        <w:rPr>
          <w:rFonts w:ascii="inherit" w:eastAsia="Times New Roman" w:hAnsi="inherit" w:cs="Courier New"/>
          <w:color w:val="000000"/>
          <w:sz w:val="18"/>
          <w:szCs w:val="18"/>
          <w:lang w:val="es-AR"/>
        </w:rPr>
        <w:t>x=</w:t>
      </w:r>
      <w:r w:rsidRPr="002D183A">
        <w:rPr>
          <w:rFonts w:ascii="inherit" w:eastAsia="Times New Roman" w:hAnsi="inherit" w:cs="Courier New"/>
          <w:color w:val="009999"/>
          <w:sz w:val="18"/>
          <w:szCs w:val="18"/>
          <w:lang w:val="es-AR"/>
        </w:rPr>
        <w:t>75</w:t>
      </w:r>
      <w:r w:rsidRPr="002D183A">
        <w:rPr>
          <w:rFonts w:ascii="inherit" w:eastAsia="Times New Roman" w:hAnsi="inherit" w:cs="Courier New"/>
          <w:color w:val="000000"/>
          <w:sz w:val="18"/>
          <w:szCs w:val="18"/>
          <w:lang w:val="es-AR"/>
        </w:rPr>
        <w:t>, y=</w:t>
      </w:r>
      <w:r w:rsidRPr="002D183A">
        <w:rPr>
          <w:rFonts w:ascii="inherit" w:eastAsia="Times New Roman" w:hAnsi="inherit" w:cs="Courier New"/>
          <w:color w:val="009999"/>
          <w:sz w:val="18"/>
          <w:szCs w:val="18"/>
          <w:lang w:val="es-AR"/>
        </w:rPr>
        <w:t>75</w:t>
      </w:r>
      <w:r w:rsidRPr="002D183A">
        <w:rPr>
          <w:rFonts w:ascii="inherit" w:eastAsia="Times New Roman" w:hAnsi="inherit" w:cs="Courier New"/>
          <w:color w:val="777777"/>
          <w:sz w:val="18"/>
          <w:szCs w:val="18"/>
          <w:lang w:val="es-AR"/>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focus</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grab_set</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class</w:t>
      </w:r>
      <w:r w:rsidRPr="002D183A">
        <w:rPr>
          <w:rFonts w:ascii="inherit" w:eastAsia="Times New Roman" w:hAnsi="inherit" w:cs="Courier New"/>
          <w:color w:val="000000"/>
          <w:sz w:val="18"/>
          <w:szCs w:val="18"/>
        </w:rPr>
        <w:t xml:space="preserve"> </w:t>
      </w:r>
      <w:r w:rsidRPr="002D183A">
        <w:rPr>
          <w:rFonts w:ascii="inherit" w:eastAsia="Times New Roman" w:hAnsi="inherit" w:cs="Courier New"/>
          <w:color w:val="445588"/>
          <w:sz w:val="18"/>
          <w:szCs w:val="18"/>
        </w:rPr>
        <w:t>VentanaPrincipal</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tk.</w:t>
      </w:r>
      <w:r w:rsidRPr="002D183A">
        <w:rPr>
          <w:rFonts w:ascii="inherit" w:eastAsia="Times New Roman" w:hAnsi="inherit" w:cs="Courier New"/>
          <w:color w:val="445588"/>
          <w:sz w:val="18"/>
          <w:szCs w:val="18"/>
        </w:rPr>
        <w:t>Tk</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b/>
          <w:bCs/>
          <w:color w:val="286491"/>
          <w:sz w:val="18"/>
          <w:szCs w:val="18"/>
        </w:rPr>
        <w:t>def</w:t>
      </w:r>
      <w:r w:rsidRPr="002D183A">
        <w:rPr>
          <w:rFonts w:ascii="inherit" w:eastAsia="Times New Roman" w:hAnsi="inherit" w:cs="Courier New"/>
          <w:color w:val="000000"/>
          <w:sz w:val="18"/>
          <w:szCs w:val="18"/>
        </w:rPr>
        <w:t xml:space="preserve"> __init__</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self, *args, **kwargs</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4DA0D2"/>
          <w:sz w:val="18"/>
          <w:szCs w:val="18"/>
        </w:rPr>
        <w:t>super</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t>
      </w:r>
      <w:r w:rsidRPr="002D183A">
        <w:rPr>
          <w:rFonts w:ascii="inherit" w:eastAsia="Times New Roman" w:hAnsi="inherit" w:cs="Courier New"/>
          <w:color w:val="0086B3"/>
          <w:sz w:val="18"/>
          <w:szCs w:val="18"/>
        </w:rPr>
        <w:t>__init__</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*args, **kwargs</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config</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width=</w:t>
      </w:r>
      <w:r w:rsidRPr="002D183A">
        <w:rPr>
          <w:rFonts w:ascii="inherit" w:eastAsia="Times New Roman" w:hAnsi="inherit" w:cs="Courier New"/>
          <w:color w:val="009999"/>
          <w:sz w:val="18"/>
          <w:szCs w:val="18"/>
        </w:rPr>
        <w:t>400</w:t>
      </w:r>
      <w:r w:rsidRPr="002D183A">
        <w:rPr>
          <w:rFonts w:ascii="inherit" w:eastAsia="Times New Roman" w:hAnsi="inherit" w:cs="Courier New"/>
          <w:color w:val="000000"/>
          <w:sz w:val="18"/>
          <w:szCs w:val="18"/>
        </w:rPr>
        <w:t>, height=</w:t>
      </w:r>
      <w:r w:rsidRPr="002D183A">
        <w:rPr>
          <w:rFonts w:ascii="inherit" w:eastAsia="Times New Roman" w:hAnsi="inherit" w:cs="Courier New"/>
          <w:color w:val="009999"/>
          <w:sz w:val="18"/>
          <w:szCs w:val="18"/>
        </w:rPr>
        <w:t>300</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title</w:t>
      </w:r>
      <w:r w:rsidRPr="002D183A">
        <w:rPr>
          <w:rFonts w:ascii="inherit" w:eastAsia="Times New Roman" w:hAnsi="inherit" w:cs="Courier New"/>
          <w:color w:val="777777"/>
          <w:sz w:val="18"/>
          <w:szCs w:val="18"/>
        </w:rPr>
        <w:t>(</w:t>
      </w:r>
      <w:r w:rsidRPr="002D183A">
        <w:rPr>
          <w:rFonts w:ascii="inherit" w:eastAsia="Times New Roman" w:hAnsi="inherit" w:cs="Courier New"/>
          <w:color w:val="DD1144"/>
          <w:sz w:val="18"/>
          <w:szCs w:val="18"/>
        </w:rPr>
        <w:t>"Ventana principal"</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boton_abrir</w:t>
      </w:r>
      <w:r w:rsidRPr="002D183A">
        <w:rPr>
          <w:rFonts w:ascii="inherit" w:eastAsia="Times New Roman" w:hAnsi="inherit" w:cs="Courier New"/>
          <w:color w:val="000000"/>
          <w:sz w:val="18"/>
          <w:szCs w:val="18"/>
        </w:rPr>
        <w:t xml:space="preserve"> = ttk.</w:t>
      </w:r>
      <w:r w:rsidRPr="002D183A">
        <w:rPr>
          <w:rFonts w:ascii="inherit" w:eastAsia="Times New Roman" w:hAnsi="inherit" w:cs="Courier New"/>
          <w:color w:val="445588"/>
          <w:sz w:val="18"/>
          <w:szCs w:val="18"/>
        </w:rPr>
        <w:t>Button</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text=</w:t>
      </w:r>
      <w:r w:rsidRPr="002D183A">
        <w:rPr>
          <w:rFonts w:ascii="inherit" w:eastAsia="Times New Roman" w:hAnsi="inherit" w:cs="Courier New"/>
          <w:color w:val="DD1144"/>
          <w:sz w:val="18"/>
          <w:szCs w:val="18"/>
        </w:rPr>
        <w:t>"Abrir ventana secundaria"</w:t>
      </w:r>
      <w:r w:rsidRPr="002D183A">
        <w:rPr>
          <w:rFonts w:ascii="inherit" w:eastAsia="Times New Roman" w:hAnsi="inherit" w:cs="Courier New"/>
          <w:color w:val="000000"/>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command=self.</w:t>
      </w:r>
      <w:r w:rsidRPr="002D183A">
        <w:rPr>
          <w:rFonts w:ascii="inherit" w:eastAsia="Times New Roman" w:hAnsi="inherit" w:cs="Courier New"/>
          <w:color w:val="0086B3"/>
          <w:sz w:val="18"/>
          <w:szCs w:val="18"/>
        </w:rPr>
        <w:t>abrir_ventana_secundaria</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boton_abrir</w:t>
      </w:r>
      <w:r w:rsidRPr="002D183A">
        <w:rPr>
          <w:rFonts w:ascii="inherit" w:eastAsia="Times New Roman" w:hAnsi="inherit" w:cs="Courier New"/>
          <w:color w:val="000000"/>
          <w:sz w:val="18"/>
          <w:szCs w:val="18"/>
        </w:rPr>
        <w:t>.</w:t>
      </w:r>
      <w:r w:rsidRPr="002D183A">
        <w:rPr>
          <w:rFonts w:ascii="inherit" w:eastAsia="Times New Roman" w:hAnsi="inherit" w:cs="Courier New"/>
          <w:color w:val="0086B3"/>
          <w:sz w:val="18"/>
          <w:szCs w:val="18"/>
        </w:rPr>
        <w:t>place</w:t>
      </w:r>
      <w:r w:rsidRPr="002D183A">
        <w:rPr>
          <w:rFonts w:ascii="inherit" w:eastAsia="Times New Roman" w:hAnsi="inherit" w:cs="Courier New"/>
          <w:color w:val="777777"/>
          <w:sz w:val="18"/>
          <w:szCs w:val="18"/>
        </w:rPr>
        <w:t>(</w:t>
      </w:r>
      <w:r w:rsidRPr="002D183A">
        <w:rPr>
          <w:rFonts w:ascii="inherit" w:eastAsia="Times New Roman" w:hAnsi="inherit" w:cs="Courier New"/>
          <w:color w:val="000000"/>
          <w:sz w:val="18"/>
          <w:szCs w:val="18"/>
        </w:rPr>
        <w:t>x=</w:t>
      </w:r>
      <w:r w:rsidRPr="002D183A">
        <w:rPr>
          <w:rFonts w:ascii="inherit" w:eastAsia="Times New Roman" w:hAnsi="inherit" w:cs="Courier New"/>
          <w:color w:val="009999"/>
          <w:sz w:val="18"/>
          <w:szCs w:val="18"/>
        </w:rPr>
        <w:t>100</w:t>
      </w:r>
      <w:r w:rsidRPr="002D183A">
        <w:rPr>
          <w:rFonts w:ascii="inherit" w:eastAsia="Times New Roman" w:hAnsi="inherit" w:cs="Courier New"/>
          <w:color w:val="000000"/>
          <w:sz w:val="18"/>
          <w:szCs w:val="18"/>
        </w:rPr>
        <w:t>, y=</w:t>
      </w:r>
      <w:r w:rsidRPr="002D183A">
        <w:rPr>
          <w:rFonts w:ascii="inherit" w:eastAsia="Times New Roman" w:hAnsi="inherit" w:cs="Courier New"/>
          <w:color w:val="009999"/>
          <w:sz w:val="18"/>
          <w:szCs w:val="18"/>
        </w:rPr>
        <w:t>100</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2D183A">
        <w:rPr>
          <w:rFonts w:ascii="inherit" w:eastAsia="Times New Roman" w:hAnsi="inherit" w:cs="Courier New"/>
          <w:b/>
          <w:bCs/>
          <w:color w:val="286491"/>
          <w:sz w:val="18"/>
          <w:szCs w:val="18"/>
          <w:lang w:val="es-AR"/>
        </w:rPr>
        <w:t>def</w:t>
      </w:r>
      <w:r w:rsidRPr="002D183A">
        <w:rPr>
          <w:rFonts w:ascii="inherit" w:eastAsia="Times New Roman" w:hAnsi="inherit" w:cs="Courier New"/>
          <w:color w:val="000000"/>
          <w:sz w:val="18"/>
          <w:szCs w:val="18"/>
          <w:lang w:val="es-AR"/>
        </w:rPr>
        <w:t xml:space="preserve"> abrir_ventana_secundaria</w:t>
      </w:r>
      <w:r w:rsidRPr="002D183A">
        <w:rPr>
          <w:rFonts w:ascii="inherit" w:eastAsia="Times New Roman" w:hAnsi="inherit" w:cs="Courier New"/>
          <w:color w:val="777777"/>
          <w:sz w:val="18"/>
          <w:szCs w:val="18"/>
          <w:lang w:val="es-AR"/>
        </w:rPr>
        <w:t>(</w:t>
      </w:r>
      <w:r w:rsidRPr="002D183A">
        <w:rPr>
          <w:rFonts w:ascii="inherit" w:eastAsia="Times New Roman" w:hAnsi="inherit" w:cs="Courier New"/>
          <w:color w:val="000000"/>
          <w:sz w:val="18"/>
          <w:szCs w:val="18"/>
          <w:lang w:val="es-AR"/>
        </w:rPr>
        <w:t>self</w:t>
      </w:r>
      <w:r w:rsidRPr="002D183A">
        <w:rPr>
          <w:rFonts w:ascii="inherit" w:eastAsia="Times New Roman" w:hAnsi="inherit" w:cs="Courier New"/>
          <w:color w:val="777777"/>
          <w:sz w:val="18"/>
          <w:szCs w:val="18"/>
          <w:lang w:val="es-AR"/>
        </w:rPr>
        <w:t>)</w:t>
      </w:r>
      <w:r w:rsidRPr="002D183A">
        <w:rPr>
          <w:rFonts w:ascii="inherit" w:eastAsia="Times New Roman" w:hAnsi="inherit" w:cs="Courier New"/>
          <w:color w:val="000000"/>
          <w:sz w:val="18"/>
          <w:szCs w:val="18"/>
          <w:lang w:val="es-AR"/>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self.</w:t>
      </w:r>
      <w:r w:rsidRPr="002D183A">
        <w:rPr>
          <w:rFonts w:ascii="inherit" w:eastAsia="Times New Roman" w:hAnsi="inherit" w:cs="Courier New"/>
          <w:color w:val="0086B3"/>
          <w:sz w:val="18"/>
          <w:szCs w:val="18"/>
        </w:rPr>
        <w:t>ventana_secundaria</w:t>
      </w:r>
      <w:r w:rsidRPr="002D183A">
        <w:rPr>
          <w:rFonts w:ascii="inherit" w:eastAsia="Times New Roman" w:hAnsi="inherit" w:cs="Courier New"/>
          <w:color w:val="000000"/>
          <w:sz w:val="18"/>
          <w:szCs w:val="18"/>
        </w:rPr>
        <w:t xml:space="preserve"> = </w:t>
      </w:r>
      <w:r w:rsidRPr="002D183A">
        <w:rPr>
          <w:rFonts w:ascii="inherit" w:eastAsia="Times New Roman" w:hAnsi="inherit" w:cs="Courier New"/>
          <w:color w:val="445588"/>
          <w:sz w:val="18"/>
          <w:szCs w:val="18"/>
        </w:rPr>
        <w:t>VentanaSecundaria</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p>
    <w:p w:rsidR="002D183A" w:rsidRPr="002D183A" w:rsidRDefault="002D183A" w:rsidP="00093043">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 xml:space="preserve">ventana_principal = </w:t>
      </w:r>
      <w:r w:rsidRPr="002D183A">
        <w:rPr>
          <w:rFonts w:ascii="inherit" w:eastAsia="Times New Roman" w:hAnsi="inherit" w:cs="Courier New"/>
          <w:color w:val="445588"/>
          <w:sz w:val="18"/>
          <w:szCs w:val="18"/>
        </w:rPr>
        <w:t>VentanaPrincipal</w:t>
      </w:r>
      <w:r w:rsidRPr="002D183A">
        <w:rPr>
          <w:rFonts w:ascii="inherit" w:eastAsia="Times New Roman" w:hAnsi="inherit" w:cs="Courier New"/>
          <w:color w:val="777777"/>
          <w:sz w:val="18"/>
          <w:szCs w:val="18"/>
        </w:rPr>
        <w:t>()</w:t>
      </w:r>
    </w:p>
    <w:p w:rsidR="002D183A" w:rsidRPr="002D183A" w:rsidRDefault="002D183A" w:rsidP="00093043">
      <w:pPr>
        <w:numPr>
          <w:ilvl w:val="0"/>
          <w:numId w:val="1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2D183A">
        <w:rPr>
          <w:rFonts w:ascii="inherit" w:eastAsia="Times New Roman" w:hAnsi="inherit" w:cs="Courier New"/>
          <w:color w:val="000000"/>
          <w:sz w:val="18"/>
          <w:szCs w:val="18"/>
        </w:rPr>
        <w:t>ventana_principal.</w:t>
      </w:r>
      <w:r w:rsidRPr="002D183A">
        <w:rPr>
          <w:rFonts w:ascii="inherit" w:eastAsia="Times New Roman" w:hAnsi="inherit" w:cs="Courier New"/>
          <w:color w:val="0086B3"/>
          <w:sz w:val="18"/>
          <w:szCs w:val="18"/>
        </w:rPr>
        <w:t>mainloop</w:t>
      </w:r>
      <w:r w:rsidRPr="002D183A">
        <w:rPr>
          <w:rFonts w:ascii="inherit" w:eastAsia="Times New Roman" w:hAnsi="inherit" w:cs="Courier New"/>
          <w:color w:val="777777"/>
          <w:sz w:val="18"/>
          <w:szCs w:val="18"/>
        </w:rPr>
        <w:t>()</w:t>
      </w:r>
    </w:p>
    <w:p w:rsidR="002D183A" w:rsidRDefault="002D183A" w:rsidP="006F57B6">
      <w:pPr>
        <w:shd w:val="clear" w:color="auto" w:fill="FBFBFB"/>
        <w:spacing w:after="255" w:line="240" w:lineRule="auto"/>
        <w:rPr>
          <w:rFonts w:ascii="Times New Roman" w:eastAsia="Times New Roman" w:hAnsi="Times New Roman" w:cs="Times New Roman"/>
          <w:color w:val="121212"/>
          <w:sz w:val="24"/>
          <w:szCs w:val="24"/>
          <w:lang w:val="es-AR"/>
        </w:rPr>
      </w:pPr>
    </w:p>
    <w:p w:rsidR="002D183A" w:rsidRPr="002D183A" w:rsidRDefault="002D183A" w:rsidP="002D183A">
      <w:pPr>
        <w:shd w:val="clear" w:color="auto" w:fill="FBFBFB"/>
        <w:spacing w:after="255" w:line="240" w:lineRule="auto"/>
        <w:rPr>
          <w:rFonts w:ascii="Times New Roman" w:eastAsia="Times New Roman" w:hAnsi="Times New Roman" w:cs="Times New Roman"/>
          <w:color w:val="121212"/>
          <w:sz w:val="24"/>
          <w:szCs w:val="24"/>
          <w:lang w:val="es-AR"/>
        </w:rPr>
      </w:pPr>
      <w:r w:rsidRPr="002D183A">
        <w:rPr>
          <w:rFonts w:ascii="Times New Roman" w:eastAsia="Times New Roman" w:hAnsi="Times New Roman" w:cs="Times New Roman"/>
          <w:color w:val="121212"/>
          <w:sz w:val="24"/>
          <w:szCs w:val="24"/>
          <w:lang w:val="es-AR"/>
        </w:rPr>
        <w:t>Esta implementación tiene el beneficio de que los controles y métodos de ambas ventanas están encapsulados dentro de sus respectivos objetos (</w:t>
      </w:r>
      <w:r w:rsidRPr="002D183A">
        <w:rPr>
          <w:rFonts w:ascii="Courier New" w:eastAsia="Times New Roman" w:hAnsi="Courier New" w:cs="Courier New"/>
          <w:color w:val="121212"/>
          <w:sz w:val="21"/>
          <w:szCs w:val="21"/>
          <w:shd w:val="clear" w:color="auto" w:fill="E9E9E9"/>
          <w:lang w:val="es-AR"/>
        </w:rPr>
        <w:t>ventana_principal</w:t>
      </w:r>
      <w:r w:rsidRPr="002D183A">
        <w:rPr>
          <w:rFonts w:ascii="Times New Roman" w:eastAsia="Times New Roman" w:hAnsi="Times New Roman" w:cs="Times New Roman"/>
          <w:color w:val="121212"/>
          <w:sz w:val="24"/>
          <w:szCs w:val="24"/>
          <w:lang w:val="es-AR"/>
        </w:rPr>
        <w:t> y </w:t>
      </w:r>
      <w:r w:rsidRPr="002D183A">
        <w:rPr>
          <w:rFonts w:ascii="Courier New" w:eastAsia="Times New Roman" w:hAnsi="Courier New" w:cs="Courier New"/>
          <w:color w:val="121212"/>
          <w:sz w:val="21"/>
          <w:szCs w:val="21"/>
          <w:shd w:val="clear" w:color="auto" w:fill="E9E9E9"/>
          <w:lang w:val="es-AR"/>
        </w:rPr>
        <w:t>ventana_secundaria</w:t>
      </w:r>
      <w:r w:rsidRPr="002D183A">
        <w:rPr>
          <w:rFonts w:ascii="Times New Roman" w:eastAsia="Times New Roman" w:hAnsi="Times New Roman" w:cs="Times New Roman"/>
          <w:color w:val="121212"/>
          <w:sz w:val="24"/>
          <w:szCs w:val="24"/>
          <w:lang w:val="es-AR"/>
        </w:rPr>
        <w:t>), evitando la colisión de nombres y reduciendo el uso de objetos globales. Las clases podrían incluso estar en módulos diferentes: es un patrón común en el desarrollo de aplicaciones de escritorio colocar cada ventana en un archivo de código de fuente propio.</w:t>
      </w:r>
    </w:p>
    <w:p w:rsidR="002D183A" w:rsidRPr="002D183A" w:rsidRDefault="002D183A" w:rsidP="002D183A">
      <w:pPr>
        <w:shd w:val="clear" w:color="auto" w:fill="FBFBFB"/>
        <w:spacing w:after="255" w:line="240" w:lineRule="auto"/>
        <w:rPr>
          <w:rFonts w:ascii="Times New Roman" w:eastAsia="Times New Roman" w:hAnsi="Times New Roman" w:cs="Times New Roman"/>
          <w:color w:val="121212"/>
          <w:sz w:val="24"/>
          <w:szCs w:val="24"/>
          <w:lang w:val="es-AR"/>
        </w:rPr>
      </w:pPr>
      <w:r w:rsidRPr="002D183A">
        <w:rPr>
          <w:rFonts w:ascii="Times New Roman" w:eastAsia="Times New Roman" w:hAnsi="Times New Roman" w:cs="Times New Roman"/>
          <w:color w:val="121212"/>
          <w:sz w:val="24"/>
          <w:szCs w:val="24"/>
          <w:lang w:val="es-AR"/>
        </w:rPr>
        <w:lastRenderedPageBreak/>
        <w:t>Otras funcionalidades son también más fáciles de implementar con esta distribución de las ventanas en clases. Por ejemplo, ¿qué ocurre si el usuario presiona dos o más veces el </w:t>
      </w:r>
      <w:r w:rsidRPr="002D183A">
        <w:rPr>
          <w:rFonts w:ascii="Courier New" w:eastAsia="Times New Roman" w:hAnsi="Courier New" w:cs="Courier New"/>
          <w:color w:val="121212"/>
          <w:sz w:val="21"/>
          <w:szCs w:val="21"/>
          <w:shd w:val="clear" w:color="auto" w:fill="E9E9E9"/>
          <w:lang w:val="es-AR"/>
        </w:rPr>
        <w:t>boton_abrir</w:t>
      </w:r>
      <w:r w:rsidRPr="002D183A">
        <w:rPr>
          <w:rFonts w:ascii="Times New Roman" w:eastAsia="Times New Roman" w:hAnsi="Times New Roman" w:cs="Times New Roman"/>
          <w:color w:val="121212"/>
          <w:sz w:val="24"/>
          <w:szCs w:val="24"/>
          <w:lang w:val="es-AR"/>
        </w:rPr>
        <w:t>? Si la ventana secundaria no es </w:t>
      </w:r>
      <w:r w:rsidRPr="002D183A">
        <w:rPr>
          <w:rFonts w:ascii="Courier New" w:eastAsia="Times New Roman" w:hAnsi="Courier New" w:cs="Courier New"/>
          <w:color w:val="121212"/>
          <w:sz w:val="21"/>
          <w:szCs w:val="21"/>
          <w:shd w:val="clear" w:color="auto" w:fill="E9E9E9"/>
          <w:lang w:val="es-AR"/>
        </w:rPr>
        <w:t>modal</w:t>
      </w:r>
      <w:r w:rsidRPr="002D183A">
        <w:rPr>
          <w:rFonts w:ascii="Times New Roman" w:eastAsia="Times New Roman" w:hAnsi="Times New Roman" w:cs="Times New Roman"/>
          <w:color w:val="121212"/>
          <w:sz w:val="24"/>
          <w:szCs w:val="24"/>
          <w:lang w:val="es-AR"/>
        </w:rPr>
        <w:t> (o sea, no se ha llamado a </w:t>
      </w:r>
      <w:r w:rsidRPr="002D183A">
        <w:rPr>
          <w:rFonts w:ascii="Courier New" w:eastAsia="Times New Roman" w:hAnsi="Courier New" w:cs="Courier New"/>
          <w:color w:val="121212"/>
          <w:sz w:val="21"/>
          <w:szCs w:val="21"/>
          <w:shd w:val="clear" w:color="auto" w:fill="E9E9E9"/>
          <w:lang w:val="es-AR"/>
        </w:rPr>
        <w:t>grab_set()</w:t>
      </w:r>
      <w:r w:rsidRPr="002D183A">
        <w:rPr>
          <w:rFonts w:ascii="Times New Roman" w:eastAsia="Times New Roman" w:hAnsi="Times New Roman" w:cs="Times New Roman"/>
          <w:color w:val="121212"/>
          <w:sz w:val="24"/>
          <w:szCs w:val="24"/>
          <w:lang w:val="es-AR"/>
        </w:rPr>
        <w:t>), se permitirá que el usuario abra tantas ventanas secundarias como clics haya hecho en el botón. Esto es generalmente un efecto indeseable, por lo cual es útil añadir una restricción para que la </w:t>
      </w:r>
      <w:r w:rsidRPr="002D183A">
        <w:rPr>
          <w:rFonts w:ascii="Courier New" w:eastAsia="Times New Roman" w:hAnsi="Courier New" w:cs="Courier New"/>
          <w:color w:val="121212"/>
          <w:sz w:val="21"/>
          <w:szCs w:val="21"/>
          <w:shd w:val="clear" w:color="auto" w:fill="E9E9E9"/>
          <w:lang w:val="es-AR"/>
        </w:rPr>
        <w:t>VentanaSecundaria</w:t>
      </w:r>
      <w:r w:rsidRPr="002D183A">
        <w:rPr>
          <w:rFonts w:ascii="Times New Roman" w:eastAsia="Times New Roman" w:hAnsi="Times New Roman" w:cs="Times New Roman"/>
          <w:color w:val="121212"/>
          <w:sz w:val="24"/>
          <w:szCs w:val="24"/>
          <w:lang w:val="es-AR"/>
        </w:rPr>
        <w:t> no se abra más de una vez al mismo tiempo.</w:t>
      </w:r>
    </w:p>
    <w:p w:rsidR="002D183A" w:rsidRDefault="002D183A" w:rsidP="006F57B6">
      <w:pPr>
        <w:shd w:val="clear" w:color="auto" w:fill="FBFBFB"/>
        <w:spacing w:after="255" w:line="240" w:lineRule="auto"/>
        <w:rPr>
          <w:color w:val="121212"/>
          <w:shd w:val="clear" w:color="auto" w:fill="FBFBFB"/>
          <w:lang w:val="es-AR"/>
        </w:rPr>
      </w:pPr>
      <w:r w:rsidRPr="002D183A">
        <w:rPr>
          <w:color w:val="121212"/>
          <w:shd w:val="clear" w:color="auto" w:fill="FBFBFB"/>
          <w:lang w:val="es-AR"/>
        </w:rPr>
        <w:t>Por otro lado, es habitual querer acceder a un objeto contenido en una ventana secundaria desde la ventana principal. Por ejemplo, si quisiéramos crear una ventana secundaria para que el usuario ingrese su nombre y luego necesitáramos acceder al nombre ingresado para mostrarlo en una etiqueta en la ventana principal: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import tkinter as tk</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from tkinter import ttk</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class VentanaNombre(tk.Toplevel):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def __init__(self, *args, callback=None, **kwargs):</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rPr>
        <w:t xml:space="preserve">        </w:t>
      </w:r>
      <w:r w:rsidRPr="00623039">
        <w:rPr>
          <w:rFonts w:ascii="inherit" w:eastAsia="Times New Roman" w:hAnsi="inherit" w:cs="Courier New"/>
          <w:color w:val="717171"/>
          <w:sz w:val="18"/>
          <w:szCs w:val="18"/>
          <w:lang w:val="es-AR"/>
        </w:rPr>
        <w:t>super().__init__(*args, **kwargs)</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callback es una función que esta ventana llamará</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una vez presionado el botón para comunicarle el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ingresado a la ventana padre.</w:t>
      </w:r>
    </w:p>
    <w:p w:rsidR="00623039" w:rsidRPr="00036F1C"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lang w:val="es-AR"/>
        </w:rPr>
        <w:t xml:space="preserve">        </w:t>
      </w:r>
      <w:r w:rsidRPr="00036F1C">
        <w:rPr>
          <w:rFonts w:ascii="inherit" w:eastAsia="Times New Roman" w:hAnsi="inherit" w:cs="Courier New"/>
          <w:color w:val="717171"/>
          <w:sz w:val="18"/>
          <w:szCs w:val="18"/>
        </w:rPr>
        <w:t>self.callback = callback</w:t>
      </w:r>
    </w:p>
    <w:p w:rsidR="00623039" w:rsidRPr="00036F1C"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036F1C">
        <w:rPr>
          <w:rFonts w:ascii="inherit" w:eastAsia="Times New Roman" w:hAnsi="inherit" w:cs="Courier New"/>
          <w:color w:val="717171"/>
          <w:sz w:val="18"/>
          <w:szCs w:val="18"/>
        </w:rPr>
        <w:t xml:space="preserve">        self.config(width=300, height=90)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036F1C">
        <w:rPr>
          <w:rFonts w:ascii="inherit" w:eastAsia="Times New Roman" w:hAnsi="inherit" w:cs="Courier New"/>
          <w:color w:val="717171"/>
          <w:sz w:val="18"/>
          <w:szCs w:val="18"/>
        </w:rPr>
        <w:t xml:space="preserve">        </w:t>
      </w:r>
      <w:r w:rsidRPr="00623039">
        <w:rPr>
          <w:rFonts w:ascii="inherit" w:eastAsia="Times New Roman" w:hAnsi="inherit" w:cs="Courier New"/>
          <w:color w:val="717171"/>
          <w:sz w:val="18"/>
          <w:szCs w:val="18"/>
          <w:lang w:val="es-AR"/>
        </w:rPr>
        <w:t># Deshabilitar el botón para maximizar la ventana.</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self.resizable(0, 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self.title("Ingresa tu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lastRenderedPageBreak/>
        <w:t xml:space="preserve">        self.caja_nombre = ttk.Entry(self)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self.caja_nombre.place(x=20, y=20, width=260)</w:t>
      </w:r>
    </w:p>
    <w:p w:rsidR="00623039" w:rsidRPr="00036F1C"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r w:rsidRPr="00036F1C">
        <w:rPr>
          <w:rFonts w:ascii="inherit" w:eastAsia="Times New Roman" w:hAnsi="inherit" w:cs="Courier New"/>
          <w:color w:val="717171"/>
          <w:sz w:val="18"/>
          <w:szCs w:val="18"/>
          <w:lang w:val="es-AR"/>
        </w:rPr>
        <w:t>self.boton_listo = ttk.Button(</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036F1C">
        <w:rPr>
          <w:rFonts w:ascii="inherit" w:eastAsia="Times New Roman" w:hAnsi="inherit" w:cs="Courier New"/>
          <w:color w:val="717171"/>
          <w:sz w:val="18"/>
          <w:szCs w:val="18"/>
          <w:lang w:val="es-AR"/>
        </w:rPr>
        <w:t xml:space="preserve">            </w:t>
      </w:r>
      <w:r w:rsidRPr="00623039">
        <w:rPr>
          <w:rFonts w:ascii="inherit" w:eastAsia="Times New Roman" w:hAnsi="inherit" w:cs="Courier New"/>
          <w:color w:val="717171"/>
          <w:sz w:val="18"/>
          <w:szCs w:val="18"/>
        </w:rPr>
        <w:t>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text="¡Listo!",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command=self.boton_listo_presionado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self.boton_listo.place(x=20, y=50, width=260)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self.focus()</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self.grab_set()</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rPr>
        <w:t xml:space="preserve">    </w:t>
      </w:r>
      <w:r w:rsidRPr="00623039">
        <w:rPr>
          <w:rFonts w:ascii="inherit" w:eastAsia="Times New Roman" w:hAnsi="inherit" w:cs="Courier New"/>
          <w:color w:val="717171"/>
          <w:sz w:val="18"/>
          <w:szCs w:val="18"/>
          <w:lang w:val="es-AR"/>
        </w:rPr>
        <w:t>def boton_listo_presionado(self):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Obtener el dato ingresado y llamar a la función</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especificada al crear esta ventana.</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self.callback(self.caja_nombre.get())</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Cerrar la ventana.</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lang w:val="es-AR"/>
        </w:rPr>
        <w:t xml:space="preserve">        </w:t>
      </w:r>
      <w:r w:rsidRPr="00623039">
        <w:rPr>
          <w:rFonts w:ascii="inherit" w:eastAsia="Times New Roman" w:hAnsi="inherit" w:cs="Courier New"/>
          <w:color w:val="717171"/>
          <w:sz w:val="18"/>
          <w:szCs w:val="18"/>
        </w:rPr>
        <w:t>self.destroy()</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class VentanaPrincipal(tk.Tk):</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def __init__(self, *args, **kwargs):</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t xml:space="preserve">        super().__init__(*args, **kwargs)</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rPr>
      </w:pPr>
      <w:r w:rsidRPr="00623039">
        <w:rPr>
          <w:rFonts w:ascii="inherit" w:eastAsia="Times New Roman" w:hAnsi="inherit" w:cs="Courier New"/>
          <w:color w:val="717171"/>
          <w:sz w:val="18"/>
          <w:szCs w:val="18"/>
        </w:rPr>
        <w:lastRenderedPageBreak/>
        <w:t xml:space="preserve">        self.config(width=400, height=300)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rPr>
        <w:t xml:space="preserve">        </w:t>
      </w:r>
      <w:r w:rsidRPr="00623039">
        <w:rPr>
          <w:rFonts w:ascii="inherit" w:eastAsia="Times New Roman" w:hAnsi="inherit" w:cs="Courier New"/>
          <w:color w:val="717171"/>
          <w:sz w:val="18"/>
          <w:szCs w:val="18"/>
          <w:lang w:val="es-AR"/>
        </w:rPr>
        <w:t>self.title("Ventana principal")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self.boton_solicitar_nombre = ttk.Button(</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text="Solicitar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command=self.solicitar_nombre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self.boton_solicitar_nombre.place(x=50, y=50)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self.etiqueta_nombre = ttk.Label(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text="Aún no has ingresado ningún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self.etiqueta_nombre.place(x=50, y=150)</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def solicitar_nombre(self):</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Crear la ventana secundaria y pasar como argumento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la función en la cual queremos recibir el dato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ingresado.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self.ventana_nombre = VentanaNombre(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callback=self.nombre_ingresado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def nombre_ingresado(self,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lastRenderedPageBreak/>
        <w:t xml:space="preserve">        # Esta función es invocada cuando el usuario presiona el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botón "¡Listo!" de la ventana secundaria. El dato</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 ingresado estará en el argumento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self.etiqueta_nombre.config(</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text="Ingresaste el nombre: " + nombre</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 xml:space="preserve">        )</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ventana_principal = VentanaPrincipal()</w:t>
      </w:r>
    </w:p>
    <w:p w:rsidR="00623039" w:rsidRPr="00623039" w:rsidRDefault="00623039" w:rsidP="00623039">
      <w:pPr>
        <w:pBdr>
          <w:top w:val="single" w:sz="6" w:space="4" w:color="E0E0E0"/>
          <w:left w:val="single" w:sz="6" w:space="8" w:color="E0E0E0"/>
          <w:bottom w:val="single" w:sz="6" w:space="4" w:color="E0E0E0"/>
          <w:right w:val="single" w:sz="6" w:space="4" w:color="E0E0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70" w:lineRule="atLeast"/>
        <w:rPr>
          <w:rFonts w:ascii="inherit" w:eastAsia="Times New Roman" w:hAnsi="inherit" w:cs="Courier New"/>
          <w:color w:val="717171"/>
          <w:sz w:val="18"/>
          <w:szCs w:val="18"/>
          <w:lang w:val="es-AR"/>
        </w:rPr>
      </w:pPr>
      <w:r w:rsidRPr="00623039">
        <w:rPr>
          <w:rFonts w:ascii="inherit" w:eastAsia="Times New Roman" w:hAnsi="inherit" w:cs="Courier New"/>
          <w:color w:val="717171"/>
          <w:sz w:val="18"/>
          <w:szCs w:val="18"/>
          <w:lang w:val="es-AR"/>
        </w:rPr>
        <w:t>ventana_principal.mainloop()</w:t>
      </w:r>
    </w:p>
    <w:p w:rsidR="00623039" w:rsidRPr="00623039" w:rsidRDefault="00623039" w:rsidP="00623039">
      <w:pPr>
        <w:shd w:val="clear" w:color="auto" w:fill="FBFBFB"/>
        <w:spacing w:before="240" w:after="240" w:line="240" w:lineRule="auto"/>
        <w:outlineLvl w:val="1"/>
        <w:rPr>
          <w:rFonts w:ascii="Arial" w:eastAsia="Times New Roman" w:hAnsi="Arial" w:cs="Arial"/>
          <w:b/>
          <w:bCs/>
          <w:color w:val="222222"/>
          <w:sz w:val="63"/>
          <w:szCs w:val="63"/>
          <w:lang w:val="es-AR"/>
        </w:rPr>
      </w:pPr>
      <w:r w:rsidRPr="00623039">
        <w:rPr>
          <w:rFonts w:ascii="Arial" w:eastAsia="Times New Roman" w:hAnsi="Arial" w:cs="Arial"/>
          <w:b/>
          <w:bCs/>
          <w:color w:val="222222"/>
          <w:sz w:val="63"/>
          <w:szCs w:val="63"/>
          <w:lang w:val="es-AR"/>
        </w:rPr>
        <w:t>Apariencia y estilos de los controles en Tcl/Tk (tkinter)</w:t>
      </w:r>
    </w:p>
    <w:p w:rsidR="00364545" w:rsidRPr="00364545" w:rsidRDefault="00364545" w:rsidP="00364545">
      <w:pPr>
        <w:shd w:val="clear" w:color="auto" w:fill="FBFBFB"/>
        <w:spacing w:after="255" w:line="240" w:lineRule="auto"/>
        <w:rPr>
          <w:rFonts w:ascii="Times New Roman" w:eastAsia="Times New Roman" w:hAnsi="Times New Roman" w:cs="Times New Roman"/>
          <w:color w:val="121212"/>
          <w:sz w:val="24"/>
          <w:szCs w:val="24"/>
          <w:lang w:val="es-AR"/>
        </w:rPr>
      </w:pPr>
      <w:r w:rsidRPr="00364545">
        <w:rPr>
          <w:rFonts w:ascii="Times New Roman" w:eastAsia="Times New Roman" w:hAnsi="Times New Roman" w:cs="Times New Roman"/>
          <w:color w:val="121212"/>
          <w:sz w:val="24"/>
          <w:szCs w:val="24"/>
          <w:lang w:val="es-AR"/>
        </w:rPr>
        <w:t>Ya tenemos nuestra aplicación de escritorio escrita en Python con Tk y ahora queremos hacer algunos cambios a la apariencia de la interfaz (botones, etiquetas, cajas de texto, etc.). Por defecto, todos los controles de una aplicación de </w:t>
      </w:r>
      <w:r w:rsidRPr="00364545">
        <w:rPr>
          <w:rFonts w:ascii="Courier New" w:eastAsia="Times New Roman" w:hAnsi="Courier New" w:cs="Courier New"/>
          <w:color w:val="121212"/>
          <w:sz w:val="21"/>
          <w:szCs w:val="21"/>
          <w:shd w:val="clear" w:color="auto" w:fill="E9E9E9"/>
          <w:lang w:val="es-AR"/>
        </w:rPr>
        <w:t>tkinter</w:t>
      </w:r>
      <w:r w:rsidRPr="00364545">
        <w:rPr>
          <w:rFonts w:ascii="Times New Roman" w:eastAsia="Times New Roman" w:hAnsi="Times New Roman" w:cs="Times New Roman"/>
          <w:color w:val="121212"/>
          <w:sz w:val="24"/>
          <w:szCs w:val="24"/>
          <w:lang w:val="es-AR"/>
        </w:rPr>
        <w:t> tienen una apariencia determinada, que en la mayoría de los casos es bastante aceptable ya que conforma con los estándares del sistema operativo. No obstante, tenemos la posibilidad de alterar la apariencia por defecto de cualquier control (por ejemplo, poner en rojo el color del texto de un botón), de dos formas diferentes.</w:t>
      </w:r>
    </w:p>
    <w:p w:rsidR="00364545" w:rsidRPr="00364545" w:rsidRDefault="00364545" w:rsidP="00364545">
      <w:pPr>
        <w:shd w:val="clear" w:color="auto" w:fill="FBFBFB"/>
        <w:spacing w:after="255" w:line="240" w:lineRule="auto"/>
        <w:rPr>
          <w:rFonts w:ascii="Times New Roman" w:eastAsia="Times New Roman" w:hAnsi="Times New Roman" w:cs="Times New Roman"/>
          <w:color w:val="121212"/>
          <w:sz w:val="24"/>
          <w:szCs w:val="24"/>
          <w:lang w:val="es-AR"/>
        </w:rPr>
      </w:pPr>
      <w:r w:rsidRPr="00364545">
        <w:rPr>
          <w:rFonts w:ascii="Times New Roman" w:eastAsia="Times New Roman" w:hAnsi="Times New Roman" w:cs="Times New Roman"/>
          <w:color w:val="121212"/>
          <w:sz w:val="24"/>
          <w:szCs w:val="24"/>
          <w:lang w:val="es-AR"/>
        </w:rPr>
        <w:t>El hecho de que existan dos métodos distintos para modificar la estética de la interfaz radica en que en Tcl/Tk hay dos tipos de controles (</w:t>
      </w:r>
      <w:r w:rsidRPr="00364545">
        <w:rPr>
          <w:rFonts w:ascii="Times New Roman" w:eastAsia="Times New Roman" w:hAnsi="Times New Roman" w:cs="Times New Roman"/>
          <w:i/>
          <w:iCs/>
          <w:color w:val="121212"/>
          <w:sz w:val="24"/>
          <w:szCs w:val="24"/>
          <w:lang w:val="es-AR"/>
        </w:rPr>
        <w:t>widgets</w:t>
      </w:r>
      <w:r w:rsidRPr="00364545">
        <w:rPr>
          <w:rFonts w:ascii="Times New Roman" w:eastAsia="Times New Roman" w:hAnsi="Times New Roman" w:cs="Times New Roman"/>
          <w:color w:val="121212"/>
          <w:sz w:val="24"/>
          <w:szCs w:val="24"/>
          <w:lang w:val="es-AR"/>
        </w:rPr>
        <w:t>) que, un poco arbitrariamente, llamaremos </w:t>
      </w:r>
      <w:r w:rsidRPr="00364545">
        <w:rPr>
          <w:rFonts w:ascii="Times New Roman" w:eastAsia="Times New Roman" w:hAnsi="Times New Roman" w:cs="Times New Roman"/>
          <w:b/>
          <w:bCs/>
          <w:color w:val="121212"/>
          <w:sz w:val="24"/>
          <w:szCs w:val="24"/>
          <w:lang w:val="es-AR"/>
        </w:rPr>
        <w:t>controles clásicos</w:t>
      </w:r>
      <w:r w:rsidRPr="00364545">
        <w:rPr>
          <w:rFonts w:ascii="Times New Roman" w:eastAsia="Times New Roman" w:hAnsi="Times New Roman" w:cs="Times New Roman"/>
          <w:color w:val="121212"/>
          <w:sz w:val="24"/>
          <w:szCs w:val="24"/>
          <w:lang w:val="es-AR"/>
        </w:rPr>
        <w:t> y </w:t>
      </w:r>
      <w:r w:rsidRPr="00364545">
        <w:rPr>
          <w:rFonts w:ascii="Times New Roman" w:eastAsia="Times New Roman" w:hAnsi="Times New Roman" w:cs="Times New Roman"/>
          <w:b/>
          <w:bCs/>
          <w:color w:val="121212"/>
          <w:sz w:val="24"/>
          <w:szCs w:val="24"/>
          <w:lang w:val="es-AR"/>
        </w:rPr>
        <w:t>controles temáticos</w:t>
      </w:r>
      <w:r w:rsidRPr="00364545">
        <w:rPr>
          <w:rFonts w:ascii="Times New Roman" w:eastAsia="Times New Roman" w:hAnsi="Times New Roman" w:cs="Times New Roman"/>
          <w:color w:val="121212"/>
          <w:sz w:val="24"/>
          <w:szCs w:val="24"/>
          <w:lang w:val="es-AR"/>
        </w:rPr>
        <w:t>. Los controles clásicos son los controles originales de Tk, a los cuales desde Python accedemos vía el módulo </w:t>
      </w:r>
      <w:r w:rsidRPr="00364545">
        <w:rPr>
          <w:rFonts w:ascii="Courier New" w:eastAsia="Times New Roman" w:hAnsi="Courier New" w:cs="Courier New"/>
          <w:color w:val="121212"/>
          <w:sz w:val="21"/>
          <w:szCs w:val="21"/>
          <w:shd w:val="clear" w:color="auto" w:fill="E9E9E9"/>
          <w:lang w:val="es-AR"/>
        </w:rPr>
        <w:t>tkinter</w:t>
      </w:r>
      <w:r w:rsidRPr="00364545">
        <w:rPr>
          <w:rFonts w:ascii="Times New Roman" w:eastAsia="Times New Roman" w:hAnsi="Times New Roman" w:cs="Times New Roman"/>
          <w:color w:val="121212"/>
          <w:sz w:val="24"/>
          <w:szCs w:val="24"/>
          <w:lang w:val="es-AR"/>
        </w:rPr>
        <w:t> (que generalmente se abrevia </w:t>
      </w:r>
      <w:r w:rsidRPr="00364545">
        <w:rPr>
          <w:rFonts w:ascii="Courier New" w:eastAsia="Times New Roman" w:hAnsi="Courier New" w:cs="Courier New"/>
          <w:color w:val="121212"/>
          <w:sz w:val="21"/>
          <w:szCs w:val="21"/>
          <w:shd w:val="clear" w:color="auto" w:fill="E9E9E9"/>
          <w:lang w:val="es-AR"/>
        </w:rPr>
        <w:t>tk</w:t>
      </w:r>
      <w:r w:rsidRPr="00364545">
        <w:rPr>
          <w:rFonts w:ascii="Times New Roman" w:eastAsia="Times New Roman" w:hAnsi="Times New Roman" w:cs="Times New Roman"/>
          <w:color w:val="121212"/>
          <w:sz w:val="24"/>
          <w:szCs w:val="24"/>
          <w:lang w:val="es-AR"/>
        </w:rPr>
        <w:t>). Los controles temáticos se introdujeron en la versión 8.5 de Tk y están contenidos en el submódulo de Python </w:t>
      </w:r>
      <w:r w:rsidRPr="00364545">
        <w:rPr>
          <w:rFonts w:ascii="Courier New" w:eastAsia="Times New Roman" w:hAnsi="Courier New" w:cs="Courier New"/>
          <w:color w:val="121212"/>
          <w:sz w:val="21"/>
          <w:szCs w:val="21"/>
          <w:shd w:val="clear" w:color="auto" w:fill="E9E9E9"/>
          <w:lang w:val="es-AR"/>
        </w:rPr>
        <w:t>ttk</w:t>
      </w:r>
      <w:r w:rsidRPr="00364545">
        <w:rPr>
          <w:rFonts w:ascii="Times New Roman" w:eastAsia="Times New Roman" w:hAnsi="Times New Roman" w:cs="Times New Roman"/>
          <w:color w:val="121212"/>
          <w:sz w:val="24"/>
          <w:szCs w:val="24"/>
          <w:lang w:val="es-AR"/>
        </w:rPr>
        <w:t>. La diferencia entre los dos tipos de controles es principalmente estética: los controles temáticos tienen una apariencia más moderna e incluyen un sistema de personalización de esa apariencia (que explicaremos en este artículo) mejor que el sistema tradicional. Véase la diferencia entre un botón creado a partir de la clase </w:t>
      </w:r>
      <w:r w:rsidRPr="00364545">
        <w:rPr>
          <w:rFonts w:ascii="Courier New" w:eastAsia="Times New Roman" w:hAnsi="Courier New" w:cs="Courier New"/>
          <w:color w:val="121212"/>
          <w:sz w:val="21"/>
          <w:szCs w:val="21"/>
          <w:shd w:val="clear" w:color="auto" w:fill="E9E9E9"/>
          <w:lang w:val="es-AR"/>
        </w:rPr>
        <w:t>tk.Button</w:t>
      </w:r>
      <w:r w:rsidRPr="00364545">
        <w:rPr>
          <w:rFonts w:ascii="Times New Roman" w:eastAsia="Times New Roman" w:hAnsi="Times New Roman" w:cs="Times New Roman"/>
          <w:color w:val="121212"/>
          <w:sz w:val="24"/>
          <w:szCs w:val="24"/>
          <w:lang w:val="es-AR"/>
        </w:rPr>
        <w:t> (izquierda) y otro a partir de </w:t>
      </w:r>
      <w:r w:rsidRPr="00364545">
        <w:rPr>
          <w:rFonts w:ascii="Courier New" w:eastAsia="Times New Roman" w:hAnsi="Courier New" w:cs="Courier New"/>
          <w:color w:val="121212"/>
          <w:sz w:val="21"/>
          <w:szCs w:val="21"/>
          <w:shd w:val="clear" w:color="auto" w:fill="E9E9E9"/>
          <w:lang w:val="es-AR"/>
        </w:rPr>
        <w:t>ttk.Button</w:t>
      </w:r>
      <w:r w:rsidRPr="00364545">
        <w:rPr>
          <w:rFonts w:ascii="Times New Roman" w:eastAsia="Times New Roman" w:hAnsi="Times New Roman" w:cs="Times New Roman"/>
          <w:color w:val="121212"/>
          <w:sz w:val="24"/>
          <w:szCs w:val="24"/>
          <w:lang w:val="es-AR"/>
        </w:rPr>
        <w:t> (derecha).</w:t>
      </w:r>
    </w:p>
    <w:p w:rsidR="000A544F" w:rsidRDefault="00364545" w:rsidP="00364545">
      <w:pPr>
        <w:shd w:val="clear" w:color="auto" w:fill="FBFBFB"/>
        <w:spacing w:after="255" w:line="240" w:lineRule="auto"/>
        <w:jc w:val="center"/>
        <w:rPr>
          <w:rFonts w:ascii="Times New Roman" w:eastAsia="Times New Roman" w:hAnsi="Times New Roman" w:cs="Times New Roman"/>
          <w:color w:val="121212"/>
          <w:sz w:val="24"/>
          <w:szCs w:val="24"/>
          <w:lang w:val="es-AR"/>
        </w:rPr>
      </w:pPr>
      <w:r>
        <w:rPr>
          <w:noProof/>
        </w:rPr>
        <w:lastRenderedPageBreak/>
        <w:drawing>
          <wp:inline distT="0" distB="0" distL="0" distR="0" wp14:anchorId="3F02BA79" wp14:editId="0E313B2E">
            <wp:extent cx="3333750" cy="2676525"/>
            <wp:effectExtent l="0" t="0" r="0" b="9525"/>
            <wp:docPr id="6" name="Picture 6" descr="Botón clásico vs. t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tón clásico vs. temátic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2676525"/>
                    </a:xfrm>
                    <a:prstGeom prst="rect">
                      <a:avLst/>
                    </a:prstGeom>
                    <a:noFill/>
                    <a:ln>
                      <a:noFill/>
                    </a:ln>
                  </pic:spPr>
                </pic:pic>
              </a:graphicData>
            </a:graphic>
          </wp:inline>
        </w:drawing>
      </w:r>
    </w:p>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lang w:val="es-AR"/>
        </w:rPr>
      </w:pPr>
      <w:r w:rsidRPr="00DE5C18">
        <w:rPr>
          <w:rFonts w:ascii="Times New Roman" w:eastAsia="Times New Roman" w:hAnsi="Times New Roman" w:cs="Times New Roman"/>
          <w:color w:val="121212"/>
          <w:sz w:val="24"/>
          <w:szCs w:val="24"/>
          <w:lang w:val="es-AR"/>
        </w:rPr>
        <w:t>(La apariencia de los botones varía, desde luego, de un sistema operativo a otro).</w:t>
      </w:r>
    </w:p>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rPr>
      </w:pPr>
      <w:r w:rsidRPr="00DE5C18">
        <w:rPr>
          <w:rFonts w:ascii="Times New Roman" w:eastAsia="Times New Roman" w:hAnsi="Times New Roman" w:cs="Times New Roman"/>
          <w:color w:val="121212"/>
          <w:sz w:val="24"/>
          <w:szCs w:val="24"/>
          <w:lang w:val="es-AR"/>
        </w:rPr>
        <w:t>Cuando queremos crear un botón podemos elegir cualquiera de las dos clases; pero, además, el módulo </w:t>
      </w:r>
      <w:r w:rsidRPr="00DE5C18">
        <w:rPr>
          <w:rFonts w:ascii="Courier New" w:eastAsia="Times New Roman" w:hAnsi="Courier New" w:cs="Courier New"/>
          <w:color w:val="121212"/>
          <w:sz w:val="21"/>
          <w:szCs w:val="21"/>
          <w:shd w:val="clear" w:color="auto" w:fill="E9E9E9"/>
          <w:lang w:val="es-AR"/>
        </w:rPr>
        <w:t>ttk</w:t>
      </w:r>
      <w:r w:rsidRPr="00DE5C18">
        <w:rPr>
          <w:rFonts w:ascii="Times New Roman" w:eastAsia="Times New Roman" w:hAnsi="Times New Roman" w:cs="Times New Roman"/>
          <w:color w:val="121212"/>
          <w:sz w:val="24"/>
          <w:szCs w:val="24"/>
          <w:lang w:val="es-AR"/>
        </w:rPr>
        <w:t> (de </w:t>
      </w:r>
      <w:r w:rsidRPr="00DE5C18">
        <w:rPr>
          <w:rFonts w:ascii="Times New Roman" w:eastAsia="Times New Roman" w:hAnsi="Times New Roman" w:cs="Times New Roman"/>
          <w:b/>
          <w:bCs/>
          <w:i/>
          <w:iCs/>
          <w:color w:val="121212"/>
          <w:sz w:val="24"/>
          <w:szCs w:val="24"/>
          <w:lang w:val="es-AR"/>
        </w:rPr>
        <w:t>t</w:t>
      </w:r>
      <w:r w:rsidRPr="00DE5C18">
        <w:rPr>
          <w:rFonts w:ascii="Times New Roman" w:eastAsia="Times New Roman" w:hAnsi="Times New Roman" w:cs="Times New Roman"/>
          <w:i/>
          <w:iCs/>
          <w:color w:val="121212"/>
          <w:sz w:val="24"/>
          <w:szCs w:val="24"/>
          <w:lang w:val="es-AR"/>
        </w:rPr>
        <w:t>hemed </w:t>
      </w:r>
      <w:r w:rsidRPr="00DE5C18">
        <w:rPr>
          <w:rFonts w:ascii="Times New Roman" w:eastAsia="Times New Roman" w:hAnsi="Times New Roman" w:cs="Times New Roman"/>
          <w:b/>
          <w:bCs/>
          <w:i/>
          <w:iCs/>
          <w:color w:val="121212"/>
          <w:sz w:val="24"/>
          <w:szCs w:val="24"/>
          <w:lang w:val="es-AR"/>
        </w:rPr>
        <w:t>tk</w:t>
      </w:r>
      <w:r w:rsidRPr="00DE5C18">
        <w:rPr>
          <w:rFonts w:ascii="Times New Roman" w:eastAsia="Times New Roman" w:hAnsi="Times New Roman" w:cs="Times New Roman"/>
          <w:color w:val="121212"/>
          <w:sz w:val="24"/>
          <w:szCs w:val="24"/>
          <w:lang w:val="es-AR"/>
        </w:rPr>
        <w:t xml:space="preserve">) incluye controles nuevos que no tienen correlativos en los controles clásivos, y viceversa. </w:t>
      </w:r>
      <w:r w:rsidRPr="00DE5C18">
        <w:rPr>
          <w:rFonts w:ascii="Times New Roman" w:eastAsia="Times New Roman" w:hAnsi="Times New Roman" w:cs="Times New Roman"/>
          <w:color w:val="121212"/>
          <w:sz w:val="24"/>
          <w:szCs w:val="24"/>
        </w:rPr>
        <w:t>He aquí la lista completa de controles: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10"/>
        <w:gridCol w:w="2362"/>
      </w:tblGrid>
      <w:tr w:rsidR="00DE5C18" w:rsidRPr="00DE5C18" w:rsidTr="00DE5C18">
        <w:trPr>
          <w:tblHeader/>
          <w:tblCellSpacing w:w="15" w:type="dxa"/>
        </w:trPr>
        <w:tc>
          <w:tcPr>
            <w:tcW w:w="0" w:type="auto"/>
            <w:tcBorders>
              <w:left w:val="nil"/>
            </w:tcBorders>
            <w:shd w:val="clear" w:color="auto" w:fill="F5F5F5"/>
            <w:tcMar>
              <w:top w:w="120" w:type="dxa"/>
              <w:left w:w="150" w:type="dxa"/>
              <w:bottom w:w="135" w:type="dxa"/>
              <w:right w:w="150" w:type="dxa"/>
            </w:tcMar>
            <w:vAlign w:val="center"/>
            <w:hideMark/>
          </w:tcPr>
          <w:p w:rsidR="00DE5C18" w:rsidRPr="00DE5C18" w:rsidRDefault="00DE5C18" w:rsidP="00DE5C18">
            <w:pPr>
              <w:spacing w:after="0" w:line="270" w:lineRule="atLeast"/>
              <w:rPr>
                <w:rFonts w:ascii="Times New Roman" w:eastAsia="Times New Roman" w:hAnsi="Times New Roman" w:cs="Times New Roman"/>
                <w:b/>
                <w:bCs/>
                <w:color w:val="222222"/>
                <w:sz w:val="24"/>
                <w:szCs w:val="24"/>
              </w:rPr>
            </w:pPr>
            <w:r w:rsidRPr="00DE5C18">
              <w:rPr>
                <w:rFonts w:ascii="Times New Roman" w:eastAsia="Times New Roman" w:hAnsi="Times New Roman" w:cs="Times New Roman"/>
                <w:b/>
                <w:bCs/>
                <w:color w:val="222222"/>
                <w:sz w:val="24"/>
                <w:szCs w:val="24"/>
              </w:rPr>
              <w:t>Control clásico</w:t>
            </w:r>
          </w:p>
        </w:tc>
        <w:tc>
          <w:tcPr>
            <w:tcW w:w="0" w:type="auto"/>
            <w:tcBorders>
              <w:right w:val="nil"/>
            </w:tcBorders>
            <w:shd w:val="clear" w:color="auto" w:fill="F5F5F5"/>
            <w:tcMar>
              <w:top w:w="120" w:type="dxa"/>
              <w:left w:w="150" w:type="dxa"/>
              <w:bottom w:w="135" w:type="dxa"/>
              <w:right w:w="150" w:type="dxa"/>
            </w:tcMar>
            <w:vAlign w:val="center"/>
            <w:hideMark/>
          </w:tcPr>
          <w:p w:rsidR="00DE5C18" w:rsidRPr="00DE5C18" w:rsidRDefault="00DE5C18" w:rsidP="00DE5C18">
            <w:pPr>
              <w:spacing w:after="0" w:line="270" w:lineRule="atLeast"/>
              <w:rPr>
                <w:rFonts w:ascii="Times New Roman" w:eastAsia="Times New Roman" w:hAnsi="Times New Roman" w:cs="Times New Roman"/>
                <w:b/>
                <w:bCs/>
                <w:color w:val="222222"/>
                <w:sz w:val="24"/>
                <w:szCs w:val="24"/>
              </w:rPr>
            </w:pPr>
            <w:r w:rsidRPr="00DE5C18">
              <w:rPr>
                <w:rFonts w:ascii="Times New Roman" w:eastAsia="Times New Roman" w:hAnsi="Times New Roman" w:cs="Times New Roman"/>
                <w:b/>
                <w:bCs/>
                <w:color w:val="222222"/>
                <w:sz w:val="24"/>
                <w:szCs w:val="24"/>
              </w:rPr>
              <w:t>Control temático</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36" w:tgtFrame="_blank" w:history="1">
              <w:r w:rsidR="00DE5C18" w:rsidRPr="00DE5C18">
                <w:rPr>
                  <w:rFonts w:ascii="Courier New" w:eastAsia="Times New Roman" w:hAnsi="Courier New" w:cs="Courier New"/>
                  <w:color w:val="7AB317"/>
                  <w:sz w:val="21"/>
                  <w:szCs w:val="21"/>
                  <w:shd w:val="clear" w:color="auto" w:fill="E9E9E9"/>
                </w:rPr>
                <w:t>tk.Button</w:t>
              </w:r>
            </w:hyperlink>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37" w:tgtFrame="_blank" w:history="1">
              <w:r w:rsidR="00DE5C18" w:rsidRPr="00DE5C18">
                <w:rPr>
                  <w:rFonts w:ascii="Courier New" w:eastAsia="Times New Roman" w:hAnsi="Courier New" w:cs="Courier New"/>
                  <w:color w:val="7AB317"/>
                  <w:sz w:val="21"/>
                  <w:szCs w:val="21"/>
                  <w:shd w:val="clear" w:color="auto" w:fill="E9E9E9"/>
                </w:rPr>
                <w:t>ttk.Button</w:t>
              </w:r>
            </w:hyperlink>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tk.Canvas</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38" w:history="1">
              <w:r w:rsidR="00DE5C18" w:rsidRPr="00DE5C18">
                <w:rPr>
                  <w:rFonts w:ascii="Courier New" w:eastAsia="Times New Roman" w:hAnsi="Courier New" w:cs="Courier New"/>
                  <w:color w:val="7AB317"/>
                  <w:sz w:val="21"/>
                  <w:szCs w:val="21"/>
                  <w:shd w:val="clear" w:color="auto" w:fill="E9E9E9"/>
                </w:rPr>
                <w:t>ttk.Combobox</w:t>
              </w:r>
            </w:hyperlink>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39" w:history="1">
              <w:r w:rsidR="00DE5C18" w:rsidRPr="00DE5C18">
                <w:rPr>
                  <w:rFonts w:ascii="Courier New" w:eastAsia="Times New Roman" w:hAnsi="Courier New" w:cs="Courier New"/>
                  <w:color w:val="7AB317"/>
                  <w:sz w:val="21"/>
                  <w:szCs w:val="21"/>
                  <w:shd w:val="clear" w:color="auto" w:fill="E9E9E9"/>
                </w:rPr>
                <w:t>ttk.Checkbutton</w:t>
              </w:r>
            </w:hyperlink>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tk.Entry</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0" w:history="1">
              <w:r w:rsidR="00DE5C18" w:rsidRPr="00DE5C18">
                <w:rPr>
                  <w:rFonts w:ascii="Courier New" w:eastAsia="Times New Roman" w:hAnsi="Courier New" w:cs="Courier New"/>
                  <w:color w:val="7AB317"/>
                  <w:sz w:val="21"/>
                  <w:szCs w:val="21"/>
                  <w:shd w:val="clear" w:color="auto" w:fill="E9E9E9"/>
                </w:rPr>
                <w:t>ttk.Entry</w:t>
              </w:r>
            </w:hyperlink>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tk.Frame</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ttk.Frame</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tk.Label</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ttk.Label</w:t>
            </w: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ttk.LabeledScale</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tk.LabelFrame</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ttk.LabelFrame</w:t>
            </w: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1" w:history="1">
              <w:r w:rsidR="00DE5C18" w:rsidRPr="00DE5C18">
                <w:rPr>
                  <w:rFonts w:ascii="Courier New" w:eastAsia="Times New Roman" w:hAnsi="Courier New" w:cs="Courier New"/>
                  <w:color w:val="7AB317"/>
                  <w:sz w:val="21"/>
                  <w:szCs w:val="21"/>
                  <w:shd w:val="clear" w:color="auto" w:fill="E9E9E9"/>
                </w:rPr>
                <w:t>tk.Listbox</w:t>
              </w:r>
            </w:hyperlink>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2" w:history="1">
              <w:r w:rsidR="00DE5C18" w:rsidRPr="00DE5C18">
                <w:rPr>
                  <w:rFonts w:ascii="Courier New" w:eastAsia="Times New Roman" w:hAnsi="Courier New" w:cs="Courier New"/>
                  <w:color w:val="7AB317"/>
                  <w:sz w:val="21"/>
                  <w:szCs w:val="21"/>
                  <w:shd w:val="clear" w:color="auto" w:fill="E9E9E9"/>
                </w:rPr>
                <w:t>tk.Menu</w:t>
              </w:r>
            </w:hyperlink>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lastRenderedPageBreak/>
              <w:t>tk.Menubutton</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ttk.Menubutton</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tk.Message</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3" w:history="1">
              <w:r w:rsidR="00DE5C18" w:rsidRPr="00DE5C18">
                <w:rPr>
                  <w:rFonts w:ascii="Courier New" w:eastAsia="Times New Roman" w:hAnsi="Courier New" w:cs="Courier New"/>
                  <w:color w:val="7AB317"/>
                  <w:sz w:val="21"/>
                  <w:szCs w:val="21"/>
                  <w:shd w:val="clear" w:color="auto" w:fill="E9E9E9"/>
                </w:rPr>
                <w:t>ttk.Notebook</w:t>
              </w:r>
            </w:hyperlink>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tk.OptionMenu</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ttk.OptionMenu</w:t>
            </w: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tk.PanedWindow</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ttk.PanedWindow</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4" w:history="1">
              <w:r w:rsidR="00DE5C18" w:rsidRPr="00DE5C18">
                <w:rPr>
                  <w:rFonts w:ascii="Courier New" w:eastAsia="Times New Roman" w:hAnsi="Courier New" w:cs="Courier New"/>
                  <w:color w:val="7AB317"/>
                  <w:sz w:val="21"/>
                  <w:szCs w:val="21"/>
                  <w:shd w:val="clear" w:color="auto" w:fill="E9E9E9"/>
                </w:rPr>
                <w:t>ttk.Progressbar</w:t>
              </w:r>
            </w:hyperlink>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tk.Radiobutton</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ttk.Radiobutton</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tk.Scale</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ttk.Scale</w:t>
            </w: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tk.Scrollbar</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ttk.Scrollbar</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ttk.Separator</w:t>
            </w:r>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ttk.Sizegrip</w:t>
            </w: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tk.Spinbox</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5" w:history="1">
              <w:r w:rsidR="00DE5C18" w:rsidRPr="00DE5C18">
                <w:rPr>
                  <w:rFonts w:ascii="Courier New" w:eastAsia="Times New Roman" w:hAnsi="Courier New" w:cs="Courier New"/>
                  <w:color w:val="7AB317"/>
                  <w:sz w:val="21"/>
                  <w:szCs w:val="21"/>
                  <w:shd w:val="clear" w:color="auto" w:fill="E9E9E9"/>
                </w:rPr>
                <w:t>ttk.Spinbox</w:t>
              </w:r>
            </w:hyperlink>
          </w:p>
        </w:tc>
      </w:tr>
      <w:tr w:rsidR="00DE5C18" w:rsidRPr="00DE5C18" w:rsidTr="00DE5C18">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r w:rsidRPr="00DE5C18">
              <w:rPr>
                <w:rFonts w:ascii="Courier New" w:eastAsia="Times New Roman" w:hAnsi="Courier New" w:cs="Courier New"/>
                <w:color w:val="333333"/>
                <w:sz w:val="21"/>
                <w:szCs w:val="21"/>
                <w:shd w:val="clear" w:color="auto" w:fill="E9E9E9"/>
              </w:rPr>
              <w:t>tk.Text</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r>
      <w:tr w:rsidR="00DE5C18" w:rsidRPr="00DE5C18" w:rsidTr="00DE5C18">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DE5C18" w:rsidP="00DE5C18">
            <w:pPr>
              <w:spacing w:after="0" w:line="270" w:lineRule="atLeas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DE5C18" w:rsidRPr="00DE5C18" w:rsidRDefault="00570975" w:rsidP="00DE5C18">
            <w:pPr>
              <w:spacing w:after="0" w:line="270" w:lineRule="atLeast"/>
              <w:rPr>
                <w:rFonts w:ascii="Times New Roman" w:eastAsia="Times New Roman" w:hAnsi="Times New Roman" w:cs="Times New Roman"/>
                <w:color w:val="333333"/>
                <w:sz w:val="24"/>
                <w:szCs w:val="24"/>
              </w:rPr>
            </w:pPr>
            <w:hyperlink r:id="rId46" w:history="1">
              <w:r w:rsidR="00DE5C18" w:rsidRPr="00DE5C18">
                <w:rPr>
                  <w:rFonts w:ascii="Courier New" w:eastAsia="Times New Roman" w:hAnsi="Courier New" w:cs="Courier New"/>
                  <w:color w:val="7AB317"/>
                  <w:sz w:val="21"/>
                  <w:szCs w:val="21"/>
                  <w:shd w:val="clear" w:color="auto" w:fill="E9E9E9"/>
                </w:rPr>
                <w:t>ttk.Treeview</w:t>
              </w:r>
            </w:hyperlink>
          </w:p>
        </w:tc>
      </w:tr>
    </w:tbl>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lang w:val="es-AR"/>
        </w:rPr>
      </w:pPr>
      <w:r w:rsidRPr="00DE5C18">
        <w:rPr>
          <w:rFonts w:ascii="Times New Roman" w:eastAsia="Times New Roman" w:hAnsi="Times New Roman" w:cs="Times New Roman"/>
          <w:color w:val="121212"/>
          <w:sz w:val="24"/>
          <w:szCs w:val="24"/>
          <w:lang w:val="es-AR"/>
        </w:rPr>
        <w:t>Cuando un control está disponible tanto en su versión clásica como temática, siempre conviene la temática. Las razones ya las mencionamos: la estética y el sistema de estilos son mejores y más modernos.</w:t>
      </w:r>
    </w:p>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lang w:val="es-AR"/>
        </w:rPr>
      </w:pPr>
      <w:r w:rsidRPr="00DE5C18">
        <w:rPr>
          <w:rFonts w:ascii="Times New Roman" w:eastAsia="Times New Roman" w:hAnsi="Times New Roman" w:cs="Times New Roman"/>
          <w:color w:val="121212"/>
          <w:sz w:val="24"/>
          <w:szCs w:val="24"/>
          <w:lang w:val="es-AR"/>
        </w:rPr>
        <w:t>Veamos, ahora sí, cómo cambiar la apariencia de ambos tipos de controles. Empecemos por los controles temáticos.</w:t>
      </w:r>
    </w:p>
    <w:p w:rsidR="00DE5C18" w:rsidRPr="00DE5C18" w:rsidRDefault="00DE5C18" w:rsidP="00DE5C18">
      <w:pPr>
        <w:shd w:val="clear" w:color="auto" w:fill="FBFBFB"/>
        <w:spacing w:before="240" w:after="240" w:line="240" w:lineRule="auto"/>
        <w:outlineLvl w:val="3"/>
        <w:rPr>
          <w:rFonts w:ascii="Arial" w:eastAsia="Times New Roman" w:hAnsi="Arial" w:cs="Arial"/>
          <w:b/>
          <w:bCs/>
          <w:color w:val="222222"/>
          <w:sz w:val="39"/>
          <w:szCs w:val="39"/>
          <w:lang w:val="es-AR"/>
        </w:rPr>
      </w:pPr>
      <w:r w:rsidRPr="00DE5C18">
        <w:rPr>
          <w:rFonts w:ascii="Arial" w:eastAsia="Times New Roman" w:hAnsi="Arial" w:cs="Arial"/>
          <w:b/>
          <w:bCs/>
          <w:color w:val="222222"/>
          <w:sz w:val="39"/>
          <w:szCs w:val="39"/>
          <w:lang w:val="es-AR"/>
        </w:rPr>
        <w:t>Controles temáticos</w:t>
      </w:r>
    </w:p>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lang w:val="es-AR"/>
        </w:rPr>
      </w:pPr>
      <w:r w:rsidRPr="00DE5C18">
        <w:rPr>
          <w:rFonts w:ascii="Times New Roman" w:eastAsia="Times New Roman" w:hAnsi="Times New Roman" w:cs="Times New Roman"/>
          <w:color w:val="121212"/>
          <w:sz w:val="24"/>
          <w:szCs w:val="24"/>
          <w:lang w:val="es-AR"/>
        </w:rPr>
        <w:t>El concepto central para comprender cómo cambiar la estética de los controles temáticos es el de </w:t>
      </w:r>
      <w:r w:rsidRPr="00DE5C18">
        <w:rPr>
          <w:rFonts w:ascii="Times New Roman" w:eastAsia="Times New Roman" w:hAnsi="Times New Roman" w:cs="Times New Roman"/>
          <w:b/>
          <w:bCs/>
          <w:color w:val="121212"/>
          <w:sz w:val="24"/>
          <w:szCs w:val="24"/>
          <w:lang w:val="es-AR"/>
        </w:rPr>
        <w:t>estilo</w:t>
      </w:r>
      <w:r w:rsidRPr="00DE5C18">
        <w:rPr>
          <w:rFonts w:ascii="Times New Roman" w:eastAsia="Times New Roman" w:hAnsi="Times New Roman" w:cs="Times New Roman"/>
          <w:color w:val="121212"/>
          <w:sz w:val="24"/>
          <w:szCs w:val="24"/>
          <w:lang w:val="es-AR"/>
        </w:rPr>
        <w:t>. Un estilo es una clase que contiene la información de la apariencia de un </w:t>
      </w:r>
      <w:r w:rsidRPr="00DE5C18">
        <w:rPr>
          <w:rFonts w:ascii="Times New Roman" w:eastAsia="Times New Roman" w:hAnsi="Times New Roman" w:cs="Times New Roman"/>
          <w:i/>
          <w:iCs/>
          <w:color w:val="121212"/>
          <w:sz w:val="24"/>
          <w:szCs w:val="24"/>
          <w:lang w:val="es-AR"/>
        </w:rPr>
        <w:t>tipo </w:t>
      </w:r>
      <w:r w:rsidRPr="00DE5C18">
        <w:rPr>
          <w:rFonts w:ascii="Times New Roman" w:eastAsia="Times New Roman" w:hAnsi="Times New Roman" w:cs="Times New Roman"/>
          <w:color w:val="121212"/>
          <w:sz w:val="24"/>
          <w:szCs w:val="24"/>
          <w:lang w:val="es-AR"/>
        </w:rPr>
        <w:t>de control. Para que un control en particular reciba la apariencia de un estilo, debemos indicar el nombre del estilo al momento de crear el control. Por defecto todos los controles temáticos tienen asignado un estilo.</w:t>
      </w:r>
    </w:p>
    <w:p w:rsidR="00DE5C18" w:rsidRPr="00DE5C18" w:rsidRDefault="00DE5C18" w:rsidP="00DE5C18">
      <w:pPr>
        <w:shd w:val="clear" w:color="auto" w:fill="FBFBFB"/>
        <w:spacing w:after="255" w:line="240" w:lineRule="auto"/>
        <w:rPr>
          <w:rFonts w:ascii="Times New Roman" w:eastAsia="Times New Roman" w:hAnsi="Times New Roman" w:cs="Times New Roman"/>
          <w:color w:val="121212"/>
          <w:sz w:val="24"/>
          <w:szCs w:val="24"/>
          <w:lang w:val="es-AR"/>
        </w:rPr>
      </w:pPr>
      <w:r w:rsidRPr="00DE5C18">
        <w:rPr>
          <w:rFonts w:ascii="Times New Roman" w:eastAsia="Times New Roman" w:hAnsi="Times New Roman" w:cs="Times New Roman"/>
          <w:color w:val="121212"/>
          <w:sz w:val="24"/>
          <w:szCs w:val="24"/>
          <w:lang w:val="es-AR"/>
        </w:rPr>
        <w:lastRenderedPageBreak/>
        <w:t>Por ejemplo, creemos una ventana con un botón temático:</w:t>
      </w:r>
    </w:p>
    <w:p w:rsidR="00DE5C18" w:rsidRPr="00DE5C18" w:rsidRDefault="00DE5C18" w:rsidP="00093043">
      <w:pPr>
        <w:numPr>
          <w:ilvl w:val="0"/>
          <w:numId w:val="1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b/>
          <w:bCs/>
          <w:color w:val="286491"/>
          <w:sz w:val="18"/>
          <w:szCs w:val="18"/>
        </w:rPr>
        <w:t>from</w:t>
      </w:r>
      <w:r w:rsidRPr="00DE5C18">
        <w:rPr>
          <w:rFonts w:ascii="inherit" w:eastAsia="Times New Roman" w:hAnsi="inherit" w:cs="Courier New"/>
          <w:color w:val="000000"/>
          <w:sz w:val="18"/>
          <w:szCs w:val="18"/>
        </w:rPr>
        <w:t xml:space="preserve"> tkinter </w:t>
      </w:r>
      <w:r w:rsidRPr="00DE5C18">
        <w:rPr>
          <w:rFonts w:ascii="inherit" w:eastAsia="Times New Roman" w:hAnsi="inherit" w:cs="Courier New"/>
          <w:b/>
          <w:bCs/>
          <w:color w:val="286491"/>
          <w:sz w:val="18"/>
          <w:szCs w:val="18"/>
        </w:rPr>
        <w:t>import</w:t>
      </w:r>
      <w:r w:rsidRPr="00DE5C18">
        <w:rPr>
          <w:rFonts w:ascii="inherit" w:eastAsia="Times New Roman" w:hAnsi="inherit" w:cs="Courier New"/>
          <w:color w:val="000000"/>
          <w:sz w:val="18"/>
          <w:szCs w:val="18"/>
        </w:rPr>
        <w:t xml:space="preserve"> ttk</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b/>
          <w:bCs/>
          <w:color w:val="286491"/>
          <w:sz w:val="18"/>
          <w:szCs w:val="18"/>
        </w:rPr>
        <w:t>import</w:t>
      </w:r>
      <w:r w:rsidRPr="00DE5C18">
        <w:rPr>
          <w:rFonts w:ascii="inherit" w:eastAsia="Times New Roman" w:hAnsi="inherit" w:cs="Courier New"/>
          <w:color w:val="000000"/>
          <w:sz w:val="18"/>
          <w:szCs w:val="18"/>
        </w:rPr>
        <w:t xml:space="preserve"> tkinter </w:t>
      </w:r>
      <w:r w:rsidRPr="00DE5C18">
        <w:rPr>
          <w:rFonts w:ascii="inherit" w:eastAsia="Times New Roman" w:hAnsi="inherit" w:cs="Courier New"/>
          <w:b/>
          <w:bCs/>
          <w:color w:val="286491"/>
          <w:sz w:val="18"/>
          <w:szCs w:val="18"/>
        </w:rPr>
        <w:t>as</w:t>
      </w:r>
      <w:r w:rsidRPr="00DE5C18">
        <w:rPr>
          <w:rFonts w:ascii="inherit" w:eastAsia="Times New Roman" w:hAnsi="inherit" w:cs="Courier New"/>
          <w:color w:val="000000"/>
          <w:sz w:val="18"/>
          <w:szCs w:val="18"/>
        </w:rPr>
        <w:t xml:space="preserve"> tk</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color w:val="000000"/>
          <w:sz w:val="18"/>
          <w:szCs w:val="18"/>
        </w:rPr>
        <w:t>ventana = tk.</w:t>
      </w:r>
      <w:r w:rsidRPr="00DE5C18">
        <w:rPr>
          <w:rFonts w:ascii="inherit" w:eastAsia="Times New Roman" w:hAnsi="inherit" w:cs="Courier New"/>
          <w:color w:val="445588"/>
          <w:sz w:val="18"/>
          <w:szCs w:val="18"/>
        </w:rPr>
        <w:t>Tk</w:t>
      </w:r>
      <w:r w:rsidRPr="00DE5C18">
        <w:rPr>
          <w:rFonts w:ascii="inherit" w:eastAsia="Times New Roman" w:hAnsi="inherit" w:cs="Courier New"/>
          <w:color w:val="777777"/>
          <w:sz w:val="18"/>
          <w:szCs w:val="18"/>
        </w:rPr>
        <w:t>()</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DE5C18">
        <w:rPr>
          <w:rFonts w:ascii="inherit" w:eastAsia="Times New Roman" w:hAnsi="inherit" w:cs="Courier New"/>
          <w:color w:val="000000"/>
          <w:sz w:val="18"/>
          <w:szCs w:val="18"/>
        </w:rPr>
        <w:t>ventana.</w:t>
      </w:r>
      <w:r w:rsidRPr="00DE5C18">
        <w:rPr>
          <w:rFonts w:ascii="inherit" w:eastAsia="Times New Roman" w:hAnsi="inherit" w:cs="Courier New"/>
          <w:color w:val="0086B3"/>
          <w:sz w:val="18"/>
          <w:szCs w:val="18"/>
        </w:rPr>
        <w:t>config</w:t>
      </w:r>
      <w:r w:rsidRPr="00DE5C18">
        <w:rPr>
          <w:rFonts w:ascii="inherit" w:eastAsia="Times New Roman" w:hAnsi="inherit" w:cs="Courier New"/>
          <w:color w:val="777777"/>
          <w:sz w:val="18"/>
          <w:szCs w:val="18"/>
        </w:rPr>
        <w:t>(</w:t>
      </w:r>
      <w:r w:rsidRPr="00DE5C18">
        <w:rPr>
          <w:rFonts w:ascii="inherit" w:eastAsia="Times New Roman" w:hAnsi="inherit" w:cs="Courier New"/>
          <w:color w:val="000000"/>
          <w:sz w:val="18"/>
          <w:szCs w:val="18"/>
        </w:rPr>
        <w:t>width=</w:t>
      </w:r>
      <w:r w:rsidRPr="00DE5C18">
        <w:rPr>
          <w:rFonts w:ascii="inherit" w:eastAsia="Times New Roman" w:hAnsi="inherit" w:cs="Courier New"/>
          <w:color w:val="009999"/>
          <w:sz w:val="18"/>
          <w:szCs w:val="18"/>
        </w:rPr>
        <w:t>300</w:t>
      </w:r>
      <w:r w:rsidRPr="00DE5C18">
        <w:rPr>
          <w:rFonts w:ascii="inherit" w:eastAsia="Times New Roman" w:hAnsi="inherit" w:cs="Courier New"/>
          <w:color w:val="000000"/>
          <w:sz w:val="18"/>
          <w:szCs w:val="18"/>
        </w:rPr>
        <w:t>, height=</w:t>
      </w:r>
      <w:r w:rsidRPr="00DE5C18">
        <w:rPr>
          <w:rFonts w:ascii="inherit" w:eastAsia="Times New Roman" w:hAnsi="inherit" w:cs="Courier New"/>
          <w:color w:val="009999"/>
          <w:sz w:val="18"/>
          <w:szCs w:val="18"/>
        </w:rPr>
        <w:t>200</w:t>
      </w:r>
      <w:r w:rsidRPr="00DE5C18">
        <w:rPr>
          <w:rFonts w:ascii="inherit" w:eastAsia="Times New Roman" w:hAnsi="inherit" w:cs="Courier New"/>
          <w:color w:val="777777"/>
          <w:sz w:val="18"/>
          <w:szCs w:val="18"/>
        </w:rPr>
        <w:t>)</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DE5C18">
        <w:rPr>
          <w:rFonts w:ascii="inherit" w:eastAsia="Times New Roman" w:hAnsi="inherit" w:cs="Courier New"/>
          <w:color w:val="000000"/>
          <w:sz w:val="18"/>
          <w:szCs w:val="18"/>
          <w:lang w:val="es-AR"/>
        </w:rPr>
        <w:t>ventana.</w:t>
      </w:r>
      <w:r w:rsidRPr="00DE5C18">
        <w:rPr>
          <w:rFonts w:ascii="inherit" w:eastAsia="Times New Roman" w:hAnsi="inherit" w:cs="Courier New"/>
          <w:color w:val="0086B3"/>
          <w:sz w:val="18"/>
          <w:szCs w:val="18"/>
          <w:lang w:val="es-AR"/>
        </w:rPr>
        <w:t>title</w:t>
      </w:r>
      <w:r w:rsidRPr="00DE5C18">
        <w:rPr>
          <w:rFonts w:ascii="inherit" w:eastAsia="Times New Roman" w:hAnsi="inherit" w:cs="Courier New"/>
          <w:color w:val="777777"/>
          <w:sz w:val="18"/>
          <w:szCs w:val="18"/>
          <w:lang w:val="es-AR"/>
        </w:rPr>
        <w:t>(</w:t>
      </w:r>
      <w:r w:rsidRPr="00DE5C18">
        <w:rPr>
          <w:rFonts w:ascii="inherit" w:eastAsia="Times New Roman" w:hAnsi="inherit" w:cs="Courier New"/>
          <w:color w:val="DD1144"/>
          <w:sz w:val="18"/>
          <w:szCs w:val="18"/>
          <w:lang w:val="es-AR"/>
        </w:rPr>
        <w:t>"Estilos en Tk"</w:t>
      </w:r>
      <w:r w:rsidRPr="00DE5C18">
        <w:rPr>
          <w:rFonts w:ascii="inherit" w:eastAsia="Times New Roman" w:hAnsi="inherit" w:cs="Courier New"/>
          <w:color w:val="777777"/>
          <w:sz w:val="18"/>
          <w:szCs w:val="18"/>
          <w:lang w:val="es-AR"/>
        </w:rPr>
        <w:t>)</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color w:val="000000"/>
          <w:sz w:val="18"/>
          <w:szCs w:val="18"/>
        </w:rPr>
        <w:t>boton = ttk.</w:t>
      </w:r>
      <w:r w:rsidRPr="00DE5C18">
        <w:rPr>
          <w:rFonts w:ascii="inherit" w:eastAsia="Times New Roman" w:hAnsi="inherit" w:cs="Courier New"/>
          <w:color w:val="445588"/>
          <w:sz w:val="18"/>
          <w:szCs w:val="18"/>
        </w:rPr>
        <w:t>Button</w:t>
      </w:r>
      <w:r w:rsidRPr="00DE5C18">
        <w:rPr>
          <w:rFonts w:ascii="inherit" w:eastAsia="Times New Roman" w:hAnsi="inherit" w:cs="Courier New"/>
          <w:color w:val="777777"/>
          <w:sz w:val="18"/>
          <w:szCs w:val="18"/>
        </w:rPr>
        <w:t>(</w:t>
      </w:r>
      <w:r w:rsidRPr="00DE5C18">
        <w:rPr>
          <w:rFonts w:ascii="inherit" w:eastAsia="Times New Roman" w:hAnsi="inherit" w:cs="Courier New"/>
          <w:color w:val="000000"/>
          <w:sz w:val="18"/>
          <w:szCs w:val="18"/>
        </w:rPr>
        <w:t>text=</w:t>
      </w:r>
      <w:r w:rsidRPr="00DE5C18">
        <w:rPr>
          <w:rFonts w:ascii="inherit" w:eastAsia="Times New Roman" w:hAnsi="inherit" w:cs="Courier New"/>
          <w:color w:val="DD1144"/>
          <w:sz w:val="18"/>
          <w:szCs w:val="18"/>
        </w:rPr>
        <w:t>"¡Hola, mundo!"</w:t>
      </w:r>
      <w:r w:rsidRPr="00DE5C18">
        <w:rPr>
          <w:rFonts w:ascii="inherit" w:eastAsia="Times New Roman" w:hAnsi="inherit" w:cs="Courier New"/>
          <w:color w:val="777777"/>
          <w:sz w:val="18"/>
          <w:szCs w:val="18"/>
        </w:rPr>
        <w:t>)</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color w:val="000000"/>
          <w:sz w:val="18"/>
          <w:szCs w:val="18"/>
        </w:rPr>
        <w:t>boton.</w:t>
      </w:r>
      <w:r w:rsidRPr="00DE5C18">
        <w:rPr>
          <w:rFonts w:ascii="inherit" w:eastAsia="Times New Roman" w:hAnsi="inherit" w:cs="Courier New"/>
          <w:color w:val="0086B3"/>
          <w:sz w:val="18"/>
          <w:szCs w:val="18"/>
        </w:rPr>
        <w:t>place</w:t>
      </w:r>
      <w:r w:rsidRPr="00DE5C18">
        <w:rPr>
          <w:rFonts w:ascii="inherit" w:eastAsia="Times New Roman" w:hAnsi="inherit" w:cs="Courier New"/>
          <w:color w:val="777777"/>
          <w:sz w:val="18"/>
          <w:szCs w:val="18"/>
        </w:rPr>
        <w:t>(</w:t>
      </w:r>
      <w:r w:rsidRPr="00DE5C18">
        <w:rPr>
          <w:rFonts w:ascii="inherit" w:eastAsia="Times New Roman" w:hAnsi="inherit" w:cs="Courier New"/>
          <w:color w:val="000000"/>
          <w:sz w:val="18"/>
          <w:szCs w:val="18"/>
        </w:rPr>
        <w:t>x=</w:t>
      </w:r>
      <w:r w:rsidRPr="00DE5C18">
        <w:rPr>
          <w:rFonts w:ascii="inherit" w:eastAsia="Times New Roman" w:hAnsi="inherit" w:cs="Courier New"/>
          <w:color w:val="009999"/>
          <w:sz w:val="18"/>
          <w:szCs w:val="18"/>
        </w:rPr>
        <w:t>40</w:t>
      </w:r>
      <w:r w:rsidRPr="00DE5C18">
        <w:rPr>
          <w:rFonts w:ascii="inherit" w:eastAsia="Times New Roman" w:hAnsi="inherit" w:cs="Courier New"/>
          <w:color w:val="000000"/>
          <w:sz w:val="18"/>
          <w:szCs w:val="18"/>
        </w:rPr>
        <w:t>, y=</w:t>
      </w:r>
      <w:r w:rsidRPr="00DE5C18">
        <w:rPr>
          <w:rFonts w:ascii="inherit" w:eastAsia="Times New Roman" w:hAnsi="inherit" w:cs="Courier New"/>
          <w:color w:val="009999"/>
          <w:sz w:val="18"/>
          <w:szCs w:val="18"/>
        </w:rPr>
        <w:t>50</w:t>
      </w:r>
      <w:r w:rsidRPr="00DE5C18">
        <w:rPr>
          <w:rFonts w:ascii="inherit" w:eastAsia="Times New Roman" w:hAnsi="inherit" w:cs="Courier New"/>
          <w:color w:val="777777"/>
          <w:sz w:val="18"/>
          <w:szCs w:val="18"/>
        </w:rPr>
        <w:t>)</w:t>
      </w:r>
    </w:p>
    <w:p w:rsidR="00DE5C18" w:rsidRPr="00DE5C18" w:rsidRDefault="00DE5C18" w:rsidP="00093043">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E5C18" w:rsidRPr="00DE5C18" w:rsidRDefault="00DE5C18" w:rsidP="00093043">
      <w:pPr>
        <w:numPr>
          <w:ilvl w:val="0"/>
          <w:numId w:val="1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E5C18">
        <w:rPr>
          <w:rFonts w:ascii="inherit" w:eastAsia="Times New Roman" w:hAnsi="inherit" w:cs="Courier New"/>
          <w:color w:val="000000"/>
          <w:sz w:val="18"/>
          <w:szCs w:val="18"/>
        </w:rPr>
        <w:t>ventana.</w:t>
      </w:r>
      <w:r w:rsidRPr="00DE5C18">
        <w:rPr>
          <w:rFonts w:ascii="inherit" w:eastAsia="Times New Roman" w:hAnsi="inherit" w:cs="Courier New"/>
          <w:color w:val="0086B3"/>
          <w:sz w:val="18"/>
          <w:szCs w:val="18"/>
        </w:rPr>
        <w:t>mainloop</w:t>
      </w:r>
      <w:r w:rsidRPr="00DE5C18">
        <w:rPr>
          <w:rFonts w:ascii="inherit" w:eastAsia="Times New Roman" w:hAnsi="inherit" w:cs="Courier New"/>
          <w:color w:val="777777"/>
          <w:sz w:val="18"/>
          <w:szCs w:val="18"/>
        </w:rPr>
        <w:t>()</w:t>
      </w:r>
    </w:p>
    <w:p w:rsidR="00B42FA4" w:rsidRDefault="00B42FA4" w:rsidP="00B42FA4">
      <w:pPr>
        <w:shd w:val="clear" w:color="auto" w:fill="FBFBFB"/>
        <w:spacing w:after="255" w:line="240" w:lineRule="auto"/>
        <w:rPr>
          <w:rFonts w:ascii="Times New Roman" w:eastAsia="Times New Roman" w:hAnsi="Times New Roman" w:cs="Times New Roman"/>
          <w:color w:val="121212"/>
          <w:sz w:val="24"/>
          <w:szCs w:val="24"/>
        </w:rPr>
      </w:pPr>
    </w:p>
    <w:p w:rsidR="00B42FA4" w:rsidRPr="00B42FA4" w:rsidRDefault="00B42FA4" w:rsidP="00B42FA4">
      <w:pPr>
        <w:shd w:val="clear" w:color="auto" w:fill="FBFBFB"/>
        <w:spacing w:after="255" w:line="240" w:lineRule="auto"/>
        <w:rPr>
          <w:rFonts w:ascii="Times New Roman" w:eastAsia="Times New Roman" w:hAnsi="Times New Roman" w:cs="Times New Roman"/>
          <w:color w:val="121212"/>
          <w:sz w:val="24"/>
          <w:szCs w:val="24"/>
        </w:rPr>
      </w:pPr>
      <w:r w:rsidRPr="00B42FA4">
        <w:rPr>
          <w:rFonts w:ascii="Times New Roman" w:eastAsia="Times New Roman" w:hAnsi="Times New Roman" w:cs="Times New Roman"/>
          <w:color w:val="121212"/>
          <w:sz w:val="24"/>
          <w:szCs w:val="24"/>
          <w:lang w:val="es-AR"/>
        </w:rPr>
        <w:t>Fondo gris, color de texto negro, contorno gris oscuro, espaciado de dos o tres píxeles, etc., son todas propiedades del estilo que tiene aplicado por defecto este botón. El nombre del estilo (todos los estilos deben tener un nombre) aplicado por defecto a los botones es </w:t>
      </w:r>
      <w:r w:rsidRPr="00B42FA4">
        <w:rPr>
          <w:rFonts w:ascii="Courier New" w:eastAsia="Times New Roman" w:hAnsi="Courier New" w:cs="Courier New"/>
          <w:color w:val="121212"/>
          <w:sz w:val="21"/>
          <w:szCs w:val="21"/>
          <w:shd w:val="clear" w:color="auto" w:fill="E9E9E9"/>
          <w:lang w:val="es-AR"/>
        </w:rPr>
        <w:t>TButton</w:t>
      </w:r>
      <w:r w:rsidRPr="00B42FA4">
        <w:rPr>
          <w:rFonts w:ascii="Times New Roman" w:eastAsia="Times New Roman" w:hAnsi="Times New Roman" w:cs="Times New Roman"/>
          <w:color w:val="121212"/>
          <w:sz w:val="24"/>
          <w:szCs w:val="24"/>
          <w:lang w:val="es-AR"/>
        </w:rPr>
        <w:t xml:space="preserve">. Por lo general, los nombres de los estilos por defecto están constituidos por una «T» seguida del nombre del control, aunque hay ciertas excepciones. </w:t>
      </w:r>
      <w:r w:rsidRPr="00B42FA4">
        <w:rPr>
          <w:rFonts w:ascii="Times New Roman" w:eastAsia="Times New Roman" w:hAnsi="Times New Roman" w:cs="Times New Roman"/>
          <w:color w:val="121212"/>
          <w:sz w:val="24"/>
          <w:szCs w:val="24"/>
        </w:rPr>
        <w:t>He aquí la lista completa: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362"/>
        <w:gridCol w:w="2553"/>
      </w:tblGrid>
      <w:tr w:rsidR="00B42FA4" w:rsidRPr="00B42FA4" w:rsidTr="00B42FA4">
        <w:trPr>
          <w:tblHeader/>
          <w:tblCellSpacing w:w="15" w:type="dxa"/>
        </w:trPr>
        <w:tc>
          <w:tcPr>
            <w:tcW w:w="0" w:type="auto"/>
            <w:tcBorders>
              <w:left w:val="nil"/>
            </w:tcBorders>
            <w:shd w:val="clear" w:color="auto" w:fill="F5F5F5"/>
            <w:tcMar>
              <w:top w:w="120" w:type="dxa"/>
              <w:left w:w="150" w:type="dxa"/>
              <w:bottom w:w="135" w:type="dxa"/>
              <w:right w:w="150" w:type="dxa"/>
            </w:tcMar>
            <w:vAlign w:val="center"/>
            <w:hideMark/>
          </w:tcPr>
          <w:p w:rsidR="00B42FA4" w:rsidRPr="00B42FA4" w:rsidRDefault="00B42FA4" w:rsidP="00B42FA4">
            <w:pPr>
              <w:spacing w:after="0" w:line="270" w:lineRule="atLeast"/>
              <w:rPr>
                <w:rFonts w:ascii="Times New Roman" w:eastAsia="Times New Roman" w:hAnsi="Times New Roman" w:cs="Times New Roman"/>
                <w:b/>
                <w:bCs/>
                <w:color w:val="222222"/>
                <w:sz w:val="24"/>
                <w:szCs w:val="24"/>
              </w:rPr>
            </w:pPr>
            <w:r w:rsidRPr="00B42FA4">
              <w:rPr>
                <w:rFonts w:ascii="Times New Roman" w:eastAsia="Times New Roman" w:hAnsi="Times New Roman" w:cs="Times New Roman"/>
                <w:b/>
                <w:bCs/>
                <w:color w:val="222222"/>
                <w:sz w:val="24"/>
                <w:szCs w:val="24"/>
              </w:rPr>
              <w:t>Control temático</w:t>
            </w:r>
          </w:p>
        </w:tc>
        <w:tc>
          <w:tcPr>
            <w:tcW w:w="0" w:type="auto"/>
            <w:tcBorders>
              <w:right w:val="nil"/>
            </w:tcBorders>
            <w:shd w:val="clear" w:color="auto" w:fill="F5F5F5"/>
            <w:tcMar>
              <w:top w:w="120" w:type="dxa"/>
              <w:left w:w="150" w:type="dxa"/>
              <w:bottom w:w="135" w:type="dxa"/>
              <w:right w:w="150" w:type="dxa"/>
            </w:tcMar>
            <w:vAlign w:val="center"/>
            <w:hideMark/>
          </w:tcPr>
          <w:p w:rsidR="00B42FA4" w:rsidRPr="00B42FA4" w:rsidRDefault="00B42FA4" w:rsidP="00B42FA4">
            <w:pPr>
              <w:spacing w:after="0" w:line="270" w:lineRule="atLeast"/>
              <w:rPr>
                <w:rFonts w:ascii="Times New Roman" w:eastAsia="Times New Roman" w:hAnsi="Times New Roman" w:cs="Times New Roman"/>
                <w:b/>
                <w:bCs/>
                <w:color w:val="222222"/>
                <w:sz w:val="24"/>
                <w:szCs w:val="24"/>
              </w:rPr>
            </w:pPr>
            <w:r w:rsidRPr="00B42FA4">
              <w:rPr>
                <w:rFonts w:ascii="Times New Roman" w:eastAsia="Times New Roman" w:hAnsi="Times New Roman" w:cs="Times New Roman"/>
                <w:b/>
                <w:bCs/>
                <w:color w:val="222222"/>
                <w:sz w:val="24"/>
                <w:szCs w:val="24"/>
              </w:rPr>
              <w:t>Estilo por defecto</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ttk.Button</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TButton</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ttk.Checkbutton</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TCheckbutton</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ttk.Combobox</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TCombobox</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ttk.Entry</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TEntry</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ttk.Frame</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TFrame</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ttk.Label</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TLabel</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ttk.LabeledScale</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TFrame</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ttk.LabelFrame</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TLabelframe</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ttk.Menubutton</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TMenubutton</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ttk.Notebook</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TNotebook</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ttk.PanedWindow</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TPanedwindow</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lastRenderedPageBreak/>
              <w:t>ttk.Progressbar</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TProgressbar</w:t>
            </w:r>
          </w:p>
        </w:tc>
      </w:tr>
      <w:tr w:rsidR="00B42FA4" w:rsidRPr="00B42FA4" w:rsidTr="00B42FA4">
        <w:trPr>
          <w:tblCellSpacing w:w="15" w:type="dxa"/>
        </w:trPr>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ttk.Spinbox</w:t>
            </w:r>
          </w:p>
        </w:tc>
        <w:tc>
          <w:tcPr>
            <w:tcW w:w="0" w:type="auto"/>
            <w:tcBorders>
              <w:top w:val="nil"/>
              <w:left w:val="nil"/>
              <w:bottom w:val="nil"/>
              <w:right w:val="nil"/>
            </w:tcBorders>
            <w:shd w:val="clear" w:color="auto" w:fill="FFFFFF"/>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TSpinbox</w:t>
            </w:r>
          </w:p>
        </w:tc>
      </w:tr>
      <w:tr w:rsidR="00B42FA4" w:rsidRPr="00B42FA4" w:rsidTr="00B42FA4">
        <w:trPr>
          <w:tblCellSpacing w:w="15" w:type="dxa"/>
        </w:trPr>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ttk.Treeview</w:t>
            </w:r>
          </w:p>
        </w:tc>
        <w:tc>
          <w:tcPr>
            <w:tcW w:w="0" w:type="auto"/>
            <w:tcBorders>
              <w:top w:val="nil"/>
              <w:left w:val="nil"/>
              <w:bottom w:val="nil"/>
              <w:right w:val="nil"/>
            </w:tcBorders>
            <w:shd w:val="clear" w:color="auto" w:fill="F9F9F9"/>
            <w:tcMar>
              <w:top w:w="135" w:type="dxa"/>
              <w:left w:w="150" w:type="dxa"/>
              <w:bottom w:w="135" w:type="dxa"/>
              <w:right w:w="150" w:type="dxa"/>
            </w:tcMar>
            <w:hideMark/>
          </w:tcPr>
          <w:p w:rsidR="00B42FA4" w:rsidRPr="00B42FA4" w:rsidRDefault="00B42FA4" w:rsidP="00B42FA4">
            <w:pPr>
              <w:spacing w:after="0" w:line="270" w:lineRule="atLeast"/>
              <w:rPr>
                <w:rFonts w:ascii="Times New Roman" w:eastAsia="Times New Roman" w:hAnsi="Times New Roman" w:cs="Times New Roman"/>
                <w:color w:val="333333"/>
                <w:sz w:val="24"/>
                <w:szCs w:val="24"/>
              </w:rPr>
            </w:pPr>
            <w:r w:rsidRPr="00B42FA4">
              <w:rPr>
                <w:rFonts w:ascii="Courier New" w:eastAsia="Times New Roman" w:hAnsi="Courier New" w:cs="Courier New"/>
                <w:color w:val="333333"/>
                <w:sz w:val="21"/>
                <w:szCs w:val="21"/>
                <w:shd w:val="clear" w:color="auto" w:fill="E9E9E9"/>
              </w:rPr>
              <w:t>Treeview</w:t>
            </w:r>
            <w:r w:rsidRPr="00B42FA4">
              <w:rPr>
                <w:rFonts w:ascii="Times New Roman" w:eastAsia="Times New Roman" w:hAnsi="Times New Roman" w:cs="Times New Roman"/>
                <w:color w:val="333333"/>
                <w:sz w:val="24"/>
                <w:szCs w:val="24"/>
              </w:rPr>
              <w:t> (sin prefjio)</w:t>
            </w:r>
          </w:p>
        </w:tc>
      </w:tr>
    </w:tbl>
    <w:p w:rsidR="00E94904" w:rsidRDefault="00E94904" w:rsidP="00E94904">
      <w:pPr>
        <w:shd w:val="clear" w:color="auto" w:fill="FBFBFB"/>
        <w:spacing w:after="255" w:line="240" w:lineRule="auto"/>
        <w:rPr>
          <w:rFonts w:ascii="Times New Roman" w:eastAsia="Times New Roman" w:hAnsi="Times New Roman" w:cs="Times New Roman"/>
          <w:color w:val="121212"/>
          <w:sz w:val="24"/>
          <w:szCs w:val="24"/>
        </w:rPr>
      </w:pPr>
    </w:p>
    <w:p w:rsidR="00B42FA4" w:rsidRPr="00E94904" w:rsidRDefault="00B42FA4" w:rsidP="00E94904">
      <w:pPr>
        <w:shd w:val="clear" w:color="auto" w:fill="FBFBFB"/>
        <w:spacing w:after="255" w:line="240" w:lineRule="auto"/>
        <w:rPr>
          <w:rFonts w:ascii="Times New Roman" w:eastAsia="Times New Roman" w:hAnsi="Times New Roman" w:cs="Times New Roman"/>
          <w:color w:val="121212"/>
          <w:sz w:val="24"/>
          <w:szCs w:val="24"/>
          <w:lang w:val="es-AR"/>
        </w:rPr>
      </w:pPr>
      <w:r w:rsidRPr="00E94904">
        <w:rPr>
          <w:rFonts w:ascii="Times New Roman" w:eastAsia="Times New Roman" w:hAnsi="Times New Roman" w:cs="Times New Roman"/>
          <w:color w:val="121212"/>
          <w:sz w:val="24"/>
          <w:szCs w:val="24"/>
          <w:lang w:val="es-AR"/>
        </w:rPr>
        <w:t>Desde nuestro código de Python podemos cambiar las propiedades de cada estilo. Así, por ejemplo, si modificamos el estilo </w:t>
      </w:r>
      <w:r w:rsidRPr="00E94904">
        <w:rPr>
          <w:rFonts w:ascii="Courier New" w:eastAsia="Times New Roman" w:hAnsi="Courier New" w:cs="Courier New"/>
          <w:color w:val="121212"/>
          <w:sz w:val="21"/>
          <w:szCs w:val="21"/>
          <w:shd w:val="clear" w:color="auto" w:fill="E9E9E9"/>
          <w:lang w:val="es-AR"/>
        </w:rPr>
        <w:t>TButton</w:t>
      </w:r>
      <w:r w:rsidRPr="00E94904">
        <w:rPr>
          <w:rFonts w:ascii="Times New Roman" w:eastAsia="Times New Roman" w:hAnsi="Times New Roman" w:cs="Times New Roman"/>
          <w:color w:val="121212"/>
          <w:sz w:val="24"/>
          <w:szCs w:val="24"/>
          <w:lang w:val="es-AR"/>
        </w:rPr>
        <w:t> para que el color del texto sea rojo, todos los botones creados a partir de la clase </w:t>
      </w:r>
      <w:r w:rsidRPr="00E94904">
        <w:rPr>
          <w:rFonts w:ascii="Courier New" w:eastAsia="Times New Roman" w:hAnsi="Courier New" w:cs="Courier New"/>
          <w:color w:val="121212"/>
          <w:sz w:val="21"/>
          <w:szCs w:val="21"/>
          <w:shd w:val="clear" w:color="auto" w:fill="E9E9E9"/>
          <w:lang w:val="es-AR"/>
        </w:rPr>
        <w:t>ttk.Button</w:t>
      </w:r>
      <w:r w:rsidRPr="00E94904">
        <w:rPr>
          <w:rFonts w:ascii="Times New Roman" w:eastAsia="Times New Roman" w:hAnsi="Times New Roman" w:cs="Times New Roman"/>
          <w:color w:val="121212"/>
          <w:sz w:val="24"/>
          <w:szCs w:val="24"/>
          <w:lang w:val="es-AR"/>
        </w:rPr>
        <w:t> tendrán el texto rojo.</w:t>
      </w:r>
    </w:p>
    <w:p w:rsidR="00D02D5A" w:rsidRPr="00D02D5A" w:rsidRDefault="00D02D5A" w:rsidP="00093043">
      <w:pPr>
        <w:numPr>
          <w:ilvl w:val="0"/>
          <w:numId w:val="17"/>
        </w:numPr>
        <w:pBdr>
          <w:top w:val="single" w:sz="2" w:space="4"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s = ttk.</w:t>
      </w:r>
      <w:r w:rsidRPr="00D02D5A">
        <w:rPr>
          <w:rFonts w:ascii="inherit" w:eastAsia="Times New Roman" w:hAnsi="inherit" w:cs="Courier New"/>
          <w:color w:val="445588"/>
          <w:sz w:val="18"/>
          <w:szCs w:val="18"/>
        </w:rPr>
        <w:t>Style</w:t>
      </w:r>
      <w:r w:rsidRPr="00D02D5A">
        <w:rPr>
          <w:rFonts w:ascii="inherit" w:eastAsia="Times New Roman" w:hAnsi="inherit" w:cs="Courier New"/>
          <w:color w:val="777777"/>
          <w:sz w:val="18"/>
          <w:szCs w:val="18"/>
        </w:rPr>
        <w:t>()</w:t>
      </w:r>
    </w:p>
    <w:p w:rsidR="00D02D5A" w:rsidRPr="00D02D5A" w:rsidRDefault="00D02D5A" w:rsidP="00093043">
      <w:pPr>
        <w:numPr>
          <w:ilvl w:val="0"/>
          <w:numId w:val="1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s.</w:t>
      </w:r>
      <w:r w:rsidRPr="00D02D5A">
        <w:rPr>
          <w:rFonts w:ascii="inherit" w:eastAsia="Times New Roman" w:hAnsi="inherit" w:cs="Courier New"/>
          <w:color w:val="0086B3"/>
          <w:sz w:val="18"/>
          <w:szCs w:val="18"/>
        </w:rPr>
        <w:t>configure</w:t>
      </w:r>
      <w:r w:rsidRPr="00D02D5A">
        <w:rPr>
          <w:rFonts w:ascii="inherit" w:eastAsia="Times New Roman" w:hAnsi="inherit" w:cs="Courier New"/>
          <w:color w:val="777777"/>
          <w:sz w:val="18"/>
          <w:szCs w:val="18"/>
        </w:rPr>
        <w:t>(</w:t>
      </w:r>
      <w:r w:rsidRPr="00D02D5A">
        <w:rPr>
          <w:rFonts w:ascii="inherit" w:eastAsia="Times New Roman" w:hAnsi="inherit" w:cs="Courier New"/>
          <w:color w:val="DD1144"/>
          <w:sz w:val="18"/>
          <w:szCs w:val="18"/>
        </w:rPr>
        <w:t>"TButton"</w:t>
      </w:r>
      <w:r w:rsidRPr="00D02D5A">
        <w:rPr>
          <w:rFonts w:ascii="inherit" w:eastAsia="Times New Roman" w:hAnsi="inherit" w:cs="Courier New"/>
          <w:color w:val="000000"/>
          <w:sz w:val="18"/>
          <w:szCs w:val="18"/>
        </w:rPr>
        <w:t>, foreground=</w:t>
      </w:r>
      <w:r w:rsidRPr="00D02D5A">
        <w:rPr>
          <w:rFonts w:ascii="inherit" w:eastAsia="Times New Roman" w:hAnsi="inherit" w:cs="Courier New"/>
          <w:color w:val="DD1144"/>
          <w:sz w:val="18"/>
          <w:szCs w:val="18"/>
        </w:rPr>
        <w:t>"#ff0000"</w:t>
      </w:r>
      <w:r w:rsidRPr="00D02D5A">
        <w:rPr>
          <w:rFonts w:ascii="inherit" w:eastAsia="Times New Roman" w:hAnsi="inherit" w:cs="Courier New"/>
          <w:color w:val="777777"/>
          <w:sz w:val="18"/>
          <w:szCs w:val="18"/>
        </w:rPr>
        <w:t>)</w:t>
      </w:r>
    </w:p>
    <w:p w:rsidR="00D02D5A" w:rsidRPr="00D02D5A" w:rsidRDefault="00D02D5A" w:rsidP="00093043">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boton = ttk.</w:t>
      </w:r>
      <w:r w:rsidRPr="00D02D5A">
        <w:rPr>
          <w:rFonts w:ascii="inherit" w:eastAsia="Times New Roman" w:hAnsi="inherit" w:cs="Courier New"/>
          <w:color w:val="445588"/>
          <w:sz w:val="18"/>
          <w:szCs w:val="18"/>
        </w:rPr>
        <w:t>Button</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text=</w:t>
      </w:r>
      <w:r w:rsidRPr="00D02D5A">
        <w:rPr>
          <w:rFonts w:ascii="inherit" w:eastAsia="Times New Roman" w:hAnsi="inherit" w:cs="Courier New"/>
          <w:color w:val="DD1144"/>
          <w:sz w:val="18"/>
          <w:szCs w:val="18"/>
        </w:rPr>
        <w:t>"¡Hola, mundo!"</w:t>
      </w:r>
      <w:r w:rsidRPr="00D02D5A">
        <w:rPr>
          <w:rFonts w:ascii="inherit" w:eastAsia="Times New Roman" w:hAnsi="inherit" w:cs="Courier New"/>
          <w:color w:val="777777"/>
          <w:sz w:val="18"/>
          <w:szCs w:val="18"/>
        </w:rPr>
        <w:t>)</w:t>
      </w:r>
    </w:p>
    <w:p w:rsidR="00D02D5A" w:rsidRPr="00D02D5A" w:rsidRDefault="00D02D5A" w:rsidP="00093043">
      <w:pPr>
        <w:numPr>
          <w:ilvl w:val="0"/>
          <w:numId w:val="17"/>
        </w:numPr>
        <w:pBdr>
          <w:top w:val="single" w:sz="2" w:space="1" w:color="FFFFFF"/>
          <w:left w:val="single" w:sz="6" w:space="11" w:color="E0E0E0"/>
          <w:bottom w:val="single" w:sz="2" w:space="4"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D02D5A">
        <w:rPr>
          <w:rFonts w:ascii="inherit" w:eastAsia="Times New Roman" w:hAnsi="inherit" w:cs="Courier New"/>
          <w:color w:val="000000"/>
          <w:sz w:val="18"/>
          <w:szCs w:val="18"/>
        </w:rPr>
        <w:t>boton.</w:t>
      </w:r>
      <w:r w:rsidRPr="00D02D5A">
        <w:rPr>
          <w:rFonts w:ascii="inherit" w:eastAsia="Times New Roman" w:hAnsi="inherit" w:cs="Courier New"/>
          <w:color w:val="0086B3"/>
          <w:sz w:val="18"/>
          <w:szCs w:val="18"/>
        </w:rPr>
        <w:t>place</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x=</w:t>
      </w:r>
      <w:r w:rsidRPr="00D02D5A">
        <w:rPr>
          <w:rFonts w:ascii="inherit" w:eastAsia="Times New Roman" w:hAnsi="inherit" w:cs="Courier New"/>
          <w:color w:val="009999"/>
          <w:sz w:val="18"/>
          <w:szCs w:val="18"/>
        </w:rPr>
        <w:t>40</w:t>
      </w:r>
      <w:r w:rsidRPr="00D02D5A">
        <w:rPr>
          <w:rFonts w:ascii="inherit" w:eastAsia="Times New Roman" w:hAnsi="inherit" w:cs="Courier New"/>
          <w:color w:val="000000"/>
          <w:sz w:val="18"/>
          <w:szCs w:val="18"/>
        </w:rPr>
        <w:t>, y=</w:t>
      </w:r>
      <w:r w:rsidRPr="00D02D5A">
        <w:rPr>
          <w:rFonts w:ascii="inherit" w:eastAsia="Times New Roman" w:hAnsi="inherit" w:cs="Courier New"/>
          <w:color w:val="009999"/>
          <w:sz w:val="18"/>
          <w:szCs w:val="18"/>
        </w:rPr>
        <w:t>50</w:t>
      </w:r>
      <w:r w:rsidRPr="00D02D5A">
        <w:rPr>
          <w:rFonts w:ascii="inherit" w:eastAsia="Times New Roman" w:hAnsi="inherit" w:cs="Courier New"/>
          <w:color w:val="777777"/>
          <w:sz w:val="18"/>
          <w:szCs w:val="18"/>
        </w:rPr>
        <w:t>)</w:t>
      </w:r>
    </w:p>
    <w:p w:rsidR="00364545" w:rsidRDefault="00364545"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D02D5A" w:rsidRPr="00D02D5A" w:rsidRDefault="00D02D5A" w:rsidP="00D02D5A">
      <w:pPr>
        <w:pStyle w:val="NormalWeb"/>
        <w:shd w:val="clear" w:color="auto" w:fill="FBFBFB"/>
        <w:spacing w:before="0" w:beforeAutospacing="0" w:after="255" w:afterAutospacing="0"/>
        <w:rPr>
          <w:color w:val="121212"/>
          <w:lang w:val="es-AR"/>
        </w:rPr>
      </w:pPr>
      <w:r>
        <w:rPr>
          <w:color w:val="121212"/>
          <w:lang w:val="es-AR"/>
        </w:rPr>
        <w:t>E</w:t>
      </w:r>
      <w:r w:rsidRPr="00D02D5A">
        <w:rPr>
          <w:color w:val="121212"/>
          <w:lang w:val="es-AR"/>
        </w:rPr>
        <w:t>stos son los conceptos principales del sistema de estilos de Tk. Existen otros que se podrán estudiar en el caso particular de cada control. Veamos ahora cómo modificar la apariencia de los controles clásicos.</w:t>
      </w:r>
    </w:p>
    <w:p w:rsidR="00D02D5A" w:rsidRPr="00D02D5A" w:rsidRDefault="00D02D5A" w:rsidP="00D02D5A">
      <w:pPr>
        <w:pStyle w:val="Heading4"/>
        <w:shd w:val="clear" w:color="auto" w:fill="FBFBFB"/>
        <w:spacing w:before="240" w:after="240"/>
        <w:rPr>
          <w:rFonts w:ascii="Arial" w:hAnsi="Arial" w:cs="Arial"/>
          <w:color w:val="222222"/>
          <w:sz w:val="39"/>
          <w:szCs w:val="39"/>
          <w:lang w:val="es-AR"/>
        </w:rPr>
      </w:pPr>
      <w:r w:rsidRPr="00D02D5A">
        <w:rPr>
          <w:rFonts w:ascii="Arial" w:hAnsi="Arial" w:cs="Arial"/>
          <w:color w:val="222222"/>
          <w:sz w:val="39"/>
          <w:szCs w:val="39"/>
          <w:lang w:val="es-AR"/>
        </w:rPr>
        <w:t>Controles clásicos</w:t>
      </w:r>
    </w:p>
    <w:p w:rsidR="00D02D5A" w:rsidRDefault="00D02D5A" w:rsidP="00D02D5A">
      <w:pPr>
        <w:pStyle w:val="NormalWeb"/>
        <w:shd w:val="clear" w:color="auto" w:fill="FBFBFB"/>
        <w:spacing w:before="0" w:beforeAutospacing="0" w:after="255" w:afterAutospacing="0"/>
        <w:rPr>
          <w:color w:val="121212"/>
          <w:lang w:val="es-AR"/>
        </w:rPr>
      </w:pPr>
      <w:r w:rsidRPr="00D02D5A">
        <w:rPr>
          <w:color w:val="121212"/>
          <w:lang w:val="es-AR"/>
        </w:rPr>
        <w:t>Modificar la apariencia de un control clásico es considerablemente más sencillo que usar el sistema de estilos que acabamos de ver, pero se trata de un método más desordenado y que no incentiva la reutilización de código. Sencillamente se pasan como argumento las propiedades que regulan la apariencia de un control al momento de crearlo.</w:t>
      </w:r>
    </w:p>
    <w:p w:rsidR="00D02D5A" w:rsidRPr="00D02D5A" w:rsidRDefault="00D02D5A" w:rsidP="00093043">
      <w:pPr>
        <w:numPr>
          <w:ilvl w:val="0"/>
          <w:numId w:val="1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import</w:t>
      </w:r>
      <w:r w:rsidRPr="00D02D5A">
        <w:rPr>
          <w:rFonts w:ascii="inherit" w:eastAsia="Times New Roman" w:hAnsi="inherit" w:cs="Courier New"/>
          <w:color w:val="000000"/>
          <w:sz w:val="18"/>
          <w:szCs w:val="18"/>
        </w:rPr>
        <w:t xml:space="preserve"> tkinter </w:t>
      </w:r>
      <w:r w:rsidRPr="00D02D5A">
        <w:rPr>
          <w:rFonts w:ascii="inherit" w:eastAsia="Times New Roman" w:hAnsi="inherit" w:cs="Courier New"/>
          <w:b/>
          <w:bCs/>
          <w:color w:val="286491"/>
          <w:sz w:val="18"/>
          <w:szCs w:val="18"/>
        </w:rPr>
        <w:t>as</w:t>
      </w:r>
      <w:r w:rsidRPr="00D02D5A">
        <w:rPr>
          <w:rFonts w:ascii="inherit" w:eastAsia="Times New Roman" w:hAnsi="inherit" w:cs="Courier New"/>
          <w:color w:val="000000"/>
          <w:sz w:val="18"/>
          <w:szCs w:val="18"/>
        </w:rPr>
        <w:t xml:space="preserve"> tk</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 = tk.</w:t>
      </w:r>
      <w:r w:rsidRPr="00D02D5A">
        <w:rPr>
          <w:rFonts w:ascii="inherit" w:eastAsia="Times New Roman" w:hAnsi="inherit" w:cs="Courier New"/>
          <w:color w:val="445588"/>
          <w:sz w:val="18"/>
          <w:szCs w:val="18"/>
        </w:rPr>
        <w:t>Tk</w:t>
      </w:r>
      <w:r w:rsidRPr="00D02D5A">
        <w:rPr>
          <w:rFonts w:ascii="inherit" w:eastAsia="Times New Roman" w:hAnsi="inherit" w:cs="Courier New"/>
          <w:color w:val="777777"/>
          <w:sz w:val="18"/>
          <w:szCs w:val="18"/>
        </w:rPr>
        <w:t>()</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w:t>
      </w:r>
      <w:r w:rsidRPr="00D02D5A">
        <w:rPr>
          <w:rFonts w:ascii="inherit" w:eastAsia="Times New Roman" w:hAnsi="inherit" w:cs="Courier New"/>
          <w:color w:val="0086B3"/>
          <w:sz w:val="18"/>
          <w:szCs w:val="18"/>
        </w:rPr>
        <w:t>config</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width=</w:t>
      </w:r>
      <w:r w:rsidRPr="00D02D5A">
        <w:rPr>
          <w:rFonts w:ascii="inherit" w:eastAsia="Times New Roman" w:hAnsi="inherit" w:cs="Courier New"/>
          <w:color w:val="009999"/>
          <w:sz w:val="18"/>
          <w:szCs w:val="18"/>
        </w:rPr>
        <w:t>300</w:t>
      </w:r>
      <w:r w:rsidRPr="00D02D5A">
        <w:rPr>
          <w:rFonts w:ascii="inherit" w:eastAsia="Times New Roman" w:hAnsi="inherit" w:cs="Courier New"/>
          <w:color w:val="000000"/>
          <w:sz w:val="18"/>
          <w:szCs w:val="18"/>
        </w:rPr>
        <w:t>, height=</w:t>
      </w:r>
      <w:r w:rsidRPr="00D02D5A">
        <w:rPr>
          <w:rFonts w:ascii="inherit" w:eastAsia="Times New Roman" w:hAnsi="inherit" w:cs="Courier New"/>
          <w:color w:val="009999"/>
          <w:sz w:val="18"/>
          <w:szCs w:val="18"/>
        </w:rPr>
        <w:t>200</w:t>
      </w:r>
      <w:r w:rsidRPr="00D02D5A">
        <w:rPr>
          <w:rFonts w:ascii="inherit" w:eastAsia="Times New Roman" w:hAnsi="inherit" w:cs="Courier New"/>
          <w:color w:val="777777"/>
          <w:sz w:val="18"/>
          <w:szCs w:val="18"/>
        </w:rPr>
        <w:t>)</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D02D5A">
        <w:rPr>
          <w:rFonts w:ascii="inherit" w:eastAsia="Times New Roman" w:hAnsi="inherit" w:cs="Courier New"/>
          <w:color w:val="000000"/>
          <w:sz w:val="18"/>
          <w:szCs w:val="18"/>
          <w:lang w:val="es-AR"/>
        </w:rPr>
        <w:t>ventana.</w:t>
      </w:r>
      <w:r w:rsidRPr="00D02D5A">
        <w:rPr>
          <w:rFonts w:ascii="inherit" w:eastAsia="Times New Roman" w:hAnsi="inherit" w:cs="Courier New"/>
          <w:color w:val="0086B3"/>
          <w:sz w:val="18"/>
          <w:szCs w:val="18"/>
          <w:lang w:val="es-AR"/>
        </w:rPr>
        <w:t>title</w:t>
      </w:r>
      <w:r w:rsidRPr="00D02D5A">
        <w:rPr>
          <w:rFonts w:ascii="inherit" w:eastAsia="Times New Roman" w:hAnsi="inherit" w:cs="Courier New"/>
          <w:color w:val="777777"/>
          <w:sz w:val="18"/>
          <w:szCs w:val="18"/>
          <w:lang w:val="es-AR"/>
        </w:rPr>
        <w:t>(</w:t>
      </w:r>
      <w:r w:rsidRPr="00D02D5A">
        <w:rPr>
          <w:rFonts w:ascii="inherit" w:eastAsia="Times New Roman" w:hAnsi="inherit" w:cs="Courier New"/>
          <w:color w:val="DD1144"/>
          <w:sz w:val="18"/>
          <w:szCs w:val="18"/>
          <w:lang w:val="es-AR"/>
        </w:rPr>
        <w:t>"Apariencia de controles clásicos"</w:t>
      </w:r>
      <w:r w:rsidRPr="00D02D5A">
        <w:rPr>
          <w:rFonts w:ascii="inherit" w:eastAsia="Times New Roman" w:hAnsi="inherit" w:cs="Courier New"/>
          <w:color w:val="777777"/>
          <w:sz w:val="18"/>
          <w:szCs w:val="18"/>
          <w:lang w:val="es-AR"/>
        </w:rPr>
        <w:t>)</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boton = tk.</w:t>
      </w:r>
      <w:r w:rsidRPr="00D02D5A">
        <w:rPr>
          <w:rFonts w:ascii="inherit" w:eastAsia="Times New Roman" w:hAnsi="inherit" w:cs="Courier New"/>
          <w:color w:val="445588"/>
          <w:sz w:val="18"/>
          <w:szCs w:val="18"/>
        </w:rPr>
        <w:t>Button</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text=</w:t>
      </w:r>
      <w:r w:rsidRPr="00D02D5A">
        <w:rPr>
          <w:rFonts w:ascii="inherit" w:eastAsia="Times New Roman" w:hAnsi="inherit" w:cs="Courier New"/>
          <w:color w:val="DD1144"/>
          <w:sz w:val="18"/>
          <w:szCs w:val="18"/>
        </w:rPr>
        <w:t>"¡Hola, mundo!"</w:t>
      </w:r>
      <w:r w:rsidRPr="00D02D5A">
        <w:rPr>
          <w:rFonts w:ascii="inherit" w:eastAsia="Times New Roman" w:hAnsi="inherit" w:cs="Courier New"/>
          <w:color w:val="000000"/>
          <w:sz w:val="18"/>
          <w:szCs w:val="18"/>
        </w:rPr>
        <w:t>, foreground=</w:t>
      </w:r>
      <w:r w:rsidRPr="00D02D5A">
        <w:rPr>
          <w:rFonts w:ascii="inherit" w:eastAsia="Times New Roman" w:hAnsi="inherit" w:cs="Courier New"/>
          <w:color w:val="DD1144"/>
          <w:sz w:val="18"/>
          <w:szCs w:val="18"/>
        </w:rPr>
        <w:t>"#ff0000"</w:t>
      </w:r>
      <w:r w:rsidRPr="00D02D5A">
        <w:rPr>
          <w:rFonts w:ascii="inherit" w:eastAsia="Times New Roman" w:hAnsi="inherit" w:cs="Courier New"/>
          <w:color w:val="777777"/>
          <w:sz w:val="18"/>
          <w:szCs w:val="18"/>
        </w:rPr>
        <w:t>)</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D02D5A">
        <w:rPr>
          <w:rFonts w:ascii="inherit" w:eastAsia="Times New Roman" w:hAnsi="inherit" w:cs="Courier New"/>
          <w:color w:val="000000"/>
          <w:sz w:val="18"/>
          <w:szCs w:val="18"/>
        </w:rPr>
        <w:t>boton.</w:t>
      </w:r>
      <w:r w:rsidRPr="00D02D5A">
        <w:rPr>
          <w:rFonts w:ascii="inherit" w:eastAsia="Times New Roman" w:hAnsi="inherit" w:cs="Courier New"/>
          <w:color w:val="0086B3"/>
          <w:sz w:val="18"/>
          <w:szCs w:val="18"/>
        </w:rPr>
        <w:t>place</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x=</w:t>
      </w:r>
      <w:r w:rsidRPr="00D02D5A">
        <w:rPr>
          <w:rFonts w:ascii="inherit" w:eastAsia="Times New Roman" w:hAnsi="inherit" w:cs="Courier New"/>
          <w:color w:val="009999"/>
          <w:sz w:val="18"/>
          <w:szCs w:val="18"/>
        </w:rPr>
        <w:t>40</w:t>
      </w:r>
      <w:r w:rsidRPr="00D02D5A">
        <w:rPr>
          <w:rFonts w:ascii="inherit" w:eastAsia="Times New Roman" w:hAnsi="inherit" w:cs="Courier New"/>
          <w:color w:val="000000"/>
          <w:sz w:val="18"/>
          <w:szCs w:val="18"/>
        </w:rPr>
        <w:t>, y=</w:t>
      </w:r>
      <w:r w:rsidRPr="00D02D5A">
        <w:rPr>
          <w:rFonts w:ascii="inherit" w:eastAsia="Times New Roman" w:hAnsi="inherit" w:cs="Courier New"/>
          <w:color w:val="009999"/>
          <w:sz w:val="18"/>
          <w:szCs w:val="18"/>
        </w:rPr>
        <w:t>50</w:t>
      </w:r>
      <w:r w:rsidRPr="00D02D5A">
        <w:rPr>
          <w:rFonts w:ascii="inherit" w:eastAsia="Times New Roman" w:hAnsi="inherit" w:cs="Courier New"/>
          <w:color w:val="777777"/>
          <w:sz w:val="18"/>
          <w:szCs w:val="18"/>
        </w:rPr>
        <w:t>)</w:t>
      </w:r>
    </w:p>
    <w:p w:rsidR="00D02D5A" w:rsidRPr="00D02D5A" w:rsidRDefault="00D02D5A" w:rsidP="00093043">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w:t>
      </w:r>
      <w:r w:rsidRPr="00D02D5A">
        <w:rPr>
          <w:rFonts w:ascii="inherit" w:eastAsia="Times New Roman" w:hAnsi="inherit" w:cs="Courier New"/>
          <w:color w:val="0086B3"/>
          <w:sz w:val="18"/>
          <w:szCs w:val="18"/>
        </w:rPr>
        <w:t>mainloop</w:t>
      </w:r>
      <w:r w:rsidRPr="00D02D5A">
        <w:rPr>
          <w:rFonts w:ascii="inherit" w:eastAsia="Times New Roman" w:hAnsi="inherit" w:cs="Courier New"/>
          <w:color w:val="777777"/>
          <w:sz w:val="18"/>
          <w:szCs w:val="18"/>
        </w:rPr>
        <w:t>()</w:t>
      </w:r>
    </w:p>
    <w:p w:rsidR="00D02D5A" w:rsidRDefault="00D02D5A" w:rsidP="00D02D5A">
      <w:pPr>
        <w:pStyle w:val="NormalWeb"/>
        <w:shd w:val="clear" w:color="auto" w:fill="FBFBFB"/>
        <w:spacing w:before="0" w:beforeAutospacing="0" w:after="255" w:afterAutospacing="0"/>
        <w:rPr>
          <w:color w:val="121212"/>
          <w:lang w:val="es-AR"/>
        </w:rPr>
      </w:pPr>
    </w:p>
    <w:p w:rsidR="00D02D5A" w:rsidRDefault="00D02D5A" w:rsidP="00D02D5A">
      <w:pPr>
        <w:pStyle w:val="NormalWeb"/>
        <w:shd w:val="clear" w:color="auto" w:fill="FBFBFB"/>
        <w:spacing w:before="0" w:beforeAutospacing="0" w:after="255" w:afterAutospacing="0"/>
        <w:rPr>
          <w:color w:val="121212"/>
          <w:lang w:val="es-AR"/>
        </w:rPr>
      </w:pPr>
    </w:p>
    <w:p w:rsidR="00D02D5A" w:rsidRDefault="00D02D5A" w:rsidP="00D02D5A">
      <w:pPr>
        <w:pStyle w:val="NormalWeb"/>
        <w:shd w:val="clear" w:color="auto" w:fill="FBFBFB"/>
        <w:spacing w:before="0" w:beforeAutospacing="0" w:after="255" w:afterAutospacing="0"/>
        <w:rPr>
          <w:color w:val="121212"/>
          <w:lang w:val="es-AR"/>
        </w:rPr>
      </w:pPr>
      <w:r>
        <w:rPr>
          <w:color w:val="121212"/>
          <w:lang w:val="es-AR"/>
        </w:rPr>
        <w:lastRenderedPageBreak/>
        <w:t>haga este ejemplo en otro archivo</w:t>
      </w:r>
    </w:p>
    <w:p w:rsidR="00D02D5A" w:rsidRPr="00D02D5A" w:rsidRDefault="00D02D5A" w:rsidP="00093043">
      <w:pPr>
        <w:numPr>
          <w:ilvl w:val="0"/>
          <w:numId w:val="1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import</w:t>
      </w:r>
      <w:r w:rsidRPr="00D02D5A">
        <w:rPr>
          <w:rFonts w:ascii="inherit" w:eastAsia="Times New Roman" w:hAnsi="inherit" w:cs="Courier New"/>
          <w:color w:val="000000"/>
          <w:sz w:val="18"/>
          <w:szCs w:val="18"/>
        </w:rPr>
        <w:t xml:space="preserve"> tkinter </w:t>
      </w:r>
      <w:r w:rsidRPr="00D02D5A">
        <w:rPr>
          <w:rFonts w:ascii="inherit" w:eastAsia="Times New Roman" w:hAnsi="inherit" w:cs="Courier New"/>
          <w:b/>
          <w:bCs/>
          <w:color w:val="286491"/>
          <w:sz w:val="18"/>
          <w:szCs w:val="18"/>
        </w:rPr>
        <w:t>as</w:t>
      </w:r>
      <w:r w:rsidRPr="00D02D5A">
        <w:rPr>
          <w:rFonts w:ascii="inherit" w:eastAsia="Times New Roman" w:hAnsi="inherit" w:cs="Courier New"/>
          <w:color w:val="000000"/>
          <w:sz w:val="18"/>
          <w:szCs w:val="18"/>
        </w:rPr>
        <w:t xml:space="preserve"> tk</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class</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color w:val="445588"/>
          <w:sz w:val="18"/>
          <w:szCs w:val="18"/>
        </w:rPr>
        <w:t>BotonPeligro</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tk.</w:t>
      </w:r>
      <w:r w:rsidRPr="00D02D5A">
        <w:rPr>
          <w:rFonts w:ascii="inherit" w:eastAsia="Times New Roman" w:hAnsi="inherit" w:cs="Courier New"/>
          <w:color w:val="445588"/>
          <w:sz w:val="18"/>
          <w:szCs w:val="18"/>
        </w:rPr>
        <w:t>Button</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def</w:t>
      </w:r>
      <w:r w:rsidRPr="00D02D5A">
        <w:rPr>
          <w:rFonts w:ascii="inherit" w:eastAsia="Times New Roman" w:hAnsi="inherit" w:cs="Courier New"/>
          <w:color w:val="000000"/>
          <w:sz w:val="18"/>
          <w:szCs w:val="18"/>
        </w:rPr>
        <w:t xml:space="preserve"> __init__</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self, *args, **kwargs</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D02D5A">
        <w:rPr>
          <w:rFonts w:ascii="inherit" w:eastAsia="Times New Roman" w:hAnsi="inherit" w:cs="Courier New"/>
          <w:color w:val="9999AA"/>
          <w:sz w:val="18"/>
          <w:szCs w:val="18"/>
          <w:lang w:val="es-AR"/>
        </w:rPr>
        <w:t># Procurar no reemplazar los argumentos provistos.</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if</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color w:val="DD1144"/>
          <w:sz w:val="18"/>
          <w:szCs w:val="18"/>
        </w:rPr>
        <w:t>"foreground"</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b/>
          <w:bCs/>
          <w:color w:val="286491"/>
          <w:sz w:val="18"/>
          <w:szCs w:val="18"/>
        </w:rPr>
        <w:t>not</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b/>
          <w:bCs/>
          <w:color w:val="286491"/>
          <w:sz w:val="18"/>
          <w:szCs w:val="18"/>
        </w:rPr>
        <w:t>in</w:t>
      </w:r>
      <w:r w:rsidRPr="00D02D5A">
        <w:rPr>
          <w:rFonts w:ascii="inherit" w:eastAsia="Times New Roman" w:hAnsi="inherit" w:cs="Courier New"/>
          <w:color w:val="000000"/>
          <w:sz w:val="18"/>
          <w:szCs w:val="18"/>
        </w:rPr>
        <w:t xml:space="preserve"> kwargs:</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kwargs</w:t>
      </w:r>
      <w:r w:rsidRPr="00D02D5A">
        <w:rPr>
          <w:rFonts w:ascii="inherit" w:eastAsia="Times New Roman" w:hAnsi="inherit" w:cs="Courier New"/>
          <w:color w:val="777777"/>
          <w:sz w:val="18"/>
          <w:szCs w:val="18"/>
        </w:rPr>
        <w:t>[</w:t>
      </w:r>
      <w:r w:rsidRPr="00D02D5A">
        <w:rPr>
          <w:rFonts w:ascii="inherit" w:eastAsia="Times New Roman" w:hAnsi="inherit" w:cs="Courier New"/>
          <w:color w:val="DD1144"/>
          <w:sz w:val="18"/>
          <w:szCs w:val="18"/>
        </w:rPr>
        <w:t>"foreground"</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 xml:space="preserve"> = </w:t>
      </w:r>
      <w:r w:rsidRPr="00D02D5A">
        <w:rPr>
          <w:rFonts w:ascii="inherit" w:eastAsia="Times New Roman" w:hAnsi="inherit" w:cs="Courier New"/>
          <w:color w:val="DD1144"/>
          <w:sz w:val="18"/>
          <w:szCs w:val="18"/>
        </w:rPr>
        <w:t>"#ff0000"</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b/>
          <w:bCs/>
          <w:color w:val="286491"/>
          <w:sz w:val="18"/>
          <w:szCs w:val="18"/>
        </w:rPr>
        <w:t>if</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color w:val="DD1144"/>
          <w:sz w:val="18"/>
          <w:szCs w:val="18"/>
        </w:rPr>
        <w:t>"activeforeground"</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b/>
          <w:bCs/>
          <w:color w:val="286491"/>
          <w:sz w:val="18"/>
          <w:szCs w:val="18"/>
        </w:rPr>
        <w:t>not</w:t>
      </w:r>
      <w:r w:rsidRPr="00D02D5A">
        <w:rPr>
          <w:rFonts w:ascii="inherit" w:eastAsia="Times New Roman" w:hAnsi="inherit" w:cs="Courier New"/>
          <w:color w:val="000000"/>
          <w:sz w:val="18"/>
          <w:szCs w:val="18"/>
        </w:rPr>
        <w:t xml:space="preserve"> </w:t>
      </w:r>
      <w:r w:rsidRPr="00D02D5A">
        <w:rPr>
          <w:rFonts w:ascii="inherit" w:eastAsia="Times New Roman" w:hAnsi="inherit" w:cs="Courier New"/>
          <w:b/>
          <w:bCs/>
          <w:color w:val="286491"/>
          <w:sz w:val="18"/>
          <w:szCs w:val="18"/>
        </w:rPr>
        <w:t>in</w:t>
      </w:r>
      <w:r w:rsidRPr="00D02D5A">
        <w:rPr>
          <w:rFonts w:ascii="inherit" w:eastAsia="Times New Roman" w:hAnsi="inherit" w:cs="Courier New"/>
          <w:color w:val="000000"/>
          <w:sz w:val="18"/>
          <w:szCs w:val="18"/>
        </w:rPr>
        <w:t xml:space="preserve"> kwargs:</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kwargs</w:t>
      </w:r>
      <w:r w:rsidRPr="00D02D5A">
        <w:rPr>
          <w:rFonts w:ascii="inherit" w:eastAsia="Times New Roman" w:hAnsi="inherit" w:cs="Courier New"/>
          <w:color w:val="777777"/>
          <w:sz w:val="18"/>
          <w:szCs w:val="18"/>
        </w:rPr>
        <w:t>[</w:t>
      </w:r>
      <w:r w:rsidRPr="00D02D5A">
        <w:rPr>
          <w:rFonts w:ascii="inherit" w:eastAsia="Times New Roman" w:hAnsi="inherit" w:cs="Courier New"/>
          <w:color w:val="DD1144"/>
          <w:sz w:val="18"/>
          <w:szCs w:val="18"/>
        </w:rPr>
        <w:t>"activeforeground"</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 xml:space="preserve"> = </w:t>
      </w:r>
      <w:r w:rsidRPr="00D02D5A">
        <w:rPr>
          <w:rFonts w:ascii="inherit" w:eastAsia="Times New Roman" w:hAnsi="inherit" w:cs="Courier New"/>
          <w:color w:val="DD1144"/>
          <w:sz w:val="18"/>
          <w:szCs w:val="18"/>
        </w:rPr>
        <w:t>"#FFA500"</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4DA0D2"/>
          <w:sz w:val="18"/>
          <w:szCs w:val="18"/>
        </w:rPr>
        <w:t>super</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w:t>
      </w:r>
      <w:r w:rsidRPr="00D02D5A">
        <w:rPr>
          <w:rFonts w:ascii="inherit" w:eastAsia="Times New Roman" w:hAnsi="inherit" w:cs="Courier New"/>
          <w:color w:val="0086B3"/>
          <w:sz w:val="18"/>
          <w:szCs w:val="18"/>
        </w:rPr>
        <w:t>__init__</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*args, **kwargs</w:t>
      </w:r>
      <w:r w:rsidRPr="00D02D5A">
        <w:rPr>
          <w:rFonts w:ascii="inherit" w:eastAsia="Times New Roman" w:hAnsi="inherit" w:cs="Courier New"/>
          <w:color w:val="777777"/>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 = tk.</w:t>
      </w:r>
      <w:r w:rsidRPr="00D02D5A">
        <w:rPr>
          <w:rFonts w:ascii="inherit" w:eastAsia="Times New Roman" w:hAnsi="inherit" w:cs="Courier New"/>
          <w:color w:val="445588"/>
          <w:sz w:val="18"/>
          <w:szCs w:val="18"/>
        </w:rPr>
        <w:t>Tk</w:t>
      </w:r>
      <w:r w:rsidRPr="00D02D5A">
        <w:rPr>
          <w:rFonts w:ascii="inherit" w:eastAsia="Times New Roman" w:hAnsi="inherit" w:cs="Courier New"/>
          <w:color w:val="777777"/>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w:t>
      </w:r>
      <w:r w:rsidRPr="00D02D5A">
        <w:rPr>
          <w:rFonts w:ascii="inherit" w:eastAsia="Times New Roman" w:hAnsi="inherit" w:cs="Courier New"/>
          <w:color w:val="0086B3"/>
          <w:sz w:val="18"/>
          <w:szCs w:val="18"/>
        </w:rPr>
        <w:t>config</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width=</w:t>
      </w:r>
      <w:r w:rsidRPr="00D02D5A">
        <w:rPr>
          <w:rFonts w:ascii="inherit" w:eastAsia="Times New Roman" w:hAnsi="inherit" w:cs="Courier New"/>
          <w:color w:val="009999"/>
          <w:sz w:val="18"/>
          <w:szCs w:val="18"/>
        </w:rPr>
        <w:t>300</w:t>
      </w:r>
      <w:r w:rsidRPr="00D02D5A">
        <w:rPr>
          <w:rFonts w:ascii="inherit" w:eastAsia="Times New Roman" w:hAnsi="inherit" w:cs="Courier New"/>
          <w:color w:val="000000"/>
          <w:sz w:val="18"/>
          <w:szCs w:val="18"/>
        </w:rPr>
        <w:t>, height=</w:t>
      </w:r>
      <w:r w:rsidRPr="00D02D5A">
        <w:rPr>
          <w:rFonts w:ascii="inherit" w:eastAsia="Times New Roman" w:hAnsi="inherit" w:cs="Courier New"/>
          <w:color w:val="009999"/>
          <w:sz w:val="18"/>
          <w:szCs w:val="18"/>
        </w:rPr>
        <w:t>200</w:t>
      </w:r>
      <w:r w:rsidRPr="00D02D5A">
        <w:rPr>
          <w:rFonts w:ascii="inherit" w:eastAsia="Times New Roman" w:hAnsi="inherit" w:cs="Courier New"/>
          <w:color w:val="777777"/>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D02D5A">
        <w:rPr>
          <w:rFonts w:ascii="inherit" w:eastAsia="Times New Roman" w:hAnsi="inherit" w:cs="Courier New"/>
          <w:color w:val="000000"/>
          <w:sz w:val="18"/>
          <w:szCs w:val="18"/>
          <w:lang w:val="es-AR"/>
        </w:rPr>
        <w:t>ventana.</w:t>
      </w:r>
      <w:r w:rsidRPr="00D02D5A">
        <w:rPr>
          <w:rFonts w:ascii="inherit" w:eastAsia="Times New Roman" w:hAnsi="inherit" w:cs="Courier New"/>
          <w:color w:val="0086B3"/>
          <w:sz w:val="18"/>
          <w:szCs w:val="18"/>
          <w:lang w:val="es-AR"/>
        </w:rPr>
        <w:t>title</w:t>
      </w:r>
      <w:r w:rsidRPr="00D02D5A">
        <w:rPr>
          <w:rFonts w:ascii="inherit" w:eastAsia="Times New Roman" w:hAnsi="inherit" w:cs="Courier New"/>
          <w:color w:val="777777"/>
          <w:sz w:val="18"/>
          <w:szCs w:val="18"/>
          <w:lang w:val="es-AR"/>
        </w:rPr>
        <w:t>(</w:t>
      </w:r>
      <w:r w:rsidRPr="00D02D5A">
        <w:rPr>
          <w:rFonts w:ascii="inherit" w:eastAsia="Times New Roman" w:hAnsi="inherit" w:cs="Courier New"/>
          <w:color w:val="DD1144"/>
          <w:sz w:val="18"/>
          <w:szCs w:val="18"/>
          <w:lang w:val="es-AR"/>
        </w:rPr>
        <w:t>"Apariencia de controles clásicos"</w:t>
      </w:r>
      <w:r w:rsidRPr="00D02D5A">
        <w:rPr>
          <w:rFonts w:ascii="inherit" w:eastAsia="Times New Roman" w:hAnsi="inherit" w:cs="Courier New"/>
          <w:color w:val="777777"/>
          <w:sz w:val="18"/>
          <w:szCs w:val="18"/>
          <w:lang w:val="es-AR"/>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D02D5A">
        <w:rPr>
          <w:rFonts w:ascii="inherit" w:eastAsia="Times New Roman" w:hAnsi="inherit" w:cs="Courier New"/>
          <w:color w:val="000000"/>
          <w:sz w:val="18"/>
          <w:szCs w:val="18"/>
          <w:lang w:val="es-AR"/>
        </w:rPr>
        <w:t xml:space="preserve">boton = </w:t>
      </w:r>
      <w:r w:rsidRPr="00D02D5A">
        <w:rPr>
          <w:rFonts w:ascii="inherit" w:eastAsia="Times New Roman" w:hAnsi="inherit" w:cs="Courier New"/>
          <w:color w:val="445588"/>
          <w:sz w:val="18"/>
          <w:szCs w:val="18"/>
          <w:lang w:val="es-AR"/>
        </w:rPr>
        <w:t>BotonPeligro</w:t>
      </w:r>
      <w:r w:rsidRPr="00D02D5A">
        <w:rPr>
          <w:rFonts w:ascii="inherit" w:eastAsia="Times New Roman" w:hAnsi="inherit" w:cs="Courier New"/>
          <w:color w:val="777777"/>
          <w:sz w:val="18"/>
          <w:szCs w:val="18"/>
          <w:lang w:val="es-AR"/>
        </w:rPr>
        <w:t>(</w:t>
      </w:r>
      <w:r w:rsidRPr="00D02D5A">
        <w:rPr>
          <w:rFonts w:ascii="inherit" w:eastAsia="Times New Roman" w:hAnsi="inherit" w:cs="Courier New"/>
          <w:color w:val="000000"/>
          <w:sz w:val="18"/>
          <w:szCs w:val="18"/>
          <w:lang w:val="es-AR"/>
        </w:rPr>
        <w:t>text=</w:t>
      </w:r>
      <w:r w:rsidRPr="00D02D5A">
        <w:rPr>
          <w:rFonts w:ascii="inherit" w:eastAsia="Times New Roman" w:hAnsi="inherit" w:cs="Courier New"/>
          <w:color w:val="DD1144"/>
          <w:sz w:val="18"/>
          <w:szCs w:val="18"/>
          <w:lang w:val="es-AR"/>
        </w:rPr>
        <w:t>"¡Hola, mundo!"</w:t>
      </w:r>
      <w:r w:rsidRPr="00D02D5A">
        <w:rPr>
          <w:rFonts w:ascii="inherit" w:eastAsia="Times New Roman" w:hAnsi="inherit" w:cs="Courier New"/>
          <w:color w:val="777777"/>
          <w:sz w:val="18"/>
          <w:szCs w:val="18"/>
          <w:lang w:val="es-AR"/>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boton.</w:t>
      </w:r>
      <w:r w:rsidRPr="00D02D5A">
        <w:rPr>
          <w:rFonts w:ascii="inherit" w:eastAsia="Times New Roman" w:hAnsi="inherit" w:cs="Courier New"/>
          <w:color w:val="0086B3"/>
          <w:sz w:val="18"/>
          <w:szCs w:val="18"/>
        </w:rPr>
        <w:t>place</w:t>
      </w:r>
      <w:r w:rsidRPr="00D02D5A">
        <w:rPr>
          <w:rFonts w:ascii="inherit" w:eastAsia="Times New Roman" w:hAnsi="inherit" w:cs="Courier New"/>
          <w:color w:val="777777"/>
          <w:sz w:val="18"/>
          <w:szCs w:val="18"/>
        </w:rPr>
        <w:t>(</w:t>
      </w:r>
      <w:r w:rsidRPr="00D02D5A">
        <w:rPr>
          <w:rFonts w:ascii="inherit" w:eastAsia="Times New Roman" w:hAnsi="inherit" w:cs="Courier New"/>
          <w:color w:val="000000"/>
          <w:sz w:val="18"/>
          <w:szCs w:val="18"/>
        </w:rPr>
        <w:t>x=</w:t>
      </w:r>
      <w:r w:rsidRPr="00D02D5A">
        <w:rPr>
          <w:rFonts w:ascii="inherit" w:eastAsia="Times New Roman" w:hAnsi="inherit" w:cs="Courier New"/>
          <w:color w:val="009999"/>
          <w:sz w:val="18"/>
          <w:szCs w:val="18"/>
        </w:rPr>
        <w:t>40</w:t>
      </w:r>
      <w:r w:rsidRPr="00D02D5A">
        <w:rPr>
          <w:rFonts w:ascii="inherit" w:eastAsia="Times New Roman" w:hAnsi="inherit" w:cs="Courier New"/>
          <w:color w:val="000000"/>
          <w:sz w:val="18"/>
          <w:szCs w:val="18"/>
        </w:rPr>
        <w:t>, y=</w:t>
      </w:r>
      <w:r w:rsidRPr="00D02D5A">
        <w:rPr>
          <w:rFonts w:ascii="inherit" w:eastAsia="Times New Roman" w:hAnsi="inherit" w:cs="Courier New"/>
          <w:color w:val="009999"/>
          <w:sz w:val="18"/>
          <w:szCs w:val="18"/>
        </w:rPr>
        <w:t>50</w:t>
      </w:r>
      <w:r w:rsidRPr="00D02D5A">
        <w:rPr>
          <w:rFonts w:ascii="inherit" w:eastAsia="Times New Roman" w:hAnsi="inherit" w:cs="Courier New"/>
          <w:color w:val="777777"/>
          <w:sz w:val="18"/>
          <w:szCs w:val="18"/>
        </w:rPr>
        <w:t>)</w:t>
      </w:r>
    </w:p>
    <w:p w:rsidR="00D02D5A" w:rsidRPr="00D02D5A" w:rsidRDefault="00D02D5A" w:rsidP="00093043">
      <w:pPr>
        <w:numPr>
          <w:ilvl w:val="0"/>
          <w:numId w:val="1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D02D5A" w:rsidRPr="00D02D5A" w:rsidRDefault="00D02D5A" w:rsidP="00093043">
      <w:pPr>
        <w:numPr>
          <w:ilvl w:val="0"/>
          <w:numId w:val="1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D02D5A">
        <w:rPr>
          <w:rFonts w:ascii="inherit" w:eastAsia="Times New Roman" w:hAnsi="inherit" w:cs="Courier New"/>
          <w:color w:val="000000"/>
          <w:sz w:val="18"/>
          <w:szCs w:val="18"/>
        </w:rPr>
        <w:t>ventana.</w:t>
      </w:r>
      <w:r w:rsidRPr="00D02D5A">
        <w:rPr>
          <w:rFonts w:ascii="inherit" w:eastAsia="Times New Roman" w:hAnsi="inherit" w:cs="Courier New"/>
          <w:color w:val="0086B3"/>
          <w:sz w:val="18"/>
          <w:szCs w:val="18"/>
        </w:rPr>
        <w:t>mainloop</w:t>
      </w:r>
      <w:r w:rsidRPr="00D02D5A">
        <w:rPr>
          <w:rFonts w:ascii="inherit" w:eastAsia="Times New Roman" w:hAnsi="inherit" w:cs="Courier New"/>
          <w:color w:val="777777"/>
          <w:sz w:val="18"/>
          <w:szCs w:val="18"/>
        </w:rPr>
        <w:t>()</w:t>
      </w:r>
    </w:p>
    <w:p w:rsidR="00D02D5A" w:rsidRPr="00D02D5A" w:rsidRDefault="00D02D5A" w:rsidP="00D02D5A">
      <w:pPr>
        <w:pStyle w:val="NormalWeb"/>
        <w:shd w:val="clear" w:color="auto" w:fill="FBFBFB"/>
        <w:spacing w:before="0" w:beforeAutospacing="0" w:after="255" w:afterAutospacing="0"/>
        <w:rPr>
          <w:color w:val="121212"/>
          <w:lang w:val="es-AR"/>
        </w:rPr>
      </w:pPr>
    </w:p>
    <w:p w:rsidR="00D02D5A" w:rsidRPr="00D02D5A" w:rsidRDefault="00D02D5A" w:rsidP="00D02D5A">
      <w:pPr>
        <w:shd w:val="clear" w:color="auto" w:fill="FBFBFB"/>
        <w:spacing w:before="240" w:after="240" w:line="240" w:lineRule="auto"/>
        <w:outlineLvl w:val="1"/>
        <w:rPr>
          <w:rFonts w:ascii="Arial" w:eastAsia="Times New Roman" w:hAnsi="Arial" w:cs="Arial"/>
          <w:b/>
          <w:bCs/>
          <w:color w:val="222222"/>
          <w:sz w:val="63"/>
          <w:szCs w:val="63"/>
          <w:lang w:val="es-AR"/>
        </w:rPr>
      </w:pPr>
      <w:r w:rsidRPr="00D02D5A">
        <w:rPr>
          <w:rFonts w:ascii="Arial" w:eastAsia="Times New Roman" w:hAnsi="Arial" w:cs="Arial"/>
          <w:b/>
          <w:bCs/>
          <w:color w:val="222222"/>
          <w:sz w:val="63"/>
          <w:szCs w:val="63"/>
          <w:lang w:val="es-AR"/>
        </w:rPr>
        <w:t>Caja de texto (Entry) en Tcl/Tk (tkinter)</w:t>
      </w:r>
    </w:p>
    <w:p w:rsidR="00D02D5A" w:rsidRDefault="00D02D5A" w:rsidP="00364545">
      <w:pPr>
        <w:shd w:val="clear" w:color="auto" w:fill="FBFBFB"/>
        <w:spacing w:after="255" w:line="240" w:lineRule="auto"/>
        <w:jc w:val="both"/>
        <w:rPr>
          <w:color w:val="121212"/>
          <w:shd w:val="clear" w:color="auto" w:fill="FBFBFB"/>
          <w:lang w:val="es-AR"/>
        </w:rPr>
      </w:pPr>
      <w:r w:rsidRPr="00D02D5A">
        <w:rPr>
          <w:color w:val="121212"/>
          <w:shd w:val="clear" w:color="auto" w:fill="FBFBFB"/>
          <w:lang w:val="es-AR"/>
        </w:rPr>
        <w:t>Una caja de texto permite al usuario ingresar cualquier texto de una línea. En Tcl/Tk está representada a través de la clase </w:t>
      </w:r>
      <w:r w:rsidRPr="00D02D5A">
        <w:rPr>
          <w:rStyle w:val="HTMLCode"/>
          <w:rFonts w:eastAsiaTheme="minorHAnsi"/>
          <w:color w:val="121212"/>
          <w:sz w:val="21"/>
          <w:szCs w:val="21"/>
          <w:shd w:val="clear" w:color="auto" w:fill="E9E9E9"/>
          <w:lang w:val="es-AR"/>
        </w:rPr>
        <w:t>ttk.Entry</w:t>
      </w:r>
      <w:r w:rsidRPr="00D02D5A">
        <w:rPr>
          <w:color w:val="121212"/>
          <w:shd w:val="clear" w:color="auto" w:fill="FBFBFB"/>
          <w:lang w:val="es-AR"/>
        </w:rPr>
        <w:t>, que a su vez hereda la funcionalidad de un control más primitivo llamado </w:t>
      </w:r>
      <w:r w:rsidRPr="00D02D5A">
        <w:rPr>
          <w:rStyle w:val="HTMLCode"/>
          <w:rFonts w:eastAsiaTheme="minorHAnsi"/>
          <w:color w:val="121212"/>
          <w:sz w:val="21"/>
          <w:szCs w:val="21"/>
          <w:shd w:val="clear" w:color="auto" w:fill="E9E9E9"/>
          <w:lang w:val="es-AR"/>
        </w:rPr>
        <w:t>tk.Entry</w:t>
      </w:r>
      <w:r w:rsidRPr="00D02D5A">
        <w:rPr>
          <w:color w:val="121212"/>
          <w:shd w:val="clear" w:color="auto" w:fill="FBFBFB"/>
          <w:lang w:val="es-AR"/>
        </w:rPr>
        <w:t> </w:t>
      </w:r>
    </w:p>
    <w:p w:rsidR="00D02D5A" w:rsidRDefault="00B73268" w:rsidP="00364545">
      <w:pPr>
        <w:shd w:val="clear" w:color="auto" w:fill="FBFBFB"/>
        <w:spacing w:after="255" w:line="240" w:lineRule="auto"/>
        <w:jc w:val="both"/>
        <w:rPr>
          <w:color w:val="121212"/>
          <w:shd w:val="clear" w:color="auto" w:fill="FBFBFB"/>
          <w:lang w:val="es-AR"/>
        </w:rPr>
      </w:pPr>
      <w:r w:rsidRPr="00B73268">
        <w:rPr>
          <w:color w:val="121212"/>
          <w:shd w:val="clear" w:color="auto" w:fill="FBFBFB"/>
          <w:lang w:val="es-AR"/>
        </w:rPr>
        <w:t>Para crear una caja de texto, entonces, vamos a crear una instancia de la primera clase.</w:t>
      </w:r>
    </w:p>
    <w:p w:rsidR="00B73268" w:rsidRPr="00B73268" w:rsidRDefault="00B73268" w:rsidP="00093043">
      <w:pPr>
        <w:numPr>
          <w:ilvl w:val="0"/>
          <w:numId w:val="2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as</w:t>
      </w:r>
      <w:r w:rsidRPr="00B73268">
        <w:rPr>
          <w:rFonts w:ascii="inherit" w:eastAsia="Times New Roman" w:hAnsi="inherit" w:cs="Courier New"/>
          <w:color w:val="000000"/>
          <w:sz w:val="18"/>
          <w:szCs w:val="18"/>
        </w:rPr>
        <w:t xml:space="preserve"> tk</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from</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ttk</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 = tk.</w:t>
      </w:r>
      <w:r w:rsidRPr="00B73268">
        <w:rPr>
          <w:rFonts w:ascii="inherit" w:eastAsia="Times New Roman" w:hAnsi="inherit" w:cs="Courier New"/>
          <w:color w:val="445588"/>
          <w:sz w:val="18"/>
          <w:szCs w:val="18"/>
        </w:rPr>
        <w:t>Tk</w:t>
      </w:r>
      <w:r w:rsidRPr="00B73268">
        <w:rPr>
          <w:rFonts w:ascii="inherit" w:eastAsia="Times New Roman" w:hAnsi="inherit" w:cs="Courier New"/>
          <w:color w:val="777777"/>
          <w:sz w:val="18"/>
          <w:szCs w:val="18"/>
        </w:rPr>
        <w:t>()</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config</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width=</w:t>
      </w:r>
      <w:r w:rsidRPr="00B73268">
        <w:rPr>
          <w:rFonts w:ascii="inherit" w:eastAsia="Times New Roman" w:hAnsi="inherit" w:cs="Courier New"/>
          <w:color w:val="009999"/>
          <w:sz w:val="18"/>
          <w:szCs w:val="18"/>
        </w:rPr>
        <w:t>300</w:t>
      </w:r>
      <w:r w:rsidRPr="00B73268">
        <w:rPr>
          <w:rFonts w:ascii="inherit" w:eastAsia="Times New Roman" w:hAnsi="inherit" w:cs="Courier New"/>
          <w:color w:val="000000"/>
          <w:sz w:val="18"/>
          <w:szCs w:val="18"/>
        </w:rPr>
        <w:t>, height=</w:t>
      </w:r>
      <w:r w:rsidRPr="00B73268">
        <w:rPr>
          <w:rFonts w:ascii="inherit" w:eastAsia="Times New Roman" w:hAnsi="inherit" w:cs="Courier New"/>
          <w:color w:val="009999"/>
          <w:sz w:val="18"/>
          <w:szCs w:val="18"/>
        </w:rPr>
        <w:t>200</w:t>
      </w:r>
      <w:r w:rsidRPr="00B73268">
        <w:rPr>
          <w:rFonts w:ascii="inherit" w:eastAsia="Times New Roman" w:hAnsi="inherit" w:cs="Courier New"/>
          <w:color w:val="777777"/>
          <w:sz w:val="18"/>
          <w:szCs w:val="18"/>
        </w:rPr>
        <w:t>)</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Crear caja de texto.</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Posicionarla en la ventana.</w:t>
      </w:r>
    </w:p>
    <w:p w:rsidR="00B73268" w:rsidRPr="00B73268" w:rsidRDefault="00B73268" w:rsidP="00093043">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place</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x=</w:t>
      </w:r>
      <w:r w:rsidRPr="00B73268">
        <w:rPr>
          <w:rFonts w:ascii="inherit" w:eastAsia="Times New Roman" w:hAnsi="inherit" w:cs="Courier New"/>
          <w:color w:val="009999"/>
          <w:sz w:val="18"/>
          <w:szCs w:val="18"/>
        </w:rPr>
        <w:t>50</w:t>
      </w:r>
      <w:r w:rsidRPr="00B73268">
        <w:rPr>
          <w:rFonts w:ascii="inherit" w:eastAsia="Times New Roman" w:hAnsi="inherit" w:cs="Courier New"/>
          <w:color w:val="000000"/>
          <w:sz w:val="18"/>
          <w:szCs w:val="18"/>
        </w:rPr>
        <w:t>, y=</w:t>
      </w:r>
      <w:r w:rsidRPr="00B73268">
        <w:rPr>
          <w:rFonts w:ascii="inherit" w:eastAsia="Times New Roman" w:hAnsi="inherit" w:cs="Courier New"/>
          <w:color w:val="009999"/>
          <w:sz w:val="18"/>
          <w:szCs w:val="18"/>
        </w:rPr>
        <w:t>50</w:t>
      </w:r>
      <w:r w:rsidRPr="00B73268">
        <w:rPr>
          <w:rFonts w:ascii="inherit" w:eastAsia="Times New Roman" w:hAnsi="inherit" w:cs="Courier New"/>
          <w:color w:val="777777"/>
          <w:sz w:val="18"/>
          <w:szCs w:val="18"/>
        </w:rPr>
        <w:t>)</w:t>
      </w:r>
    </w:p>
    <w:p w:rsidR="00B73268" w:rsidRPr="00B73268" w:rsidRDefault="00B73268" w:rsidP="00093043">
      <w:pPr>
        <w:numPr>
          <w:ilvl w:val="0"/>
          <w:numId w:val="2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mainloop</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Para especificar la justificación del texto, esto es, si debe alinearse a la izquierda, derecha o el centro, indicamos el parámetro </w:t>
      </w:r>
      <w:r w:rsidRPr="00B73268">
        <w:rPr>
          <w:rFonts w:ascii="Courier New" w:eastAsia="Times New Roman" w:hAnsi="Courier New" w:cs="Courier New"/>
          <w:color w:val="121212"/>
          <w:sz w:val="21"/>
          <w:szCs w:val="21"/>
          <w:shd w:val="clear" w:color="auto" w:fill="E9E9E9"/>
          <w:lang w:val="es-AR"/>
        </w:rPr>
        <w:t>justify</w:t>
      </w:r>
      <w:r w:rsidRPr="00B73268">
        <w:rPr>
          <w:rFonts w:ascii="Times New Roman" w:eastAsia="Times New Roman" w:hAnsi="Times New Roman" w:cs="Times New Roman"/>
          <w:color w:val="121212"/>
          <w:sz w:val="24"/>
          <w:szCs w:val="24"/>
          <w:lang w:val="es-AR"/>
        </w:rPr>
        <w:t>, cuyos valores pueden ser, respectivamente, </w:t>
      </w:r>
      <w:r w:rsidRPr="00B73268">
        <w:rPr>
          <w:rFonts w:ascii="Courier New" w:eastAsia="Times New Roman" w:hAnsi="Courier New" w:cs="Courier New"/>
          <w:color w:val="121212"/>
          <w:sz w:val="21"/>
          <w:szCs w:val="21"/>
          <w:shd w:val="clear" w:color="auto" w:fill="E9E9E9"/>
          <w:lang w:val="es-AR"/>
        </w:rPr>
        <w:t>tk.LEFT</w:t>
      </w:r>
      <w:r w:rsidRPr="00B73268">
        <w:rPr>
          <w:rFonts w:ascii="Times New Roman" w:eastAsia="Times New Roman" w:hAnsi="Times New Roman" w:cs="Times New Roman"/>
          <w:color w:val="121212"/>
          <w:sz w:val="24"/>
          <w:szCs w:val="24"/>
          <w:lang w:val="es-AR"/>
        </w:rPr>
        <w:t> (por defecto), </w:t>
      </w:r>
      <w:r w:rsidRPr="00B73268">
        <w:rPr>
          <w:rFonts w:ascii="Courier New" w:eastAsia="Times New Roman" w:hAnsi="Courier New" w:cs="Courier New"/>
          <w:color w:val="121212"/>
          <w:sz w:val="21"/>
          <w:szCs w:val="21"/>
          <w:shd w:val="clear" w:color="auto" w:fill="E9E9E9"/>
          <w:lang w:val="es-AR"/>
        </w:rPr>
        <w:t>tk.RIGHT</w:t>
      </w:r>
      <w:r w:rsidRPr="00B73268">
        <w:rPr>
          <w:rFonts w:ascii="Times New Roman" w:eastAsia="Times New Roman" w:hAnsi="Times New Roman" w:cs="Times New Roman"/>
          <w:color w:val="121212"/>
          <w:sz w:val="24"/>
          <w:szCs w:val="24"/>
          <w:lang w:val="es-AR"/>
        </w:rPr>
        <w:t> y </w:t>
      </w:r>
      <w:r w:rsidRPr="00B73268">
        <w:rPr>
          <w:rFonts w:ascii="Courier New" w:eastAsia="Times New Roman" w:hAnsi="Courier New" w:cs="Courier New"/>
          <w:color w:val="121212"/>
          <w:sz w:val="21"/>
          <w:szCs w:val="21"/>
          <w:shd w:val="clear" w:color="auto" w:fill="E9E9E9"/>
          <w:lang w:val="es-AR"/>
        </w:rPr>
        <w:t>tk.CENTER</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2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lastRenderedPageBreak/>
        <w:t># Justificar el texto a la derecha.</w:t>
      </w:r>
    </w:p>
    <w:p w:rsidR="00B73268" w:rsidRPr="00B73268" w:rsidRDefault="00B73268" w:rsidP="00093043">
      <w:pPr>
        <w:numPr>
          <w:ilvl w:val="0"/>
          <w:numId w:val="2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justify=tk.</w:t>
      </w:r>
      <w:r w:rsidRPr="00B73268">
        <w:rPr>
          <w:rFonts w:ascii="inherit" w:eastAsia="Times New Roman" w:hAnsi="inherit" w:cs="Courier New"/>
          <w:color w:val="445588"/>
          <w:sz w:val="18"/>
          <w:szCs w:val="18"/>
        </w:rPr>
        <w:t>RIGHT</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Podemos hacer que la caja de texto muestre un glifo en particular cuando queremos ocultar el texto a simple vista; por ejemplo, si el control es empleado para escribir una contraseña.</w:t>
      </w:r>
    </w:p>
    <w:p w:rsidR="00B73268" w:rsidRPr="00B73268" w:rsidRDefault="00B73268" w:rsidP="00093043">
      <w:pPr>
        <w:numPr>
          <w:ilvl w:val="0"/>
          <w:numId w:val="2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Mostrar asteriscos en lugar del texto original.</w:t>
      </w:r>
    </w:p>
    <w:p w:rsidR="00B73268" w:rsidRPr="00B73268" w:rsidRDefault="00B73268" w:rsidP="00093043">
      <w:pPr>
        <w:numPr>
          <w:ilvl w:val="0"/>
          <w:numId w:val="2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show=</w:t>
      </w:r>
      <w:r w:rsidRPr="00B73268">
        <w:rPr>
          <w:rFonts w:ascii="inherit" w:eastAsia="Times New Roman" w:hAnsi="inherit" w:cs="Courier New"/>
          <w:color w:val="DD1144"/>
          <w:sz w:val="18"/>
          <w:szCs w:val="18"/>
        </w:rPr>
        <w:t>"*"</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A través del parámetro </w:t>
      </w:r>
      <w:r w:rsidRPr="00B73268">
        <w:rPr>
          <w:rFonts w:ascii="Courier New" w:eastAsia="Times New Roman" w:hAnsi="Courier New" w:cs="Courier New"/>
          <w:color w:val="121212"/>
          <w:sz w:val="21"/>
          <w:szCs w:val="21"/>
          <w:shd w:val="clear" w:color="auto" w:fill="E9E9E9"/>
          <w:lang w:val="es-AR"/>
        </w:rPr>
        <w:t>width</w:t>
      </w:r>
      <w:r w:rsidRPr="00B73268">
        <w:rPr>
          <w:rFonts w:ascii="Times New Roman" w:eastAsia="Times New Roman" w:hAnsi="Times New Roman" w:cs="Times New Roman"/>
          <w:color w:val="121212"/>
          <w:sz w:val="24"/>
          <w:szCs w:val="24"/>
          <w:lang w:val="es-AR"/>
        </w:rPr>
        <w:t> indicamos el ancho del control, pero no en píxeles, sino en caracteres. Por ejemplo, el siguiente código establece un ancho suficiente para visualizar una línea de 10 caracteres completamente.</w:t>
      </w:r>
    </w:p>
    <w:p w:rsidR="00B73268" w:rsidRPr="00B73268" w:rsidRDefault="00B73268" w:rsidP="00093043">
      <w:pPr>
        <w:numPr>
          <w:ilvl w:val="0"/>
          <w:numId w:val="2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width=</w:t>
      </w:r>
      <w:r w:rsidRPr="00B73268">
        <w:rPr>
          <w:rFonts w:ascii="inherit" w:eastAsia="Times New Roman" w:hAnsi="inherit" w:cs="Courier New"/>
          <w:color w:val="009999"/>
          <w:sz w:val="18"/>
          <w:szCs w:val="18"/>
        </w:rPr>
        <w:t>10</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Si el texto excede la cantidad de caracteres especificados, el control siempre muestra una porción de él de dicho tamaño, según la posición del cursor. Puesto que el ancho de cada carácter puede variar aun en la misma fuente, el valor de </w:t>
      </w:r>
      <w:r w:rsidRPr="00B73268">
        <w:rPr>
          <w:rFonts w:ascii="Courier New" w:eastAsia="Times New Roman" w:hAnsi="Courier New" w:cs="Courier New"/>
          <w:color w:val="121212"/>
          <w:sz w:val="21"/>
          <w:szCs w:val="21"/>
          <w:shd w:val="clear" w:color="auto" w:fill="E9E9E9"/>
          <w:lang w:val="es-AR"/>
        </w:rPr>
        <w:t>width</w:t>
      </w:r>
      <w:r w:rsidRPr="00B73268">
        <w:rPr>
          <w:rFonts w:ascii="Times New Roman" w:eastAsia="Times New Roman" w:hAnsi="Times New Roman" w:cs="Times New Roman"/>
          <w:color w:val="121212"/>
          <w:sz w:val="24"/>
          <w:szCs w:val="24"/>
          <w:lang w:val="es-AR"/>
        </w:rPr>
        <w:t> opera siempre como una aproximación y no como un valor absoluto.</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La caja de texto puede iniciarse como deshabilitada (el usuario no podrá escribir en ella y aparecerá sombreada) usando el parámetro </w:t>
      </w:r>
      <w:r w:rsidRPr="00B73268">
        <w:rPr>
          <w:rFonts w:ascii="Courier New" w:eastAsia="Times New Roman" w:hAnsi="Courier New" w:cs="Courier New"/>
          <w:color w:val="121212"/>
          <w:sz w:val="21"/>
          <w:szCs w:val="21"/>
          <w:shd w:val="clear" w:color="auto" w:fill="E9E9E9"/>
          <w:lang w:val="es-AR"/>
        </w:rPr>
        <w:t>state</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2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state=tk.</w:t>
      </w:r>
      <w:r w:rsidRPr="00B73268">
        <w:rPr>
          <w:rFonts w:ascii="inherit" w:eastAsia="Times New Roman" w:hAnsi="inherit" w:cs="Courier New"/>
          <w:color w:val="445588"/>
          <w:sz w:val="18"/>
          <w:szCs w:val="18"/>
        </w:rPr>
        <w:t>DISABLED</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Luego podremos habilitarla nuevamente restableciendo este parámetro vía el método </w:t>
      </w:r>
      <w:r w:rsidRPr="00B73268">
        <w:rPr>
          <w:rFonts w:ascii="Courier New" w:eastAsia="Times New Roman" w:hAnsi="Courier New" w:cs="Courier New"/>
          <w:color w:val="121212"/>
          <w:sz w:val="21"/>
          <w:szCs w:val="21"/>
          <w:shd w:val="clear" w:color="auto" w:fill="E9E9E9"/>
          <w:lang w:val="es-AR"/>
        </w:rPr>
        <w:t>config()</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2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config</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state=tk.</w:t>
      </w:r>
      <w:r w:rsidRPr="00B73268">
        <w:rPr>
          <w:rFonts w:ascii="inherit" w:eastAsia="Times New Roman" w:hAnsi="inherit" w:cs="Courier New"/>
          <w:color w:val="445588"/>
          <w:sz w:val="18"/>
          <w:szCs w:val="18"/>
        </w:rPr>
        <w:t>NORMAL</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Un estado intermedio es </w:t>
      </w:r>
      <w:r w:rsidRPr="00B73268">
        <w:rPr>
          <w:rFonts w:ascii="Courier New" w:eastAsia="Times New Roman" w:hAnsi="Courier New" w:cs="Courier New"/>
          <w:color w:val="121212"/>
          <w:sz w:val="21"/>
          <w:szCs w:val="21"/>
          <w:shd w:val="clear" w:color="auto" w:fill="E9E9E9"/>
          <w:lang w:val="es-AR"/>
        </w:rPr>
        <w:t>"readonly"</w:t>
      </w:r>
      <w:r w:rsidRPr="00B73268">
        <w:rPr>
          <w:rFonts w:ascii="Times New Roman" w:eastAsia="Times New Roman" w:hAnsi="Times New Roman" w:cs="Times New Roman"/>
          <w:color w:val="121212"/>
          <w:sz w:val="24"/>
          <w:szCs w:val="24"/>
          <w:lang w:val="es-AR"/>
        </w:rPr>
        <w:t> (solo lectura), en el que el usuario visualiza el control normalmente pero no puede escribir en él.</w:t>
      </w:r>
    </w:p>
    <w:p w:rsidR="00B73268" w:rsidRPr="00B73268" w:rsidRDefault="00B73268" w:rsidP="00093043">
      <w:pPr>
        <w:numPr>
          <w:ilvl w:val="0"/>
          <w:numId w:val="2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state=</w:t>
      </w:r>
      <w:r w:rsidRPr="00B73268">
        <w:rPr>
          <w:rFonts w:ascii="inherit" w:eastAsia="Times New Roman" w:hAnsi="inherit" w:cs="Courier New"/>
          <w:color w:val="DD1144"/>
          <w:sz w:val="18"/>
          <w:szCs w:val="18"/>
        </w:rPr>
        <w:t>"readonly"</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Esto es especialmente útil cuando se quiere prohibir la inserción de texto pero mantener la opción de copiado o los menús contextuales.</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Una caja de texto puede recibir el foco cuando si el usuario presiona sucesivamente la tecla Tab, desplazándose por los diversos controles de nuestra interfaz. Si queremos evitar que nuestra caja de texto pueda recibir el foco de esta manera, empleamos el argumento </w:t>
      </w:r>
      <w:r w:rsidRPr="00B73268">
        <w:rPr>
          <w:rFonts w:ascii="Courier New" w:eastAsia="Times New Roman" w:hAnsi="Courier New" w:cs="Courier New"/>
          <w:color w:val="121212"/>
          <w:sz w:val="21"/>
          <w:szCs w:val="21"/>
          <w:shd w:val="clear" w:color="auto" w:fill="E9E9E9"/>
          <w:lang w:val="es-AR"/>
        </w:rPr>
        <w:t>takefocus</w:t>
      </w:r>
      <w:r w:rsidRPr="00B73268">
        <w:rPr>
          <w:rFonts w:ascii="Times New Roman" w:eastAsia="Times New Roman" w:hAnsi="Times New Roman" w:cs="Times New Roman"/>
          <w:color w:val="121212"/>
          <w:sz w:val="24"/>
          <w:szCs w:val="24"/>
          <w:lang w:val="es-AR"/>
        </w:rPr>
        <w:t>.</w:t>
      </w:r>
    </w:p>
    <w:p w:rsidR="00B73268" w:rsidRDefault="00B73268"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B73268" w:rsidRDefault="00B73268"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B73268" w:rsidRDefault="00B73268"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B73268" w:rsidRDefault="00B73268"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B73268" w:rsidRPr="00B73268" w:rsidRDefault="00B73268" w:rsidP="00B73268">
      <w:pPr>
        <w:shd w:val="clear" w:color="auto" w:fill="FBFBFB"/>
        <w:spacing w:before="240" w:after="240" w:line="240" w:lineRule="auto"/>
        <w:outlineLvl w:val="3"/>
        <w:rPr>
          <w:rFonts w:ascii="Arial" w:eastAsia="Times New Roman" w:hAnsi="Arial" w:cs="Arial"/>
          <w:b/>
          <w:bCs/>
          <w:color w:val="222222"/>
          <w:sz w:val="39"/>
          <w:szCs w:val="39"/>
          <w:lang w:val="es-AR"/>
        </w:rPr>
      </w:pPr>
      <w:r w:rsidRPr="00B73268">
        <w:rPr>
          <w:rFonts w:ascii="Arial" w:eastAsia="Times New Roman" w:hAnsi="Arial" w:cs="Arial"/>
          <w:b/>
          <w:bCs/>
          <w:color w:val="222222"/>
          <w:sz w:val="39"/>
          <w:szCs w:val="39"/>
          <w:lang w:val="es-AR"/>
        </w:rPr>
        <w:lastRenderedPageBreak/>
        <w:t>Operaciones principales</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Ahora bien, una vez creado, las operaciones principales son las siguientes: inserción, obtención, selección y eliminación de texto. Y de éstas, la más frecuente es la segunda, por cuanto nos permite saber qué escribió el usuario de nuestra aplicación. Para las operaciones de copiar, cortar y pegar, véase </w:t>
      </w:r>
      <w:hyperlink w:history="1">
        <w:r w:rsidRPr="00B73268">
          <w:rPr>
            <w:rFonts w:ascii="Times New Roman" w:eastAsia="Times New Roman" w:hAnsi="Times New Roman" w:cs="Times New Roman"/>
            <w:color w:val="7AB317"/>
            <w:sz w:val="24"/>
            <w:szCs w:val="24"/>
            <w:lang w:val="es-AR"/>
          </w:rPr>
          <w:t>este artículo</w:t>
        </w:r>
      </w:hyperlink>
      <w:r w:rsidRPr="00B73268">
        <w:rPr>
          <w:rFonts w:ascii="Times New Roman" w:eastAsia="Times New Roman" w:hAnsi="Times New Roman" w:cs="Times New Roman"/>
          <w:color w:val="121212"/>
          <w:sz w:val="24"/>
          <w:szCs w:val="24"/>
          <w:lang w:val="es-AR"/>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Empecemos, entonces, por cómo obtener lo que el usuario ha escrito en la caja de texto llamando al método </w:t>
      </w:r>
      <w:r w:rsidRPr="00B73268">
        <w:rPr>
          <w:rFonts w:ascii="Courier New" w:eastAsia="Times New Roman" w:hAnsi="Courier New" w:cs="Courier New"/>
          <w:color w:val="121212"/>
          <w:sz w:val="21"/>
          <w:szCs w:val="21"/>
          <w:shd w:val="clear" w:color="auto" w:fill="E9E9E9"/>
          <w:lang w:val="es-AR"/>
        </w:rPr>
        <w:t>get()</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2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get</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Por ejemplo, el siguiente código imprime en la consola el texto ingresado al presionar un botón.</w:t>
      </w:r>
    </w:p>
    <w:p w:rsidR="00B73268" w:rsidRPr="00B73268" w:rsidRDefault="00B73268" w:rsidP="00093043">
      <w:pPr>
        <w:numPr>
          <w:ilvl w:val="0"/>
          <w:numId w:val="2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093043">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place</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x=</w:t>
      </w:r>
      <w:r w:rsidRPr="00B73268">
        <w:rPr>
          <w:rFonts w:ascii="inherit" w:eastAsia="Times New Roman" w:hAnsi="inherit" w:cs="Courier New"/>
          <w:color w:val="009999"/>
          <w:sz w:val="18"/>
          <w:szCs w:val="18"/>
        </w:rPr>
        <w:t>50</w:t>
      </w:r>
      <w:r w:rsidRPr="00B73268">
        <w:rPr>
          <w:rFonts w:ascii="inherit" w:eastAsia="Times New Roman" w:hAnsi="inherit" w:cs="Courier New"/>
          <w:color w:val="000000"/>
          <w:sz w:val="18"/>
          <w:szCs w:val="18"/>
        </w:rPr>
        <w:t>, y=</w:t>
      </w:r>
      <w:r w:rsidRPr="00B73268">
        <w:rPr>
          <w:rFonts w:ascii="inherit" w:eastAsia="Times New Roman" w:hAnsi="inherit" w:cs="Courier New"/>
          <w:color w:val="009999"/>
          <w:sz w:val="18"/>
          <w:szCs w:val="18"/>
        </w:rPr>
        <w:t>50</w:t>
      </w:r>
      <w:r w:rsidRPr="00B73268">
        <w:rPr>
          <w:rFonts w:ascii="inherit" w:eastAsia="Times New Roman" w:hAnsi="inherit" w:cs="Courier New"/>
          <w:color w:val="777777"/>
          <w:sz w:val="18"/>
          <w:szCs w:val="18"/>
        </w:rPr>
        <w:t>)</w:t>
      </w:r>
    </w:p>
    <w:p w:rsidR="00B73268" w:rsidRPr="00B73268" w:rsidRDefault="00B73268" w:rsidP="00093043">
      <w:pPr>
        <w:numPr>
          <w:ilvl w:val="0"/>
          <w:numId w:val="2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button = ttk.</w:t>
      </w:r>
      <w:r w:rsidRPr="00B73268">
        <w:rPr>
          <w:rFonts w:ascii="inherit" w:eastAsia="Times New Roman" w:hAnsi="inherit" w:cs="Courier New"/>
          <w:color w:val="445588"/>
          <w:sz w:val="18"/>
          <w:szCs w:val="18"/>
        </w:rPr>
        <w:t>Button</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text=</w:t>
      </w:r>
      <w:r w:rsidRPr="00B73268">
        <w:rPr>
          <w:rFonts w:ascii="inherit" w:eastAsia="Times New Roman" w:hAnsi="inherit" w:cs="Courier New"/>
          <w:color w:val="DD1144"/>
          <w:sz w:val="18"/>
          <w:szCs w:val="18"/>
        </w:rPr>
        <w:t>"Obtener texto"</w:t>
      </w:r>
      <w:r w:rsidRPr="00B73268">
        <w:rPr>
          <w:rFonts w:ascii="inherit" w:eastAsia="Times New Roman" w:hAnsi="inherit" w:cs="Courier New"/>
          <w:color w:val="000000"/>
          <w:sz w:val="18"/>
          <w:szCs w:val="18"/>
        </w:rPr>
        <w:t>, command=</w:t>
      </w:r>
      <w:r w:rsidRPr="00B73268">
        <w:rPr>
          <w:rFonts w:ascii="inherit" w:eastAsia="Times New Roman" w:hAnsi="inherit" w:cs="Courier New"/>
          <w:b/>
          <w:bCs/>
          <w:color w:val="286491"/>
          <w:sz w:val="18"/>
          <w:szCs w:val="18"/>
        </w:rPr>
        <w:t>lambda</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get</w:t>
      </w:r>
      <w:r w:rsidRPr="00B73268">
        <w:rPr>
          <w:rFonts w:ascii="inherit" w:eastAsia="Times New Roman" w:hAnsi="inherit" w:cs="Courier New"/>
          <w:color w:val="777777"/>
          <w:sz w:val="18"/>
          <w:szCs w:val="18"/>
        </w:rPr>
        <w:t>()))</w:t>
      </w:r>
    </w:p>
    <w:p w:rsidR="00B73268" w:rsidRPr="00B73268" w:rsidRDefault="00B73268" w:rsidP="00093043">
      <w:pPr>
        <w:numPr>
          <w:ilvl w:val="0"/>
          <w:numId w:val="2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button.</w:t>
      </w:r>
      <w:r w:rsidRPr="00B73268">
        <w:rPr>
          <w:rFonts w:ascii="inherit" w:eastAsia="Times New Roman" w:hAnsi="inherit" w:cs="Courier New"/>
          <w:color w:val="0086B3"/>
          <w:sz w:val="18"/>
          <w:szCs w:val="18"/>
        </w:rPr>
        <w:t>place</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x=</w:t>
      </w:r>
      <w:r w:rsidRPr="00B73268">
        <w:rPr>
          <w:rFonts w:ascii="inherit" w:eastAsia="Times New Roman" w:hAnsi="inherit" w:cs="Courier New"/>
          <w:color w:val="009999"/>
          <w:sz w:val="18"/>
          <w:szCs w:val="18"/>
        </w:rPr>
        <w:t>50</w:t>
      </w:r>
      <w:r w:rsidRPr="00B73268">
        <w:rPr>
          <w:rFonts w:ascii="inherit" w:eastAsia="Times New Roman" w:hAnsi="inherit" w:cs="Courier New"/>
          <w:color w:val="000000"/>
          <w:sz w:val="18"/>
          <w:szCs w:val="18"/>
        </w:rPr>
        <w:t>, y=</w:t>
      </w:r>
      <w:r w:rsidRPr="00B73268">
        <w:rPr>
          <w:rFonts w:ascii="inherit" w:eastAsia="Times New Roman" w:hAnsi="inherit" w:cs="Courier New"/>
          <w:color w:val="009999"/>
          <w:sz w:val="18"/>
          <w:szCs w:val="18"/>
        </w:rPr>
        <w:t>100</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Para añadir un texto empleamos </w:t>
      </w:r>
      <w:r w:rsidRPr="00B73268">
        <w:rPr>
          <w:rFonts w:ascii="Courier New" w:eastAsia="Times New Roman" w:hAnsi="Courier New" w:cs="Courier New"/>
          <w:color w:val="121212"/>
          <w:sz w:val="21"/>
          <w:szCs w:val="21"/>
          <w:shd w:val="clear" w:color="auto" w:fill="E9E9E9"/>
          <w:lang w:val="es-AR"/>
        </w:rPr>
        <w:t>insert()</w:t>
      </w:r>
      <w:r w:rsidRPr="00B73268">
        <w:rPr>
          <w:rFonts w:ascii="Times New Roman" w:eastAsia="Times New Roman" w:hAnsi="Times New Roman" w:cs="Times New Roman"/>
          <w:color w:val="121212"/>
          <w:sz w:val="24"/>
          <w:szCs w:val="24"/>
          <w:lang w:val="es-AR"/>
        </w:rPr>
        <w:t>, que toma como primer argumento una posición y como segundo una cadena.</w:t>
      </w:r>
    </w:p>
    <w:p w:rsidR="00B73268" w:rsidRPr="00B73268" w:rsidRDefault="00B73268" w:rsidP="00093043">
      <w:pPr>
        <w:numPr>
          <w:ilvl w:val="0"/>
          <w:numId w:val="29"/>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Este código es similar a:</w:t>
      </w:r>
    </w:p>
    <w:p w:rsidR="00B73268" w:rsidRPr="00B73268" w:rsidRDefault="00B73268" w:rsidP="00093043">
      <w:pPr>
        <w:numPr>
          <w:ilvl w:val="0"/>
          <w:numId w:val="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w:t>
      </w:r>
      <w:r w:rsidRPr="00B73268">
        <w:rPr>
          <w:rFonts w:ascii="inherit" w:eastAsia="Times New Roman" w:hAnsi="inherit" w:cs="Courier New"/>
          <w:color w:val="777777"/>
          <w:sz w:val="18"/>
          <w:szCs w:val="18"/>
        </w:rPr>
        <w:t>)</w:t>
      </w:r>
    </w:p>
    <w:p w:rsidR="00B73268" w:rsidRPr="00B73268" w:rsidRDefault="00B73268" w:rsidP="00093043">
      <w:pPr>
        <w:numPr>
          <w:ilvl w:val="0"/>
          <w:numId w:val="3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6</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 mundo!"</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Todas las operaciones en Tk que requieran una posición aceptan la constante </w:t>
      </w:r>
      <w:r w:rsidRPr="00B73268">
        <w:rPr>
          <w:rFonts w:ascii="Courier New" w:eastAsia="Times New Roman" w:hAnsi="Courier New" w:cs="Courier New"/>
          <w:color w:val="121212"/>
          <w:sz w:val="21"/>
          <w:szCs w:val="21"/>
          <w:shd w:val="clear" w:color="auto" w:fill="E9E9E9"/>
          <w:lang w:val="es-AR"/>
        </w:rPr>
        <w:t>tk.END</w:t>
      </w:r>
      <w:r w:rsidRPr="00B73268">
        <w:rPr>
          <w:rFonts w:ascii="Times New Roman" w:eastAsia="Times New Roman" w:hAnsi="Times New Roman" w:cs="Times New Roman"/>
          <w:color w:val="121212"/>
          <w:sz w:val="24"/>
          <w:szCs w:val="24"/>
          <w:lang w:val="es-AR"/>
        </w:rPr>
        <w:t>, que representa el final del texto. En nuestro caso, </w:t>
      </w:r>
      <w:r w:rsidRPr="00B73268">
        <w:rPr>
          <w:rFonts w:ascii="Courier New" w:eastAsia="Times New Roman" w:hAnsi="Courier New" w:cs="Courier New"/>
          <w:color w:val="121212"/>
          <w:sz w:val="21"/>
          <w:szCs w:val="21"/>
          <w:shd w:val="clear" w:color="auto" w:fill="E9E9E9"/>
          <w:lang w:val="es-AR"/>
        </w:rPr>
        <w:t>tk.END</w:t>
      </w:r>
      <w:r w:rsidRPr="00B73268">
        <w:rPr>
          <w:rFonts w:ascii="Times New Roman" w:eastAsia="Times New Roman" w:hAnsi="Times New Roman" w:cs="Times New Roman"/>
          <w:color w:val="121212"/>
          <w:sz w:val="24"/>
          <w:szCs w:val="24"/>
          <w:lang w:val="es-AR"/>
        </w:rPr>
        <w:t> es equivalente a </w:t>
      </w:r>
      <w:r w:rsidRPr="00B73268">
        <w:rPr>
          <w:rFonts w:ascii="Courier New" w:eastAsia="Times New Roman" w:hAnsi="Courier New" w:cs="Courier New"/>
          <w:color w:val="121212"/>
          <w:sz w:val="21"/>
          <w:szCs w:val="21"/>
          <w:shd w:val="clear" w:color="auto" w:fill="E9E9E9"/>
          <w:lang w:val="es-AR"/>
        </w:rPr>
        <w:t>len(entry.get())</w:t>
      </w:r>
      <w:r w:rsidRPr="00B73268">
        <w:rPr>
          <w:rFonts w:ascii="Times New Roman" w:eastAsia="Times New Roman" w:hAnsi="Times New Roman" w:cs="Times New Roman"/>
          <w:color w:val="121212"/>
          <w:sz w:val="24"/>
          <w:szCs w:val="24"/>
          <w:lang w:val="es-AR"/>
        </w:rPr>
        <w:t>. Por esto, el siguiente código también consigue el mismo resultado que los dos anteriores.</w:t>
      </w:r>
    </w:p>
    <w:p w:rsidR="00B73268" w:rsidRPr="00B73268" w:rsidRDefault="00B73268" w:rsidP="00093043">
      <w:pPr>
        <w:numPr>
          <w:ilvl w:val="0"/>
          <w:numId w:val="3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w:t>
      </w:r>
      <w:r w:rsidRPr="00B73268">
        <w:rPr>
          <w:rFonts w:ascii="inherit" w:eastAsia="Times New Roman" w:hAnsi="inherit" w:cs="Courier New"/>
          <w:color w:val="777777"/>
          <w:sz w:val="18"/>
          <w:szCs w:val="18"/>
        </w:rPr>
        <w:t>)</w:t>
      </w:r>
    </w:p>
    <w:p w:rsidR="00B73268" w:rsidRPr="00B73268" w:rsidRDefault="00B73268" w:rsidP="00093043">
      <w:pPr>
        <w:numPr>
          <w:ilvl w:val="0"/>
          <w:numId w:val="3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tk.</w:t>
      </w:r>
      <w:r w:rsidRPr="00B73268">
        <w:rPr>
          <w:rFonts w:ascii="inherit" w:eastAsia="Times New Roman" w:hAnsi="inherit" w:cs="Courier New"/>
          <w:color w:val="445588"/>
          <w:sz w:val="18"/>
          <w:szCs w:val="18"/>
        </w:rPr>
        <w:t>END</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 mundo!"</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La eliminación de un texto o una parte de él se consigue a través del método </w:t>
      </w:r>
      <w:r w:rsidRPr="00B73268">
        <w:rPr>
          <w:rFonts w:ascii="Courier New" w:eastAsia="Times New Roman" w:hAnsi="Courier New" w:cs="Courier New"/>
          <w:color w:val="121212"/>
          <w:sz w:val="21"/>
          <w:szCs w:val="21"/>
          <w:shd w:val="clear" w:color="auto" w:fill="E9E9E9"/>
          <w:lang w:val="es-AR"/>
        </w:rPr>
        <w:t>delete()</w:t>
      </w:r>
      <w:r w:rsidRPr="00B73268">
        <w:rPr>
          <w:rFonts w:ascii="Times New Roman" w:eastAsia="Times New Roman" w:hAnsi="Times New Roman" w:cs="Times New Roman"/>
          <w:color w:val="121212"/>
          <w:sz w:val="24"/>
          <w:szCs w:val="24"/>
          <w:lang w:val="es-AR"/>
        </w:rPr>
        <w:t>, pasándole como argumentos los índices de inicio y fin.</w:t>
      </w:r>
    </w:p>
    <w:p w:rsidR="00B73268" w:rsidRPr="00B73268" w:rsidRDefault="00B73268" w:rsidP="00093043">
      <w:pPr>
        <w:numPr>
          <w:ilvl w:val="0"/>
          <w:numId w:val="3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Elimina el texto completo.</w:t>
      </w:r>
    </w:p>
    <w:p w:rsidR="00B73268" w:rsidRPr="00B73268" w:rsidRDefault="00B73268" w:rsidP="00093043">
      <w:pPr>
        <w:numPr>
          <w:ilvl w:val="0"/>
          <w:numId w:val="3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delete</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tk.</w:t>
      </w:r>
      <w:r w:rsidRPr="00B73268">
        <w:rPr>
          <w:rFonts w:ascii="inherit" w:eastAsia="Times New Roman" w:hAnsi="inherit" w:cs="Courier New"/>
          <w:color w:val="445588"/>
          <w:sz w:val="18"/>
          <w:szCs w:val="18"/>
        </w:rPr>
        <w:t>END</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rPr>
      </w:pPr>
      <w:r w:rsidRPr="00B73268">
        <w:rPr>
          <w:rFonts w:ascii="Times New Roman" w:eastAsia="Times New Roman" w:hAnsi="Times New Roman" w:cs="Times New Roman"/>
          <w:color w:val="121212"/>
          <w:sz w:val="24"/>
          <w:szCs w:val="24"/>
          <w:lang w:val="es-AR"/>
        </w:rPr>
        <w:t>De forma análoga opera </w:t>
      </w:r>
      <w:r w:rsidRPr="00B73268">
        <w:rPr>
          <w:rFonts w:ascii="Courier New" w:eastAsia="Times New Roman" w:hAnsi="Courier New" w:cs="Courier New"/>
          <w:color w:val="121212"/>
          <w:sz w:val="21"/>
          <w:szCs w:val="21"/>
          <w:shd w:val="clear" w:color="auto" w:fill="E9E9E9"/>
          <w:lang w:val="es-AR"/>
        </w:rPr>
        <w:t>select_range()</w:t>
      </w:r>
      <w:r w:rsidRPr="00B73268">
        <w:rPr>
          <w:rFonts w:ascii="Times New Roman" w:eastAsia="Times New Roman" w:hAnsi="Times New Roman" w:cs="Times New Roman"/>
          <w:color w:val="121212"/>
          <w:sz w:val="24"/>
          <w:szCs w:val="24"/>
          <w:lang w:val="es-AR"/>
        </w:rPr>
        <w:t xml:space="preserve">, que selecciona el texto desde una posición hasta otra. </w:t>
      </w:r>
      <w:r w:rsidRPr="00B73268">
        <w:rPr>
          <w:rFonts w:ascii="Times New Roman" w:eastAsia="Times New Roman" w:hAnsi="Times New Roman" w:cs="Times New Roman"/>
          <w:color w:val="121212"/>
          <w:sz w:val="24"/>
          <w:szCs w:val="24"/>
        </w:rPr>
        <w:t>Por ejemplo, el siguiente código selecciona la palabra «mundo».</w:t>
      </w:r>
    </w:p>
    <w:p w:rsidR="00B73268" w:rsidRPr="00B73268" w:rsidRDefault="00B73268" w:rsidP="00093043">
      <w:pPr>
        <w:numPr>
          <w:ilvl w:val="0"/>
          <w:numId w:val="3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093043">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Seleccionar desde el carácter 7 hasta el 12.</w:t>
      </w:r>
    </w:p>
    <w:p w:rsidR="00B73268" w:rsidRPr="00B73268" w:rsidRDefault="00B73268" w:rsidP="00093043">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lastRenderedPageBreak/>
        <w:t>entry.</w:t>
      </w:r>
      <w:r w:rsidRPr="00B73268">
        <w:rPr>
          <w:rFonts w:ascii="inherit" w:eastAsia="Times New Roman" w:hAnsi="inherit" w:cs="Courier New"/>
          <w:color w:val="0086B3"/>
          <w:sz w:val="18"/>
          <w:szCs w:val="18"/>
        </w:rPr>
        <w:t>select_range</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7</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009999"/>
          <w:sz w:val="18"/>
          <w:szCs w:val="18"/>
        </w:rPr>
        <w:t>12</w:t>
      </w:r>
      <w:r w:rsidRPr="00B73268">
        <w:rPr>
          <w:rFonts w:ascii="inherit" w:eastAsia="Times New Roman" w:hAnsi="inherit" w:cs="Courier New"/>
          <w:color w:val="777777"/>
          <w:sz w:val="18"/>
          <w:szCs w:val="18"/>
        </w:rPr>
        <w:t>)</w:t>
      </w:r>
    </w:p>
    <w:p w:rsidR="00B73268" w:rsidRPr="00B73268" w:rsidRDefault="00B73268" w:rsidP="00093043">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Enviar el foco a la caja de texto para hacer efectiva</w:t>
      </w:r>
    </w:p>
    <w:p w:rsidR="00B73268" w:rsidRPr="00B73268" w:rsidRDefault="00B73268" w:rsidP="00093043">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la selección.</w:t>
      </w:r>
    </w:p>
    <w:p w:rsidR="00B73268" w:rsidRPr="00B73268" w:rsidRDefault="00B73268" w:rsidP="00093043">
      <w:pPr>
        <w:numPr>
          <w:ilvl w:val="0"/>
          <w:numId w:val="3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focus</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Para obtener la posición del cursor en la caja de texto, llamamos al método </w:t>
      </w:r>
      <w:r w:rsidRPr="00B73268">
        <w:rPr>
          <w:rFonts w:ascii="Courier New" w:eastAsia="Times New Roman" w:hAnsi="Courier New" w:cs="Courier New"/>
          <w:color w:val="121212"/>
          <w:sz w:val="21"/>
          <w:szCs w:val="21"/>
          <w:shd w:val="clear" w:color="auto" w:fill="E9E9E9"/>
          <w:lang w:val="es-AR"/>
        </w:rPr>
        <w:t>index()</w:t>
      </w:r>
      <w:r w:rsidRPr="00B73268">
        <w:rPr>
          <w:rFonts w:ascii="Times New Roman" w:eastAsia="Times New Roman" w:hAnsi="Times New Roman" w:cs="Times New Roman"/>
          <w:color w:val="121212"/>
          <w:sz w:val="24"/>
          <w:szCs w:val="24"/>
          <w:lang w:val="es-AR"/>
        </w:rPr>
        <w:t> con la constante </w:t>
      </w:r>
      <w:r w:rsidRPr="00B73268">
        <w:rPr>
          <w:rFonts w:ascii="Courier New" w:eastAsia="Times New Roman" w:hAnsi="Courier New" w:cs="Courier New"/>
          <w:color w:val="121212"/>
          <w:sz w:val="21"/>
          <w:szCs w:val="21"/>
          <w:shd w:val="clear" w:color="auto" w:fill="E9E9E9"/>
          <w:lang w:val="es-AR"/>
        </w:rPr>
        <w:t>tk.INSERT</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3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index</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tk.</w:t>
      </w:r>
      <w:r w:rsidRPr="00B73268">
        <w:rPr>
          <w:rFonts w:ascii="inherit" w:eastAsia="Times New Roman" w:hAnsi="inherit" w:cs="Courier New"/>
          <w:color w:val="445588"/>
          <w:sz w:val="18"/>
          <w:szCs w:val="18"/>
        </w:rPr>
        <w:t>INSERT</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Y para establecer la posición:</w:t>
      </w:r>
    </w:p>
    <w:p w:rsidR="00B73268" w:rsidRPr="00B73268" w:rsidRDefault="00B73268" w:rsidP="00093043">
      <w:pPr>
        <w:numPr>
          <w:ilvl w:val="0"/>
          <w:numId w:val="3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093043">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Ubica el cursor antes de la "m".</w:t>
      </w:r>
    </w:p>
    <w:p w:rsidR="00B73268" w:rsidRPr="00B73268" w:rsidRDefault="00B73268" w:rsidP="00093043">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icursor</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7</w:t>
      </w:r>
      <w:r w:rsidRPr="00B73268">
        <w:rPr>
          <w:rFonts w:ascii="inherit" w:eastAsia="Times New Roman" w:hAnsi="inherit" w:cs="Courier New"/>
          <w:color w:val="777777"/>
          <w:sz w:val="18"/>
          <w:szCs w:val="18"/>
        </w:rPr>
        <w:t>)</w:t>
      </w:r>
    </w:p>
    <w:p w:rsidR="00B73268" w:rsidRPr="00B73268" w:rsidRDefault="00B73268" w:rsidP="00093043">
      <w:pPr>
        <w:numPr>
          <w:ilvl w:val="0"/>
          <w:numId w:val="3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Envía el foco.</w:t>
      </w:r>
    </w:p>
    <w:p w:rsidR="00B73268" w:rsidRPr="00B73268" w:rsidRDefault="00B73268" w:rsidP="00093043">
      <w:pPr>
        <w:numPr>
          <w:ilvl w:val="0"/>
          <w:numId w:val="3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focus</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Tk no provee una función específica para retornar el texto seleccionado, pero haciendo uso del método </w:t>
      </w:r>
      <w:r w:rsidRPr="00B73268">
        <w:rPr>
          <w:rFonts w:ascii="Courier New" w:eastAsia="Times New Roman" w:hAnsi="Courier New" w:cs="Courier New"/>
          <w:color w:val="121212"/>
          <w:sz w:val="21"/>
          <w:szCs w:val="21"/>
          <w:shd w:val="clear" w:color="auto" w:fill="E9E9E9"/>
          <w:lang w:val="es-AR"/>
        </w:rPr>
        <w:t>index()</w:t>
      </w:r>
      <w:r w:rsidRPr="00B73268">
        <w:rPr>
          <w:rFonts w:ascii="Times New Roman" w:eastAsia="Times New Roman" w:hAnsi="Times New Roman" w:cs="Times New Roman"/>
          <w:color w:val="121212"/>
          <w:sz w:val="24"/>
          <w:szCs w:val="24"/>
          <w:lang w:val="es-AR"/>
        </w:rPr>
        <w:t> junto con las constantes </w:t>
      </w:r>
      <w:r w:rsidRPr="00B73268">
        <w:rPr>
          <w:rFonts w:ascii="Courier New" w:eastAsia="Times New Roman" w:hAnsi="Courier New" w:cs="Courier New"/>
          <w:color w:val="121212"/>
          <w:sz w:val="21"/>
          <w:szCs w:val="21"/>
          <w:shd w:val="clear" w:color="auto" w:fill="E9E9E9"/>
          <w:lang w:val="es-AR"/>
        </w:rPr>
        <w:t>tk.SEL_FIRST</w:t>
      </w:r>
      <w:r w:rsidRPr="00B73268">
        <w:rPr>
          <w:rFonts w:ascii="Times New Roman" w:eastAsia="Times New Roman" w:hAnsi="Times New Roman" w:cs="Times New Roman"/>
          <w:color w:val="121212"/>
          <w:sz w:val="24"/>
          <w:szCs w:val="24"/>
          <w:lang w:val="es-AR"/>
        </w:rPr>
        <w:t> y </w:t>
      </w:r>
      <w:r w:rsidRPr="00B73268">
        <w:rPr>
          <w:rFonts w:ascii="Courier New" w:eastAsia="Times New Roman" w:hAnsi="Courier New" w:cs="Courier New"/>
          <w:color w:val="121212"/>
          <w:sz w:val="21"/>
          <w:szCs w:val="21"/>
          <w:shd w:val="clear" w:color="auto" w:fill="E9E9E9"/>
          <w:lang w:val="es-AR"/>
        </w:rPr>
        <w:t>tk.SEL_LAST</w:t>
      </w:r>
      <w:r w:rsidRPr="00B73268">
        <w:rPr>
          <w:rFonts w:ascii="Times New Roman" w:eastAsia="Times New Roman" w:hAnsi="Times New Roman" w:cs="Times New Roman"/>
          <w:color w:val="121212"/>
          <w:sz w:val="24"/>
          <w:szCs w:val="24"/>
          <w:lang w:val="es-AR"/>
        </w:rPr>
        <w:t> ─que retornan los índices de inicio y fin de la selección─ podemos construirla manualmente.</w:t>
      </w:r>
    </w:p>
    <w:p w:rsidR="00B73268" w:rsidRPr="00B73268" w:rsidRDefault="00B73268" w:rsidP="00093043">
      <w:pPr>
        <w:numPr>
          <w:ilvl w:val="0"/>
          <w:numId w:val="3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insert</w:t>
      </w:r>
      <w:r w:rsidRPr="00B73268">
        <w:rPr>
          <w:rFonts w:ascii="inherit" w:eastAsia="Times New Roman" w:hAnsi="inherit" w:cs="Courier New"/>
          <w:color w:val="777777"/>
          <w:sz w:val="18"/>
          <w:szCs w:val="18"/>
        </w:rPr>
        <w:t>(</w:t>
      </w:r>
      <w:r w:rsidRPr="00B73268">
        <w:rPr>
          <w:rFonts w:ascii="inherit" w:eastAsia="Times New Roman" w:hAnsi="inherit" w:cs="Courier New"/>
          <w:color w:val="009999"/>
          <w:sz w:val="18"/>
          <w:szCs w:val="18"/>
        </w:rPr>
        <w:t>0</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def</w:t>
      </w:r>
      <w:r w:rsidRPr="00B73268">
        <w:rPr>
          <w:rFonts w:ascii="inherit" w:eastAsia="Times New Roman" w:hAnsi="inherit" w:cs="Courier New"/>
          <w:color w:val="000000"/>
          <w:sz w:val="18"/>
          <w:szCs w:val="18"/>
        </w:rPr>
        <w:t xml:space="preserve"> get_selection</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Comprobar primero que haya una selección.</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if</w:t>
      </w:r>
      <w:r w:rsidRPr="00B73268">
        <w:rPr>
          <w:rFonts w:ascii="inherit" w:eastAsia="Times New Roman" w:hAnsi="inherit" w:cs="Courier New"/>
          <w:color w:val="000000"/>
          <w:sz w:val="18"/>
          <w:szCs w:val="18"/>
        </w:rPr>
        <w:t xml:space="preserve"> entry.</w:t>
      </w:r>
      <w:r w:rsidRPr="00B73268">
        <w:rPr>
          <w:rFonts w:ascii="inherit" w:eastAsia="Times New Roman" w:hAnsi="inherit" w:cs="Courier New"/>
          <w:color w:val="0086B3"/>
          <w:sz w:val="18"/>
          <w:szCs w:val="18"/>
        </w:rPr>
        <w:t>select_present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9999AA"/>
          <w:sz w:val="18"/>
          <w:szCs w:val="18"/>
          <w:lang w:val="es-AR"/>
        </w:rPr>
        <w:t># Obtener los índices del inicio y fin de la selección</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first = entry.</w:t>
      </w:r>
      <w:r w:rsidRPr="00B73268">
        <w:rPr>
          <w:rFonts w:ascii="inherit" w:eastAsia="Times New Roman" w:hAnsi="inherit" w:cs="Courier New"/>
          <w:color w:val="0086B3"/>
          <w:sz w:val="18"/>
          <w:szCs w:val="18"/>
        </w:rPr>
        <w:t>index</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tk.</w:t>
      </w:r>
      <w:r w:rsidRPr="00B73268">
        <w:rPr>
          <w:rFonts w:ascii="inherit" w:eastAsia="Times New Roman" w:hAnsi="inherit" w:cs="Courier New"/>
          <w:color w:val="445588"/>
          <w:sz w:val="18"/>
          <w:szCs w:val="18"/>
        </w:rPr>
        <w:t>SEL_FIRST</w:t>
      </w:r>
      <w:r w:rsidRPr="00B73268">
        <w:rPr>
          <w:rFonts w:ascii="inherit" w:eastAsia="Times New Roman" w:hAnsi="inherit" w:cs="Courier New"/>
          <w:color w:val="777777"/>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last = entry.</w:t>
      </w:r>
      <w:r w:rsidRPr="00B73268">
        <w:rPr>
          <w:rFonts w:ascii="inherit" w:eastAsia="Times New Roman" w:hAnsi="inherit" w:cs="Courier New"/>
          <w:color w:val="0086B3"/>
          <w:sz w:val="18"/>
          <w:szCs w:val="18"/>
        </w:rPr>
        <w:t>index</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tk.</w:t>
      </w:r>
      <w:r w:rsidRPr="00B73268">
        <w:rPr>
          <w:rFonts w:ascii="inherit" w:eastAsia="Times New Roman" w:hAnsi="inherit" w:cs="Courier New"/>
          <w:color w:val="445588"/>
          <w:sz w:val="18"/>
          <w:szCs w:val="18"/>
        </w:rPr>
        <w:t>SEL_LAST</w:t>
      </w:r>
      <w:r w:rsidRPr="00B73268">
        <w:rPr>
          <w:rFonts w:ascii="inherit" w:eastAsia="Times New Roman" w:hAnsi="inherit" w:cs="Courier New"/>
          <w:color w:val="777777"/>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get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first</w:t>
      </w:r>
      <w:r w:rsidRPr="00B73268">
        <w:rPr>
          <w:rFonts w:ascii="inherit" w:eastAsia="Times New Roman" w:hAnsi="inherit" w:cs="Courier New"/>
          <w:color w:val="990073"/>
          <w:sz w:val="18"/>
          <w:szCs w:val="18"/>
        </w:rPr>
        <w:t>:last</w:t>
      </w:r>
      <w:r w:rsidRPr="00B73268">
        <w:rPr>
          <w:rFonts w:ascii="inherit" w:eastAsia="Times New Roman" w:hAnsi="inherit" w:cs="Courier New"/>
          <w:color w:val="777777"/>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else</w:t>
      </w:r>
      <w:r w:rsidRPr="00B73268">
        <w:rPr>
          <w:rFonts w:ascii="inherit" w:eastAsia="Times New Roman" w:hAnsi="inherit" w:cs="Courier New"/>
          <w:color w:val="000000"/>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DD1144"/>
          <w:sz w:val="18"/>
          <w:szCs w:val="18"/>
        </w:rPr>
        <w:t>"No hay selección."</w:t>
      </w:r>
      <w:r w:rsidRPr="00B73268">
        <w:rPr>
          <w:rFonts w:ascii="inherit" w:eastAsia="Times New Roman" w:hAnsi="inherit" w:cs="Courier New"/>
          <w:color w:val="777777"/>
          <w:sz w:val="18"/>
          <w:szCs w:val="18"/>
        </w:rPr>
        <w:t>)</w:t>
      </w:r>
    </w:p>
    <w:p w:rsidR="00B73268" w:rsidRPr="00B73268" w:rsidRDefault="00B73268" w:rsidP="00093043">
      <w:pPr>
        <w:numPr>
          <w:ilvl w:val="0"/>
          <w:numId w:val="3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B73268" w:rsidRPr="00B73268" w:rsidRDefault="00B73268" w:rsidP="00093043">
      <w:pPr>
        <w:numPr>
          <w:ilvl w:val="0"/>
          <w:numId w:val="3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button = ttk.</w:t>
      </w:r>
      <w:r w:rsidRPr="00B73268">
        <w:rPr>
          <w:rFonts w:ascii="inherit" w:eastAsia="Times New Roman" w:hAnsi="inherit" w:cs="Courier New"/>
          <w:color w:val="445588"/>
          <w:sz w:val="18"/>
          <w:szCs w:val="18"/>
        </w:rPr>
        <w:t>Button</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text=</w:t>
      </w:r>
      <w:r w:rsidRPr="00B73268">
        <w:rPr>
          <w:rFonts w:ascii="inherit" w:eastAsia="Times New Roman" w:hAnsi="inherit" w:cs="Courier New"/>
          <w:color w:val="DD1144"/>
          <w:sz w:val="18"/>
          <w:szCs w:val="18"/>
        </w:rPr>
        <w:t>"Obtener selección"</w:t>
      </w:r>
      <w:r w:rsidRPr="00B73268">
        <w:rPr>
          <w:rFonts w:ascii="inherit" w:eastAsia="Times New Roman" w:hAnsi="inherit" w:cs="Courier New"/>
          <w:color w:val="000000"/>
          <w:sz w:val="18"/>
          <w:szCs w:val="18"/>
        </w:rPr>
        <w:t>, command=get_selection</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(El método </w:t>
      </w:r>
      <w:r w:rsidRPr="00B73268">
        <w:rPr>
          <w:rFonts w:ascii="Courier New" w:eastAsia="Times New Roman" w:hAnsi="Courier New" w:cs="Courier New"/>
          <w:color w:val="121212"/>
          <w:sz w:val="21"/>
          <w:szCs w:val="21"/>
          <w:shd w:val="clear" w:color="auto" w:fill="E9E9E9"/>
          <w:lang w:val="es-AR"/>
        </w:rPr>
        <w:t>select_present()</w:t>
      </w:r>
      <w:r w:rsidRPr="00B73268">
        <w:rPr>
          <w:rFonts w:ascii="Times New Roman" w:eastAsia="Times New Roman" w:hAnsi="Times New Roman" w:cs="Times New Roman"/>
          <w:color w:val="121212"/>
          <w:sz w:val="24"/>
          <w:szCs w:val="24"/>
          <w:lang w:val="es-AR"/>
        </w:rPr>
        <w:t> retorna </w:t>
      </w:r>
      <w:r w:rsidRPr="00B73268">
        <w:rPr>
          <w:rFonts w:ascii="Courier New" w:eastAsia="Times New Roman" w:hAnsi="Courier New" w:cs="Courier New"/>
          <w:color w:val="121212"/>
          <w:sz w:val="21"/>
          <w:szCs w:val="21"/>
          <w:shd w:val="clear" w:color="auto" w:fill="E9E9E9"/>
          <w:lang w:val="es-AR"/>
        </w:rPr>
        <w:t>True</w:t>
      </w:r>
      <w:r w:rsidRPr="00B73268">
        <w:rPr>
          <w:rFonts w:ascii="Times New Roman" w:eastAsia="Times New Roman" w:hAnsi="Times New Roman" w:cs="Times New Roman"/>
          <w:color w:val="121212"/>
          <w:sz w:val="24"/>
          <w:szCs w:val="24"/>
          <w:lang w:val="es-AR"/>
        </w:rPr>
        <w:t> o </w:t>
      </w:r>
      <w:r w:rsidRPr="00B73268">
        <w:rPr>
          <w:rFonts w:ascii="Courier New" w:eastAsia="Times New Roman" w:hAnsi="Courier New" w:cs="Courier New"/>
          <w:color w:val="121212"/>
          <w:sz w:val="21"/>
          <w:szCs w:val="21"/>
          <w:shd w:val="clear" w:color="auto" w:fill="E9E9E9"/>
          <w:lang w:val="es-AR"/>
        </w:rPr>
        <w:t>False</w:t>
      </w:r>
      <w:r w:rsidRPr="00B73268">
        <w:rPr>
          <w:rFonts w:ascii="Times New Roman" w:eastAsia="Times New Roman" w:hAnsi="Times New Roman" w:cs="Times New Roman"/>
          <w:color w:val="121212"/>
          <w:sz w:val="24"/>
          <w:szCs w:val="24"/>
          <w:lang w:val="es-AR"/>
        </w:rPr>
        <w:t> según haya un texto seleccionado o no).</w:t>
      </w:r>
    </w:p>
    <w:p w:rsidR="00B73268" w:rsidRPr="00B73268" w:rsidRDefault="00B73268" w:rsidP="00B73268">
      <w:pPr>
        <w:shd w:val="clear" w:color="auto" w:fill="FBFBFB"/>
        <w:spacing w:before="240" w:after="240" w:line="240" w:lineRule="auto"/>
        <w:outlineLvl w:val="3"/>
        <w:rPr>
          <w:rFonts w:ascii="Arial" w:eastAsia="Times New Roman" w:hAnsi="Arial" w:cs="Arial"/>
          <w:b/>
          <w:bCs/>
          <w:color w:val="222222"/>
          <w:sz w:val="39"/>
          <w:szCs w:val="39"/>
          <w:lang w:val="es-AR"/>
        </w:rPr>
      </w:pPr>
      <w:r w:rsidRPr="00B73268">
        <w:rPr>
          <w:rFonts w:ascii="Arial" w:eastAsia="Times New Roman" w:hAnsi="Arial" w:cs="Arial"/>
          <w:b/>
          <w:bCs/>
          <w:color w:val="222222"/>
          <w:sz w:val="39"/>
          <w:szCs w:val="39"/>
          <w:lang w:val="es-AR"/>
        </w:rPr>
        <w:t>Asociando una variable</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Cuando una caja de texto es simplemente empleada para recibir un texto ingresado por el usuario, será suficiente con llamar al método </w:t>
      </w:r>
      <w:r w:rsidRPr="00B73268">
        <w:rPr>
          <w:rFonts w:ascii="Courier New" w:eastAsia="Times New Roman" w:hAnsi="Courier New" w:cs="Courier New"/>
          <w:color w:val="121212"/>
          <w:sz w:val="21"/>
          <w:szCs w:val="21"/>
          <w:shd w:val="clear" w:color="auto" w:fill="E9E9E9"/>
          <w:lang w:val="es-AR"/>
        </w:rPr>
        <w:t>get()</w:t>
      </w:r>
      <w:r w:rsidRPr="00B73268">
        <w:rPr>
          <w:rFonts w:ascii="Times New Roman" w:eastAsia="Times New Roman" w:hAnsi="Times New Roman" w:cs="Times New Roman"/>
          <w:color w:val="121212"/>
          <w:sz w:val="24"/>
          <w:szCs w:val="24"/>
          <w:lang w:val="es-AR"/>
        </w:rPr>
        <w:t> para obtenerlo cuando sea necesario tal como lo expusimos anteriormente. Pero si nuestro programa requiere cierta funcionalidad bilateral ─se estará tanto insertando texto como obteniendo el ingresado por el usuario─ a menudo es más conveniente asociar una variable.</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Tk nos provee la clase </w:t>
      </w:r>
      <w:r w:rsidRPr="00B73268">
        <w:rPr>
          <w:rFonts w:ascii="Courier New" w:eastAsia="Times New Roman" w:hAnsi="Courier New" w:cs="Courier New"/>
          <w:color w:val="121212"/>
          <w:sz w:val="21"/>
          <w:szCs w:val="21"/>
          <w:shd w:val="clear" w:color="auto" w:fill="E9E9E9"/>
          <w:lang w:val="es-AR"/>
        </w:rPr>
        <w:t>tk.StringVar()</w:t>
      </w:r>
      <w:r w:rsidRPr="00B73268">
        <w:rPr>
          <w:rFonts w:ascii="Times New Roman" w:eastAsia="Times New Roman" w:hAnsi="Times New Roman" w:cs="Times New Roman"/>
          <w:color w:val="121212"/>
          <w:sz w:val="24"/>
          <w:szCs w:val="24"/>
          <w:lang w:val="es-AR"/>
        </w:rPr>
        <w:t> para crear objetos que actúan como una cadena, con la excepción de que para asignarle un valor usamos el método </w:t>
      </w:r>
      <w:r w:rsidRPr="00B73268">
        <w:rPr>
          <w:rFonts w:ascii="Courier New" w:eastAsia="Times New Roman" w:hAnsi="Courier New" w:cs="Courier New"/>
          <w:color w:val="121212"/>
          <w:sz w:val="21"/>
          <w:szCs w:val="21"/>
          <w:shd w:val="clear" w:color="auto" w:fill="E9E9E9"/>
          <w:lang w:val="es-AR"/>
        </w:rPr>
        <w:t>set()</w:t>
      </w:r>
      <w:r w:rsidRPr="00B73268">
        <w:rPr>
          <w:rFonts w:ascii="Times New Roman" w:eastAsia="Times New Roman" w:hAnsi="Times New Roman" w:cs="Times New Roman"/>
          <w:color w:val="121212"/>
          <w:sz w:val="24"/>
          <w:szCs w:val="24"/>
          <w:lang w:val="es-AR"/>
        </w:rPr>
        <w:t> y, para obtenerlo, </w:t>
      </w:r>
      <w:r w:rsidRPr="00B73268">
        <w:rPr>
          <w:rFonts w:ascii="Courier New" w:eastAsia="Times New Roman" w:hAnsi="Courier New" w:cs="Courier New"/>
          <w:color w:val="121212"/>
          <w:sz w:val="21"/>
          <w:szCs w:val="21"/>
          <w:shd w:val="clear" w:color="auto" w:fill="E9E9E9"/>
          <w:lang w:val="es-AR"/>
        </w:rPr>
        <w:t>get()</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3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lastRenderedPageBreak/>
        <w:t>var = tk.</w:t>
      </w:r>
      <w:r w:rsidRPr="00B73268">
        <w:rPr>
          <w:rFonts w:ascii="inherit" w:eastAsia="Times New Roman" w:hAnsi="inherit" w:cs="Courier New"/>
          <w:color w:val="445588"/>
          <w:sz w:val="18"/>
          <w:szCs w:val="18"/>
        </w:rPr>
        <w:t>StringVar</w:t>
      </w:r>
      <w:r w:rsidRPr="00B73268">
        <w:rPr>
          <w:rFonts w:ascii="inherit" w:eastAsia="Times New Roman" w:hAnsi="inherit" w:cs="Courier New"/>
          <w:color w:val="777777"/>
          <w:sz w:val="18"/>
          <w:szCs w:val="18"/>
        </w:rPr>
        <w:t>()</w:t>
      </w:r>
    </w:p>
    <w:p w:rsidR="00B73268" w:rsidRPr="00B73268" w:rsidRDefault="00B73268" w:rsidP="00093043">
      <w:pPr>
        <w:numPr>
          <w:ilvl w:val="0"/>
          <w:numId w:val="3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var.</w:t>
      </w:r>
      <w:r w:rsidRPr="00B73268">
        <w:rPr>
          <w:rFonts w:ascii="inherit" w:eastAsia="Times New Roman" w:hAnsi="inherit" w:cs="Courier New"/>
          <w:color w:val="4DA0D2"/>
          <w:sz w:val="18"/>
          <w:szCs w:val="18"/>
        </w:rPr>
        <w:t>set</w:t>
      </w:r>
      <w:r w:rsidRPr="00B73268">
        <w:rPr>
          <w:rFonts w:ascii="inherit" w:eastAsia="Times New Roman" w:hAnsi="inherit" w:cs="Courier New"/>
          <w:color w:val="777777"/>
          <w:sz w:val="18"/>
          <w:szCs w:val="18"/>
        </w:rPr>
        <w:t>(</w:t>
      </w:r>
      <w:r w:rsidRPr="00B73268">
        <w:rPr>
          <w:rFonts w:ascii="inherit" w:eastAsia="Times New Roman" w:hAnsi="inherit" w:cs="Courier New"/>
          <w:color w:val="DD1144"/>
          <w:sz w:val="18"/>
          <w:szCs w:val="18"/>
        </w:rPr>
        <w:t>"¡Hola, mundo!"</w:t>
      </w:r>
      <w:r w:rsidRPr="00B73268">
        <w:rPr>
          <w:rFonts w:ascii="inherit" w:eastAsia="Times New Roman" w:hAnsi="inherit" w:cs="Courier New"/>
          <w:color w:val="777777"/>
          <w:sz w:val="18"/>
          <w:szCs w:val="18"/>
        </w:rPr>
        <w:t>)</w:t>
      </w:r>
    </w:p>
    <w:p w:rsidR="00B73268" w:rsidRPr="00B73268" w:rsidRDefault="00B73268" w:rsidP="00093043">
      <w:pPr>
        <w:numPr>
          <w:ilvl w:val="0"/>
          <w:numId w:val="3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print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var.</w:t>
      </w:r>
      <w:r w:rsidRPr="00B73268">
        <w:rPr>
          <w:rFonts w:ascii="inherit" w:eastAsia="Times New Roman" w:hAnsi="inherit" w:cs="Courier New"/>
          <w:color w:val="0086B3"/>
          <w:sz w:val="18"/>
          <w:szCs w:val="18"/>
        </w:rPr>
        <w:t>get</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Ahora bien, podemos asociar una variable de estas características a una caja de texto al momento de su creación, vía el parámetro </w:t>
      </w:r>
      <w:r w:rsidRPr="00B73268">
        <w:rPr>
          <w:rFonts w:ascii="Courier New" w:eastAsia="Times New Roman" w:hAnsi="Courier New" w:cs="Courier New"/>
          <w:color w:val="121212"/>
          <w:sz w:val="21"/>
          <w:szCs w:val="21"/>
          <w:shd w:val="clear" w:color="auto" w:fill="E9E9E9"/>
          <w:lang w:val="es-AR"/>
        </w:rPr>
        <w:t>textvariable</w:t>
      </w:r>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3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entry_var = tk.</w:t>
      </w:r>
      <w:r w:rsidRPr="00B73268">
        <w:rPr>
          <w:rFonts w:ascii="inherit" w:eastAsia="Times New Roman" w:hAnsi="inherit" w:cs="Courier New"/>
          <w:color w:val="445588"/>
          <w:sz w:val="18"/>
          <w:szCs w:val="18"/>
        </w:rPr>
        <w:t>StringVar</w:t>
      </w:r>
      <w:r w:rsidRPr="00B73268">
        <w:rPr>
          <w:rFonts w:ascii="inherit" w:eastAsia="Times New Roman" w:hAnsi="inherit" w:cs="Courier New"/>
          <w:color w:val="777777"/>
          <w:sz w:val="18"/>
          <w:szCs w:val="18"/>
        </w:rPr>
        <w:t>()</w:t>
      </w:r>
    </w:p>
    <w:p w:rsidR="00B73268" w:rsidRPr="00B73268" w:rsidRDefault="00B73268" w:rsidP="00093043">
      <w:pPr>
        <w:numPr>
          <w:ilvl w:val="0"/>
          <w:numId w:val="3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textvariable=entry_var</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Así, llamadas a </w:t>
      </w:r>
      <w:r w:rsidRPr="00B73268">
        <w:rPr>
          <w:rFonts w:ascii="Courier New" w:eastAsia="Times New Roman" w:hAnsi="Courier New" w:cs="Courier New"/>
          <w:color w:val="121212"/>
          <w:sz w:val="21"/>
          <w:szCs w:val="21"/>
          <w:shd w:val="clear" w:color="auto" w:fill="E9E9E9"/>
          <w:lang w:val="es-AR"/>
        </w:rPr>
        <w:t>entry_var.set()</w:t>
      </w:r>
      <w:r w:rsidRPr="00B73268">
        <w:rPr>
          <w:rFonts w:ascii="Times New Roman" w:eastAsia="Times New Roman" w:hAnsi="Times New Roman" w:cs="Times New Roman"/>
          <w:color w:val="121212"/>
          <w:sz w:val="24"/>
          <w:szCs w:val="24"/>
          <w:lang w:val="es-AR"/>
        </w:rPr>
        <w:t> modificarán el contenido de la caja de texto y, del mismo modo, los cambios efectuados por el usuario en el control afectarán el resultado de </w:t>
      </w:r>
      <w:r w:rsidRPr="00B73268">
        <w:rPr>
          <w:rFonts w:ascii="Courier New" w:eastAsia="Times New Roman" w:hAnsi="Courier New" w:cs="Courier New"/>
          <w:color w:val="121212"/>
          <w:sz w:val="21"/>
          <w:szCs w:val="21"/>
          <w:shd w:val="clear" w:color="auto" w:fill="E9E9E9"/>
          <w:lang w:val="es-AR"/>
        </w:rPr>
        <w:t>entry_var.get()</w:t>
      </w:r>
      <w:r w:rsidRPr="00B73268">
        <w:rPr>
          <w:rFonts w:ascii="Times New Roman" w:eastAsia="Times New Roman" w:hAnsi="Times New Roman" w:cs="Times New Roman"/>
          <w:color w:val="121212"/>
          <w:sz w:val="24"/>
          <w:szCs w:val="24"/>
          <w:lang w:val="es-AR"/>
        </w:rPr>
        <w:t>.</w:t>
      </w:r>
    </w:p>
    <w:p w:rsidR="00B73268" w:rsidRPr="00B73268" w:rsidRDefault="00B73268" w:rsidP="00B73268">
      <w:pPr>
        <w:shd w:val="clear" w:color="auto" w:fill="FBFBFB"/>
        <w:spacing w:before="240" w:after="240" w:line="240" w:lineRule="auto"/>
        <w:outlineLvl w:val="3"/>
        <w:rPr>
          <w:rFonts w:ascii="Arial" w:eastAsia="Times New Roman" w:hAnsi="Arial" w:cs="Arial"/>
          <w:b/>
          <w:bCs/>
          <w:color w:val="222222"/>
          <w:sz w:val="39"/>
          <w:szCs w:val="39"/>
          <w:lang w:val="es-AR"/>
        </w:rPr>
      </w:pPr>
      <w:r w:rsidRPr="00B73268">
        <w:rPr>
          <w:rFonts w:ascii="Arial" w:eastAsia="Times New Roman" w:hAnsi="Arial" w:cs="Arial"/>
          <w:b/>
          <w:bCs/>
          <w:color w:val="222222"/>
          <w:sz w:val="39"/>
          <w:szCs w:val="39"/>
          <w:lang w:val="es-AR"/>
        </w:rPr>
        <w:t>Validaciones</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Tk permite validar el contenido de una caja de texto (por ejemplo, para solo permitir números o fechas) en el momento en que el usuario escribe. Tenemos un artículo aparte para ello: </w:t>
      </w:r>
      <w:hyperlink r:id="rId47" w:tgtFrame="_blank" w:history="1">
        <w:r w:rsidRPr="00B73268">
          <w:rPr>
            <w:rFonts w:ascii="Times New Roman" w:eastAsia="Times New Roman" w:hAnsi="Times New Roman" w:cs="Times New Roman"/>
            <w:color w:val="7AB317"/>
            <w:sz w:val="24"/>
            <w:szCs w:val="24"/>
            <w:lang w:val="es-AR"/>
          </w:rPr>
          <w:t>Validar el contenido de una caja de texto en Tcl/Tk (tkinter)</w:t>
        </w:r>
      </w:hyperlink>
      <w:r w:rsidRPr="00B73268">
        <w:rPr>
          <w:rFonts w:ascii="Times New Roman" w:eastAsia="Times New Roman" w:hAnsi="Times New Roman" w:cs="Times New Roman"/>
          <w:color w:val="121212"/>
          <w:sz w:val="24"/>
          <w:szCs w:val="24"/>
          <w:lang w:val="es-AR"/>
        </w:rPr>
        <w:t>.</w:t>
      </w:r>
    </w:p>
    <w:p w:rsidR="00B73268" w:rsidRPr="00B73268" w:rsidRDefault="00B73268" w:rsidP="00B73268">
      <w:pPr>
        <w:shd w:val="clear" w:color="auto" w:fill="FBFBFB"/>
        <w:spacing w:before="240" w:after="240" w:line="240" w:lineRule="auto"/>
        <w:outlineLvl w:val="3"/>
        <w:rPr>
          <w:rFonts w:ascii="Arial" w:eastAsia="Times New Roman" w:hAnsi="Arial" w:cs="Arial"/>
          <w:b/>
          <w:bCs/>
          <w:color w:val="222222"/>
          <w:sz w:val="39"/>
          <w:szCs w:val="39"/>
          <w:lang w:val="es-AR"/>
        </w:rPr>
      </w:pPr>
      <w:r w:rsidRPr="00B73268">
        <w:rPr>
          <w:rFonts w:ascii="Arial" w:eastAsia="Times New Roman" w:hAnsi="Arial" w:cs="Arial"/>
          <w:b/>
          <w:bCs/>
          <w:color w:val="222222"/>
          <w:sz w:val="39"/>
          <w:szCs w:val="39"/>
          <w:lang w:val="es-AR"/>
        </w:rPr>
        <w:t>Tipo de letra</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Es posible configurar el tipo de letra de una caja de texto vía el parámetro </w:t>
      </w:r>
      <w:r w:rsidRPr="00B73268">
        <w:rPr>
          <w:rFonts w:ascii="Courier New" w:eastAsia="Times New Roman" w:hAnsi="Courier New" w:cs="Courier New"/>
          <w:color w:val="121212"/>
          <w:sz w:val="21"/>
          <w:szCs w:val="21"/>
          <w:shd w:val="clear" w:color="auto" w:fill="E9E9E9"/>
          <w:lang w:val="es-AR"/>
        </w:rPr>
        <w:t>font</w:t>
      </w:r>
      <w:r w:rsidRPr="00B73268">
        <w:rPr>
          <w:rFonts w:ascii="Times New Roman" w:eastAsia="Times New Roman" w:hAnsi="Times New Roman" w:cs="Times New Roman"/>
          <w:color w:val="121212"/>
          <w:sz w:val="24"/>
          <w:szCs w:val="24"/>
          <w:lang w:val="es-AR"/>
        </w:rPr>
        <w:t>. Por ejemplo, el siguiente código crea una caja de texto con una tipografía de la familia </w:t>
      </w:r>
      <w:r w:rsidRPr="00B73268">
        <w:rPr>
          <w:rFonts w:ascii="Times New Roman" w:eastAsia="Times New Roman" w:hAnsi="Times New Roman" w:cs="Times New Roman"/>
          <w:i/>
          <w:iCs/>
          <w:color w:val="121212"/>
          <w:sz w:val="24"/>
          <w:szCs w:val="24"/>
          <w:lang w:val="es-AR"/>
        </w:rPr>
        <w:t>Times</w:t>
      </w:r>
      <w:r w:rsidRPr="00B73268">
        <w:rPr>
          <w:rFonts w:ascii="Times New Roman" w:eastAsia="Times New Roman" w:hAnsi="Times New Roman" w:cs="Times New Roman"/>
          <w:color w:val="121212"/>
          <w:sz w:val="24"/>
          <w:szCs w:val="24"/>
          <w:lang w:val="es-AR"/>
        </w:rPr>
        <w:t> y un tamaño de 14 puntos.</w:t>
      </w:r>
    </w:p>
    <w:p w:rsidR="00B73268" w:rsidRPr="00B73268" w:rsidRDefault="00B73268" w:rsidP="00093043">
      <w:pPr>
        <w:numPr>
          <w:ilvl w:val="0"/>
          <w:numId w:val="3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as</w:t>
      </w:r>
      <w:r w:rsidRPr="00B73268">
        <w:rPr>
          <w:rFonts w:ascii="inherit" w:eastAsia="Times New Roman" w:hAnsi="inherit" w:cs="Courier New"/>
          <w:color w:val="000000"/>
          <w:sz w:val="18"/>
          <w:szCs w:val="18"/>
        </w:rPr>
        <w:t xml:space="preserve"> tk</w:t>
      </w: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from</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font, ttk</w:t>
      </w: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 = tk.</w:t>
      </w:r>
      <w:r w:rsidRPr="00B73268">
        <w:rPr>
          <w:rFonts w:ascii="inherit" w:eastAsia="Times New Roman" w:hAnsi="inherit" w:cs="Courier New"/>
          <w:color w:val="445588"/>
          <w:sz w:val="18"/>
          <w:szCs w:val="18"/>
        </w:rPr>
        <w:t>Tk</w:t>
      </w:r>
      <w:r w:rsidRPr="00B73268">
        <w:rPr>
          <w:rFonts w:ascii="inherit" w:eastAsia="Times New Roman" w:hAnsi="inherit" w:cs="Courier New"/>
          <w:color w:val="777777"/>
          <w:sz w:val="18"/>
          <w:szCs w:val="18"/>
        </w:rPr>
        <w:t>()</w:t>
      </w: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config</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width=</w:t>
      </w:r>
      <w:r w:rsidRPr="00B73268">
        <w:rPr>
          <w:rFonts w:ascii="inherit" w:eastAsia="Times New Roman" w:hAnsi="inherit" w:cs="Courier New"/>
          <w:color w:val="009999"/>
          <w:sz w:val="18"/>
          <w:szCs w:val="18"/>
        </w:rPr>
        <w:t>300</w:t>
      </w:r>
      <w:r w:rsidRPr="00B73268">
        <w:rPr>
          <w:rFonts w:ascii="inherit" w:eastAsia="Times New Roman" w:hAnsi="inherit" w:cs="Courier New"/>
          <w:color w:val="000000"/>
          <w:sz w:val="18"/>
          <w:szCs w:val="18"/>
        </w:rPr>
        <w:t>, height=</w:t>
      </w:r>
      <w:r w:rsidRPr="00B73268">
        <w:rPr>
          <w:rFonts w:ascii="inherit" w:eastAsia="Times New Roman" w:hAnsi="inherit" w:cs="Courier New"/>
          <w:color w:val="009999"/>
          <w:sz w:val="18"/>
          <w:szCs w:val="18"/>
        </w:rPr>
        <w:t>200</w:t>
      </w:r>
      <w:r w:rsidRPr="00B73268">
        <w:rPr>
          <w:rFonts w:ascii="inherit" w:eastAsia="Times New Roman" w:hAnsi="inherit" w:cs="Courier New"/>
          <w:color w:val="777777"/>
          <w:sz w:val="18"/>
          <w:szCs w:val="18"/>
        </w:rPr>
        <w:t>)</w:t>
      </w: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font=font.</w:t>
      </w:r>
      <w:r w:rsidRPr="00B73268">
        <w:rPr>
          <w:rFonts w:ascii="inherit" w:eastAsia="Times New Roman" w:hAnsi="inherit" w:cs="Courier New"/>
          <w:color w:val="445588"/>
          <w:sz w:val="18"/>
          <w:szCs w:val="18"/>
        </w:rPr>
        <w:t>Font</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family=</w:t>
      </w:r>
      <w:r w:rsidRPr="00B73268">
        <w:rPr>
          <w:rFonts w:ascii="inherit" w:eastAsia="Times New Roman" w:hAnsi="inherit" w:cs="Courier New"/>
          <w:color w:val="DD1144"/>
          <w:sz w:val="18"/>
          <w:szCs w:val="18"/>
        </w:rPr>
        <w:t>"Times"</w:t>
      </w:r>
      <w:r w:rsidRPr="00B73268">
        <w:rPr>
          <w:rFonts w:ascii="inherit" w:eastAsia="Times New Roman" w:hAnsi="inherit" w:cs="Courier New"/>
          <w:color w:val="000000"/>
          <w:sz w:val="18"/>
          <w:szCs w:val="18"/>
        </w:rPr>
        <w:t>, size=</w:t>
      </w:r>
      <w:r w:rsidRPr="00B73268">
        <w:rPr>
          <w:rFonts w:ascii="inherit" w:eastAsia="Times New Roman" w:hAnsi="inherit" w:cs="Courier New"/>
          <w:color w:val="009999"/>
          <w:sz w:val="18"/>
          <w:szCs w:val="18"/>
        </w:rPr>
        <w:t>14</w:t>
      </w:r>
      <w:r w:rsidRPr="00B73268">
        <w:rPr>
          <w:rFonts w:ascii="inherit" w:eastAsia="Times New Roman" w:hAnsi="inherit" w:cs="Courier New"/>
          <w:color w:val="777777"/>
          <w:sz w:val="18"/>
          <w:szCs w:val="18"/>
        </w:rPr>
        <w:t>))</w:t>
      </w:r>
    </w:p>
    <w:p w:rsidR="00B73268" w:rsidRPr="00B73268" w:rsidRDefault="00B73268" w:rsidP="00093043">
      <w:pPr>
        <w:numPr>
          <w:ilvl w:val="0"/>
          <w:numId w:val="3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place</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x=</w:t>
      </w:r>
      <w:r w:rsidRPr="00B73268">
        <w:rPr>
          <w:rFonts w:ascii="inherit" w:eastAsia="Times New Roman" w:hAnsi="inherit" w:cs="Courier New"/>
          <w:color w:val="009999"/>
          <w:sz w:val="18"/>
          <w:szCs w:val="18"/>
        </w:rPr>
        <w:t>50</w:t>
      </w:r>
      <w:r w:rsidRPr="00B73268">
        <w:rPr>
          <w:rFonts w:ascii="inherit" w:eastAsia="Times New Roman" w:hAnsi="inherit" w:cs="Courier New"/>
          <w:color w:val="000000"/>
          <w:sz w:val="18"/>
          <w:szCs w:val="18"/>
        </w:rPr>
        <w:t>, y=</w:t>
      </w:r>
      <w:r w:rsidRPr="00B73268">
        <w:rPr>
          <w:rFonts w:ascii="inherit" w:eastAsia="Times New Roman" w:hAnsi="inherit" w:cs="Courier New"/>
          <w:color w:val="009999"/>
          <w:sz w:val="18"/>
          <w:szCs w:val="18"/>
        </w:rPr>
        <w:t>50</w:t>
      </w:r>
      <w:r w:rsidRPr="00B73268">
        <w:rPr>
          <w:rFonts w:ascii="inherit" w:eastAsia="Times New Roman" w:hAnsi="inherit" w:cs="Courier New"/>
          <w:color w:val="777777"/>
          <w:sz w:val="18"/>
          <w:szCs w:val="18"/>
        </w:rPr>
        <w:t>)</w:t>
      </w:r>
    </w:p>
    <w:p w:rsidR="00B73268" w:rsidRPr="00B73268" w:rsidRDefault="00B73268" w:rsidP="00093043">
      <w:pPr>
        <w:numPr>
          <w:ilvl w:val="0"/>
          <w:numId w:val="3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mainloop</w:t>
      </w: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rPr>
      </w:pPr>
      <w:r w:rsidRPr="00B73268">
        <w:rPr>
          <w:rFonts w:ascii="Times New Roman" w:eastAsia="Times New Roman" w:hAnsi="Times New Roman" w:cs="Times New Roman"/>
          <w:noProof/>
          <w:color w:val="7AB317"/>
          <w:sz w:val="24"/>
          <w:szCs w:val="24"/>
        </w:rPr>
        <w:lastRenderedPageBreak/>
        <w:drawing>
          <wp:inline distT="0" distB="0" distL="0" distR="0" wp14:anchorId="470F210C" wp14:editId="2A73B183">
            <wp:extent cx="3095625" cy="2409825"/>
            <wp:effectExtent l="0" t="0" r="9525" b="9525"/>
            <wp:docPr id="7" name="Picture 7" descr="Caja de texto con fuente personalizad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ja de texto con fuente personalizada">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409825"/>
                    </a:xfrm>
                    <a:prstGeom prst="rect">
                      <a:avLst/>
                    </a:prstGeom>
                    <a:noFill/>
                    <a:ln>
                      <a:noFill/>
                    </a:ln>
                  </pic:spPr>
                </pic:pic>
              </a:graphicData>
            </a:graphic>
          </wp:inline>
        </w:drawing>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El argumento </w:t>
      </w:r>
      <w:r w:rsidRPr="00B73268">
        <w:rPr>
          <w:rFonts w:ascii="Courier New" w:eastAsia="Times New Roman" w:hAnsi="Courier New" w:cs="Courier New"/>
          <w:color w:val="121212"/>
          <w:sz w:val="21"/>
          <w:szCs w:val="21"/>
          <w:shd w:val="clear" w:color="auto" w:fill="E9E9E9"/>
          <w:lang w:val="es-AR"/>
        </w:rPr>
        <w:t>font</w:t>
      </w:r>
      <w:r w:rsidRPr="00B73268">
        <w:rPr>
          <w:rFonts w:ascii="Times New Roman" w:eastAsia="Times New Roman" w:hAnsi="Times New Roman" w:cs="Times New Roman"/>
          <w:color w:val="121212"/>
          <w:sz w:val="24"/>
          <w:szCs w:val="24"/>
          <w:lang w:val="es-AR"/>
        </w:rPr>
        <w:t> utilizado al crear la caja de texto debe recibir una instancia de la clase </w:t>
      </w:r>
      <w:r w:rsidRPr="00B73268">
        <w:rPr>
          <w:rFonts w:ascii="Courier New" w:eastAsia="Times New Roman" w:hAnsi="Courier New" w:cs="Courier New"/>
          <w:color w:val="121212"/>
          <w:sz w:val="21"/>
          <w:szCs w:val="21"/>
          <w:shd w:val="clear" w:color="auto" w:fill="E9E9E9"/>
          <w:lang w:val="es-AR"/>
        </w:rPr>
        <w:t>tkinter.font.Font</w:t>
      </w:r>
      <w:r w:rsidRPr="00B73268">
        <w:rPr>
          <w:rFonts w:ascii="Times New Roman" w:eastAsia="Times New Roman" w:hAnsi="Times New Roman" w:cs="Times New Roman"/>
          <w:color w:val="121212"/>
          <w:sz w:val="24"/>
          <w:szCs w:val="24"/>
          <w:lang w:val="es-AR"/>
        </w:rPr>
        <w:t>. Tk soporta una gran cantidad de familias de fuentes. Para ver una lista completa de los valores posibles del argumento </w:t>
      </w:r>
      <w:r w:rsidRPr="00B73268">
        <w:rPr>
          <w:rFonts w:ascii="Courier New" w:eastAsia="Times New Roman" w:hAnsi="Courier New" w:cs="Courier New"/>
          <w:color w:val="121212"/>
          <w:sz w:val="21"/>
          <w:szCs w:val="21"/>
          <w:shd w:val="clear" w:color="auto" w:fill="E9E9E9"/>
          <w:lang w:val="es-AR"/>
        </w:rPr>
        <w:t>family</w:t>
      </w:r>
      <w:r w:rsidRPr="00B73268">
        <w:rPr>
          <w:rFonts w:ascii="Times New Roman" w:eastAsia="Times New Roman" w:hAnsi="Times New Roman" w:cs="Times New Roman"/>
          <w:color w:val="121212"/>
          <w:sz w:val="24"/>
          <w:szCs w:val="24"/>
          <w:lang w:val="es-AR"/>
        </w:rPr>
        <w:t>, ejecútese el siguiente código en la </w:t>
      </w:r>
      <w:hyperlink r:id="rId50" w:tgtFrame="_blank" w:history="1">
        <w:r w:rsidRPr="00B73268">
          <w:rPr>
            <w:rFonts w:ascii="Times New Roman" w:eastAsia="Times New Roman" w:hAnsi="Times New Roman" w:cs="Times New Roman"/>
            <w:color w:val="7AB317"/>
            <w:sz w:val="24"/>
            <w:szCs w:val="24"/>
            <w:lang w:val="es-AR"/>
          </w:rPr>
          <w:t>consola interactiva</w:t>
        </w:r>
      </w:hyperlink>
      <w:r w:rsidRPr="00B73268">
        <w:rPr>
          <w:rFonts w:ascii="Times New Roman" w:eastAsia="Times New Roman" w:hAnsi="Times New Roman" w:cs="Times New Roman"/>
          <w:color w:val="121212"/>
          <w:sz w:val="24"/>
          <w:szCs w:val="24"/>
          <w:lang w:val="es-AR"/>
        </w:rPr>
        <w:t>:</w:t>
      </w:r>
    </w:p>
    <w:p w:rsidR="00B73268" w:rsidRPr="00B73268" w:rsidRDefault="00B73268" w:rsidP="00093043">
      <w:pPr>
        <w:numPr>
          <w:ilvl w:val="0"/>
          <w:numId w:val="4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 xml:space="preserve">&gt;&gt;&gt; </w:t>
      </w: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as</w:t>
      </w:r>
      <w:r w:rsidRPr="00B73268">
        <w:rPr>
          <w:rFonts w:ascii="inherit" w:eastAsia="Times New Roman" w:hAnsi="inherit" w:cs="Courier New"/>
          <w:color w:val="000000"/>
          <w:sz w:val="18"/>
          <w:szCs w:val="18"/>
        </w:rPr>
        <w:t xml:space="preserve"> tk</w:t>
      </w:r>
    </w:p>
    <w:p w:rsidR="00B73268" w:rsidRPr="00B73268" w:rsidRDefault="00B73268" w:rsidP="00093043">
      <w:pPr>
        <w:numPr>
          <w:ilvl w:val="0"/>
          <w:numId w:val="4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&gt;&gt;&gt; root = tk.</w:t>
      </w:r>
      <w:r w:rsidRPr="00B73268">
        <w:rPr>
          <w:rFonts w:ascii="inherit" w:eastAsia="Times New Roman" w:hAnsi="inherit" w:cs="Courier New"/>
          <w:color w:val="445588"/>
          <w:sz w:val="18"/>
          <w:szCs w:val="18"/>
        </w:rPr>
        <w:t>Tk</w:t>
      </w:r>
      <w:r w:rsidRPr="00B73268">
        <w:rPr>
          <w:rFonts w:ascii="inherit" w:eastAsia="Times New Roman" w:hAnsi="inherit" w:cs="Courier New"/>
          <w:color w:val="777777"/>
          <w:sz w:val="18"/>
          <w:szCs w:val="18"/>
        </w:rPr>
        <w:t>()</w:t>
      </w:r>
    </w:p>
    <w:p w:rsidR="00B73268" w:rsidRPr="00B73268" w:rsidRDefault="00B73268" w:rsidP="00093043">
      <w:pPr>
        <w:numPr>
          <w:ilvl w:val="0"/>
          <w:numId w:val="4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B73268">
        <w:rPr>
          <w:rFonts w:ascii="inherit" w:eastAsia="Times New Roman" w:hAnsi="inherit" w:cs="Courier New"/>
          <w:color w:val="000000"/>
          <w:sz w:val="18"/>
          <w:szCs w:val="18"/>
          <w:lang w:val="es-AR"/>
        </w:rPr>
        <w:t>&gt;&gt;&gt; font.</w:t>
      </w:r>
      <w:r w:rsidRPr="00B73268">
        <w:rPr>
          <w:rFonts w:ascii="inherit" w:eastAsia="Times New Roman" w:hAnsi="inherit" w:cs="Courier New"/>
          <w:color w:val="0086B3"/>
          <w:sz w:val="18"/>
          <w:szCs w:val="18"/>
          <w:lang w:val="es-AR"/>
        </w:rPr>
        <w:t>families</w:t>
      </w:r>
      <w:r w:rsidRPr="00B73268">
        <w:rPr>
          <w:rFonts w:ascii="inherit" w:eastAsia="Times New Roman" w:hAnsi="inherit" w:cs="Courier New"/>
          <w:color w:val="777777"/>
          <w:sz w:val="18"/>
          <w:szCs w:val="18"/>
          <w:lang w:val="es-AR"/>
        </w:rPr>
        <w:t>()</w:t>
      </w:r>
      <w:r w:rsidRPr="00B73268">
        <w:rPr>
          <w:rFonts w:ascii="inherit" w:eastAsia="Times New Roman" w:hAnsi="inherit" w:cs="Courier New"/>
          <w:color w:val="000000"/>
          <w:sz w:val="18"/>
          <w:szCs w:val="18"/>
          <w:lang w:val="es-AR"/>
        </w:rPr>
        <w:t xml:space="preserve"> </w:t>
      </w:r>
      <w:r w:rsidRPr="00B73268">
        <w:rPr>
          <w:rFonts w:ascii="inherit" w:eastAsia="Times New Roman" w:hAnsi="inherit" w:cs="Courier New"/>
          <w:color w:val="9999AA"/>
          <w:sz w:val="18"/>
          <w:szCs w:val="18"/>
          <w:lang w:val="es-AR"/>
        </w:rPr>
        <w:t># Retorna una lista de las fuentes disponibles.</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Otros argumentos aceptables para la configuración de la fuente son </w:t>
      </w:r>
      <w:r w:rsidRPr="00B73268">
        <w:rPr>
          <w:rFonts w:ascii="Courier New" w:eastAsia="Times New Roman" w:hAnsi="Courier New" w:cs="Courier New"/>
          <w:color w:val="121212"/>
          <w:sz w:val="21"/>
          <w:szCs w:val="21"/>
          <w:shd w:val="clear" w:color="auto" w:fill="E9E9E9"/>
          <w:lang w:val="es-AR"/>
        </w:rPr>
        <w:t>weight</w:t>
      </w:r>
      <w:r w:rsidRPr="00B73268">
        <w:rPr>
          <w:rFonts w:ascii="Times New Roman" w:eastAsia="Times New Roman" w:hAnsi="Times New Roman" w:cs="Times New Roman"/>
          <w:color w:val="121212"/>
          <w:sz w:val="24"/>
          <w:szCs w:val="24"/>
          <w:lang w:val="es-AR"/>
        </w:rPr>
        <w:t>, </w:t>
      </w:r>
      <w:r w:rsidRPr="00B73268">
        <w:rPr>
          <w:rFonts w:ascii="Courier New" w:eastAsia="Times New Roman" w:hAnsi="Courier New" w:cs="Courier New"/>
          <w:color w:val="121212"/>
          <w:sz w:val="21"/>
          <w:szCs w:val="21"/>
          <w:shd w:val="clear" w:color="auto" w:fill="E9E9E9"/>
          <w:lang w:val="es-AR"/>
        </w:rPr>
        <w:t>slant</w:t>
      </w:r>
      <w:r w:rsidRPr="00B73268">
        <w:rPr>
          <w:rFonts w:ascii="Times New Roman" w:eastAsia="Times New Roman" w:hAnsi="Times New Roman" w:cs="Times New Roman"/>
          <w:color w:val="121212"/>
          <w:sz w:val="24"/>
          <w:szCs w:val="24"/>
          <w:lang w:val="es-AR"/>
        </w:rPr>
        <w:t>, </w:t>
      </w:r>
      <w:r w:rsidRPr="00B73268">
        <w:rPr>
          <w:rFonts w:ascii="Courier New" w:eastAsia="Times New Roman" w:hAnsi="Courier New" w:cs="Courier New"/>
          <w:color w:val="121212"/>
          <w:sz w:val="21"/>
          <w:szCs w:val="21"/>
          <w:shd w:val="clear" w:color="auto" w:fill="E9E9E9"/>
          <w:lang w:val="es-AR"/>
        </w:rPr>
        <w:t>overstrike</w:t>
      </w:r>
      <w:r w:rsidRPr="00B73268">
        <w:rPr>
          <w:rFonts w:ascii="Times New Roman" w:eastAsia="Times New Roman" w:hAnsi="Times New Roman" w:cs="Times New Roman"/>
          <w:color w:val="121212"/>
          <w:sz w:val="24"/>
          <w:szCs w:val="24"/>
          <w:lang w:val="es-AR"/>
        </w:rPr>
        <w:t> y </w:t>
      </w:r>
      <w:r w:rsidRPr="00B73268">
        <w:rPr>
          <w:rFonts w:ascii="Courier New" w:eastAsia="Times New Roman" w:hAnsi="Courier New" w:cs="Courier New"/>
          <w:color w:val="121212"/>
          <w:sz w:val="21"/>
          <w:szCs w:val="21"/>
          <w:shd w:val="clear" w:color="auto" w:fill="E9E9E9"/>
          <w:lang w:val="es-AR"/>
        </w:rPr>
        <w:t>underline</w:t>
      </w:r>
      <w:r w:rsidRPr="00B73268">
        <w:rPr>
          <w:rFonts w:ascii="Times New Roman" w:eastAsia="Times New Roman" w:hAnsi="Times New Roman" w:cs="Times New Roman"/>
          <w:color w:val="121212"/>
          <w:sz w:val="24"/>
          <w:szCs w:val="24"/>
          <w:lang w:val="es-AR"/>
        </w:rPr>
        <w:t>, que indican, respectivamente, el grosor, la inclinación, el tachado y el subrayado:</w:t>
      </w:r>
    </w:p>
    <w:p w:rsidR="00B73268" w:rsidRPr="00B73268" w:rsidRDefault="00B73268" w:rsidP="00093043">
      <w:pPr>
        <w:numPr>
          <w:ilvl w:val="0"/>
          <w:numId w:val="4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font=font.</w:t>
      </w:r>
      <w:r w:rsidRPr="00B73268">
        <w:rPr>
          <w:rFonts w:ascii="inherit" w:eastAsia="Times New Roman" w:hAnsi="inherit" w:cs="Courier New"/>
          <w:color w:val="445588"/>
          <w:sz w:val="18"/>
          <w:szCs w:val="18"/>
        </w:rPr>
        <w:t>Font</w:t>
      </w:r>
      <w:r w:rsidRPr="00B73268">
        <w:rPr>
          <w:rFonts w:ascii="inherit" w:eastAsia="Times New Roman" w:hAnsi="inherit" w:cs="Courier New"/>
          <w:color w:val="777777"/>
          <w:sz w:val="18"/>
          <w:szCs w:val="18"/>
        </w:rPr>
        <w:t>(</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family=</w:t>
      </w:r>
      <w:r w:rsidRPr="00B73268">
        <w:rPr>
          <w:rFonts w:ascii="inherit" w:eastAsia="Times New Roman" w:hAnsi="inherit" w:cs="Courier New"/>
          <w:color w:val="DD1144"/>
          <w:sz w:val="18"/>
          <w:szCs w:val="18"/>
        </w:rPr>
        <w:t>"Courier"</w:t>
      </w:r>
      <w:r w:rsidRPr="00B73268">
        <w:rPr>
          <w:rFonts w:ascii="inherit" w:eastAsia="Times New Roman" w:hAnsi="inherit" w:cs="Courier New"/>
          <w:color w:val="000000"/>
          <w:sz w:val="18"/>
          <w:szCs w:val="18"/>
        </w:rPr>
        <w:t>,</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size=</w:t>
      </w:r>
      <w:r w:rsidRPr="00B73268">
        <w:rPr>
          <w:rFonts w:ascii="inherit" w:eastAsia="Times New Roman" w:hAnsi="inherit" w:cs="Courier New"/>
          <w:color w:val="009999"/>
          <w:sz w:val="18"/>
          <w:szCs w:val="18"/>
        </w:rPr>
        <w:t>14</w:t>
      </w:r>
      <w:r w:rsidRPr="00B73268">
        <w:rPr>
          <w:rFonts w:ascii="inherit" w:eastAsia="Times New Roman" w:hAnsi="inherit" w:cs="Courier New"/>
          <w:color w:val="000000"/>
          <w:sz w:val="18"/>
          <w:szCs w:val="18"/>
        </w:rPr>
        <w:t>,</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weight=font.</w:t>
      </w:r>
      <w:r w:rsidRPr="00B73268">
        <w:rPr>
          <w:rFonts w:ascii="inherit" w:eastAsia="Times New Roman" w:hAnsi="inherit" w:cs="Courier New"/>
          <w:color w:val="445588"/>
          <w:sz w:val="18"/>
          <w:szCs w:val="18"/>
        </w:rPr>
        <w:t>BOLD</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9999AA"/>
          <w:sz w:val="18"/>
          <w:szCs w:val="18"/>
        </w:rPr>
        <w:t># Negrita.</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slant=font.</w:t>
      </w:r>
      <w:r w:rsidRPr="00B73268">
        <w:rPr>
          <w:rFonts w:ascii="inherit" w:eastAsia="Times New Roman" w:hAnsi="inherit" w:cs="Courier New"/>
          <w:color w:val="445588"/>
          <w:sz w:val="18"/>
          <w:szCs w:val="18"/>
        </w:rPr>
        <w:t>ITALIC</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9999AA"/>
          <w:sz w:val="18"/>
          <w:szCs w:val="18"/>
        </w:rPr>
        <w:t># Cursiva.</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overstrike=</w:t>
      </w:r>
      <w:r w:rsidRPr="00B73268">
        <w:rPr>
          <w:rFonts w:ascii="inherit" w:eastAsia="Times New Roman" w:hAnsi="inherit" w:cs="Courier New"/>
          <w:color w:val="445588"/>
          <w:sz w:val="18"/>
          <w:szCs w:val="18"/>
        </w:rPr>
        <w:t>True</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9999AA"/>
          <w:sz w:val="18"/>
          <w:szCs w:val="18"/>
        </w:rPr>
        <w:t># Tachado.</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underline=</w:t>
      </w:r>
      <w:r w:rsidRPr="00B73268">
        <w:rPr>
          <w:rFonts w:ascii="inherit" w:eastAsia="Times New Roman" w:hAnsi="inherit" w:cs="Courier New"/>
          <w:color w:val="445588"/>
          <w:sz w:val="18"/>
          <w:szCs w:val="18"/>
        </w:rPr>
        <w:t>True</w:t>
      </w:r>
      <w:r w:rsidRPr="00B73268">
        <w:rPr>
          <w:rFonts w:ascii="inherit" w:eastAsia="Times New Roman" w:hAnsi="inherit" w:cs="Courier New"/>
          <w:color w:val="000000"/>
          <w:sz w:val="18"/>
          <w:szCs w:val="18"/>
        </w:rPr>
        <w:t xml:space="preserve"> </w:t>
      </w:r>
      <w:r w:rsidRPr="00B73268">
        <w:rPr>
          <w:rFonts w:ascii="inherit" w:eastAsia="Times New Roman" w:hAnsi="inherit" w:cs="Courier New"/>
          <w:color w:val="9999AA"/>
          <w:sz w:val="18"/>
          <w:szCs w:val="18"/>
        </w:rPr>
        <w:t># Subrayado.</w:t>
      </w:r>
    </w:p>
    <w:p w:rsidR="00B73268" w:rsidRPr="00B73268" w:rsidRDefault="00B73268" w:rsidP="00093043">
      <w:pPr>
        <w:numPr>
          <w:ilvl w:val="0"/>
          <w:numId w:val="4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777777"/>
          <w:sz w:val="18"/>
          <w:szCs w:val="18"/>
        </w:rPr>
        <w:t>)</w:t>
      </w:r>
    </w:p>
    <w:p w:rsidR="00B73268" w:rsidRPr="00B73268" w:rsidRDefault="00B73268" w:rsidP="00093043">
      <w:pPr>
        <w:numPr>
          <w:ilvl w:val="0"/>
          <w:numId w:val="4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777777"/>
          <w:sz w:val="18"/>
          <w:szCs w:val="18"/>
        </w:rPr>
        <w:t>)</w:t>
      </w:r>
    </w:p>
    <w:p w:rsidR="00B73268" w:rsidRPr="00B73268" w:rsidRDefault="00B73268" w:rsidP="00B73268">
      <w:pPr>
        <w:shd w:val="clear" w:color="auto" w:fill="FBFBFB"/>
        <w:spacing w:before="240" w:after="240" w:line="240" w:lineRule="auto"/>
        <w:outlineLvl w:val="3"/>
        <w:rPr>
          <w:rFonts w:ascii="Arial" w:eastAsia="Times New Roman" w:hAnsi="Arial" w:cs="Arial"/>
          <w:b/>
          <w:bCs/>
          <w:color w:val="222222"/>
          <w:sz w:val="39"/>
          <w:szCs w:val="39"/>
        </w:rPr>
      </w:pPr>
      <w:r w:rsidRPr="00B73268">
        <w:rPr>
          <w:rFonts w:ascii="Arial" w:eastAsia="Times New Roman" w:hAnsi="Arial" w:cs="Arial"/>
          <w:b/>
          <w:bCs/>
          <w:color w:val="222222"/>
          <w:sz w:val="39"/>
          <w:szCs w:val="39"/>
        </w:rPr>
        <w:t>Estilos</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t>El resto de la apariencia de una caja de texto puede configurarse a través de estilos. Para una introducción al funcionamiento de los estilos, véase </w:t>
      </w:r>
      <w:hyperlink r:id="rId51" w:tgtFrame="_blank" w:history="1">
        <w:r w:rsidRPr="00B73268">
          <w:rPr>
            <w:rFonts w:ascii="Times New Roman" w:eastAsia="Times New Roman" w:hAnsi="Times New Roman" w:cs="Times New Roman"/>
            <w:color w:val="7AB317"/>
            <w:sz w:val="24"/>
            <w:szCs w:val="24"/>
            <w:lang w:val="es-AR"/>
          </w:rPr>
          <w:t>Apariencia y estilos de los controles en Tcl/Tk (tkinter)</w:t>
        </w:r>
      </w:hyperlink>
      <w:r w:rsidRPr="00B73268">
        <w:rPr>
          <w:rFonts w:ascii="Times New Roman" w:eastAsia="Times New Roman" w:hAnsi="Times New Roman" w:cs="Times New Roman"/>
          <w:color w:val="121212"/>
          <w:sz w:val="24"/>
          <w:szCs w:val="24"/>
          <w:lang w:val="es-AR"/>
        </w:rPr>
        <w:t>.</w:t>
      </w:r>
    </w:p>
    <w:p w:rsidR="00B73268" w:rsidRPr="00B73268" w:rsidRDefault="00B73268" w:rsidP="00B73268">
      <w:pPr>
        <w:shd w:val="clear" w:color="auto" w:fill="FBFBFB"/>
        <w:spacing w:after="255" w:line="240" w:lineRule="auto"/>
        <w:rPr>
          <w:rFonts w:ascii="Times New Roman" w:eastAsia="Times New Roman" w:hAnsi="Times New Roman" w:cs="Times New Roman"/>
          <w:color w:val="121212"/>
          <w:sz w:val="24"/>
          <w:szCs w:val="24"/>
          <w:lang w:val="es-AR"/>
        </w:rPr>
      </w:pPr>
      <w:r w:rsidRPr="00B73268">
        <w:rPr>
          <w:rFonts w:ascii="Times New Roman" w:eastAsia="Times New Roman" w:hAnsi="Times New Roman" w:cs="Times New Roman"/>
          <w:color w:val="121212"/>
          <w:sz w:val="24"/>
          <w:szCs w:val="24"/>
          <w:lang w:val="es-AR"/>
        </w:rPr>
        <w:lastRenderedPageBreak/>
        <w:t>El siguiente código crea un estilo para una caja de texto y establece las propiedades </w:t>
      </w:r>
      <w:r w:rsidRPr="00B73268">
        <w:rPr>
          <w:rFonts w:ascii="Courier New" w:eastAsia="Times New Roman" w:hAnsi="Courier New" w:cs="Courier New"/>
          <w:color w:val="121212"/>
          <w:sz w:val="21"/>
          <w:szCs w:val="21"/>
          <w:shd w:val="clear" w:color="auto" w:fill="E9E9E9"/>
          <w:lang w:val="es-AR"/>
        </w:rPr>
        <w:t>foreground</w:t>
      </w:r>
      <w:r w:rsidRPr="00B73268">
        <w:rPr>
          <w:rFonts w:ascii="Times New Roman" w:eastAsia="Times New Roman" w:hAnsi="Times New Roman" w:cs="Times New Roman"/>
          <w:color w:val="121212"/>
          <w:sz w:val="24"/>
          <w:szCs w:val="24"/>
          <w:lang w:val="es-AR"/>
        </w:rPr>
        <w:t> y </w:t>
      </w:r>
      <w:r w:rsidRPr="00B73268">
        <w:rPr>
          <w:rFonts w:ascii="Courier New" w:eastAsia="Times New Roman" w:hAnsi="Courier New" w:cs="Courier New"/>
          <w:color w:val="121212"/>
          <w:sz w:val="21"/>
          <w:szCs w:val="21"/>
          <w:shd w:val="clear" w:color="auto" w:fill="E9E9E9"/>
          <w:lang w:val="es-AR"/>
        </w:rPr>
        <w:t>fieldbackground</w:t>
      </w:r>
      <w:r w:rsidRPr="00B73268">
        <w:rPr>
          <w:rFonts w:ascii="Times New Roman" w:eastAsia="Times New Roman" w:hAnsi="Times New Roman" w:cs="Times New Roman"/>
          <w:color w:val="121212"/>
          <w:sz w:val="24"/>
          <w:szCs w:val="24"/>
          <w:lang w:val="es-AR"/>
        </w:rPr>
        <w:t>, que representan el color del texto y el color de fondo, respectivamente.</w:t>
      </w:r>
    </w:p>
    <w:p w:rsidR="00B73268" w:rsidRPr="00B73268" w:rsidRDefault="00B73268" w:rsidP="00093043">
      <w:pPr>
        <w:numPr>
          <w:ilvl w:val="0"/>
          <w:numId w:val="4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as</w:t>
      </w:r>
      <w:r w:rsidRPr="00B73268">
        <w:rPr>
          <w:rFonts w:ascii="inherit" w:eastAsia="Times New Roman" w:hAnsi="inherit" w:cs="Courier New"/>
          <w:color w:val="000000"/>
          <w:sz w:val="18"/>
          <w:szCs w:val="18"/>
        </w:rPr>
        <w:t xml:space="preserve"> tk</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b/>
          <w:bCs/>
          <w:color w:val="286491"/>
          <w:sz w:val="18"/>
          <w:szCs w:val="18"/>
        </w:rPr>
        <w:t>from</w:t>
      </w:r>
      <w:r w:rsidRPr="00B73268">
        <w:rPr>
          <w:rFonts w:ascii="inherit" w:eastAsia="Times New Roman" w:hAnsi="inherit" w:cs="Courier New"/>
          <w:color w:val="000000"/>
          <w:sz w:val="18"/>
          <w:szCs w:val="18"/>
        </w:rPr>
        <w:t xml:space="preserve"> tkinter </w:t>
      </w:r>
      <w:r w:rsidRPr="00B73268">
        <w:rPr>
          <w:rFonts w:ascii="inherit" w:eastAsia="Times New Roman" w:hAnsi="inherit" w:cs="Courier New"/>
          <w:b/>
          <w:bCs/>
          <w:color w:val="286491"/>
          <w:sz w:val="18"/>
          <w:szCs w:val="18"/>
        </w:rPr>
        <w:t>import</w:t>
      </w:r>
      <w:r w:rsidRPr="00B73268">
        <w:rPr>
          <w:rFonts w:ascii="inherit" w:eastAsia="Times New Roman" w:hAnsi="inherit" w:cs="Courier New"/>
          <w:color w:val="000000"/>
          <w:sz w:val="18"/>
          <w:szCs w:val="18"/>
        </w:rPr>
        <w:t xml:space="preserve"> ttk</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 = tk.</w:t>
      </w:r>
      <w:r w:rsidRPr="00B73268">
        <w:rPr>
          <w:rFonts w:ascii="inherit" w:eastAsia="Times New Roman" w:hAnsi="inherit" w:cs="Courier New"/>
          <w:color w:val="445588"/>
          <w:sz w:val="18"/>
          <w:szCs w:val="18"/>
        </w:rPr>
        <w:t>Tk</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config</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width=</w:t>
      </w:r>
      <w:r w:rsidRPr="00B73268">
        <w:rPr>
          <w:rFonts w:ascii="inherit" w:eastAsia="Times New Roman" w:hAnsi="inherit" w:cs="Courier New"/>
          <w:color w:val="009999"/>
          <w:sz w:val="18"/>
          <w:szCs w:val="18"/>
        </w:rPr>
        <w:t>300</w:t>
      </w:r>
      <w:r w:rsidRPr="00B73268">
        <w:rPr>
          <w:rFonts w:ascii="inherit" w:eastAsia="Times New Roman" w:hAnsi="inherit" w:cs="Courier New"/>
          <w:color w:val="000000"/>
          <w:sz w:val="18"/>
          <w:szCs w:val="18"/>
        </w:rPr>
        <w:t>, height=</w:t>
      </w:r>
      <w:r w:rsidRPr="00B73268">
        <w:rPr>
          <w:rFonts w:ascii="inherit" w:eastAsia="Times New Roman" w:hAnsi="inherit" w:cs="Courier New"/>
          <w:color w:val="009999"/>
          <w:sz w:val="18"/>
          <w:szCs w:val="18"/>
        </w:rPr>
        <w:t>200</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style = ttk.</w:t>
      </w:r>
      <w:r w:rsidRPr="00B73268">
        <w:rPr>
          <w:rFonts w:ascii="inherit" w:eastAsia="Times New Roman" w:hAnsi="inherit" w:cs="Courier New"/>
          <w:color w:val="445588"/>
          <w:sz w:val="18"/>
          <w:szCs w:val="18"/>
        </w:rPr>
        <w:t>Style</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style.</w:t>
      </w:r>
      <w:r w:rsidRPr="00B73268">
        <w:rPr>
          <w:rFonts w:ascii="inherit" w:eastAsia="Times New Roman" w:hAnsi="inherit" w:cs="Courier New"/>
          <w:color w:val="0086B3"/>
          <w:sz w:val="18"/>
          <w:szCs w:val="18"/>
        </w:rPr>
        <w:t>configure</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B73268">
        <w:rPr>
          <w:rFonts w:ascii="inherit" w:eastAsia="Times New Roman" w:hAnsi="inherit" w:cs="Courier New"/>
          <w:color w:val="DD1144"/>
          <w:sz w:val="18"/>
          <w:szCs w:val="18"/>
        </w:rPr>
        <w:t>"MyEntry.TEntry"</w:t>
      </w:r>
      <w:r w:rsidRPr="00B73268">
        <w:rPr>
          <w:rFonts w:ascii="inherit" w:eastAsia="Times New Roman" w:hAnsi="inherit" w:cs="Courier New"/>
          <w:color w:val="000000"/>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Fondo rojo.</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fieldbackground=</w:t>
      </w:r>
      <w:r w:rsidRPr="00B73268">
        <w:rPr>
          <w:rFonts w:ascii="inherit" w:eastAsia="Times New Roman" w:hAnsi="inherit" w:cs="Courier New"/>
          <w:color w:val="DD1144"/>
          <w:sz w:val="18"/>
          <w:szCs w:val="18"/>
        </w:rPr>
        <w:t>"#ff0000"</w:t>
      </w:r>
      <w:r w:rsidRPr="00B73268">
        <w:rPr>
          <w:rFonts w:ascii="inherit" w:eastAsia="Times New Roman" w:hAnsi="inherit" w:cs="Courier New"/>
          <w:color w:val="000000"/>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9999AA"/>
          <w:sz w:val="18"/>
          <w:szCs w:val="18"/>
        </w:rPr>
        <w:t># Color de texto azul.</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foreground=</w:t>
      </w:r>
      <w:r w:rsidRPr="00B73268">
        <w:rPr>
          <w:rFonts w:ascii="inherit" w:eastAsia="Times New Roman" w:hAnsi="inherit" w:cs="Courier New"/>
          <w:color w:val="DD1144"/>
          <w:sz w:val="18"/>
          <w:szCs w:val="18"/>
        </w:rPr>
        <w:t>"#0000ff"</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 = ttk.</w:t>
      </w:r>
      <w:r w:rsidRPr="00B73268">
        <w:rPr>
          <w:rFonts w:ascii="inherit" w:eastAsia="Times New Roman" w:hAnsi="inherit" w:cs="Courier New"/>
          <w:color w:val="445588"/>
          <w:sz w:val="18"/>
          <w:szCs w:val="18"/>
        </w:rPr>
        <w:t>Entry</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style=</w:t>
      </w:r>
      <w:r w:rsidRPr="00B73268">
        <w:rPr>
          <w:rFonts w:ascii="inherit" w:eastAsia="Times New Roman" w:hAnsi="inherit" w:cs="Courier New"/>
          <w:color w:val="DD1144"/>
          <w:sz w:val="18"/>
          <w:szCs w:val="18"/>
        </w:rPr>
        <w:t>"MyEntry.TEntry"</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entry.</w:t>
      </w:r>
      <w:r w:rsidRPr="00B73268">
        <w:rPr>
          <w:rFonts w:ascii="inherit" w:eastAsia="Times New Roman" w:hAnsi="inherit" w:cs="Courier New"/>
          <w:color w:val="0086B3"/>
          <w:sz w:val="18"/>
          <w:szCs w:val="18"/>
        </w:rPr>
        <w:t>place</w:t>
      </w:r>
      <w:r w:rsidRPr="00B73268">
        <w:rPr>
          <w:rFonts w:ascii="inherit" w:eastAsia="Times New Roman" w:hAnsi="inherit" w:cs="Courier New"/>
          <w:color w:val="777777"/>
          <w:sz w:val="18"/>
          <w:szCs w:val="18"/>
        </w:rPr>
        <w:t>(</w:t>
      </w:r>
      <w:r w:rsidRPr="00B73268">
        <w:rPr>
          <w:rFonts w:ascii="inherit" w:eastAsia="Times New Roman" w:hAnsi="inherit" w:cs="Courier New"/>
          <w:color w:val="000000"/>
          <w:sz w:val="18"/>
          <w:szCs w:val="18"/>
        </w:rPr>
        <w:t>x=</w:t>
      </w:r>
      <w:r w:rsidRPr="00B73268">
        <w:rPr>
          <w:rFonts w:ascii="inherit" w:eastAsia="Times New Roman" w:hAnsi="inherit" w:cs="Courier New"/>
          <w:color w:val="009999"/>
          <w:sz w:val="18"/>
          <w:szCs w:val="18"/>
        </w:rPr>
        <w:t>50</w:t>
      </w:r>
      <w:r w:rsidRPr="00B73268">
        <w:rPr>
          <w:rFonts w:ascii="inherit" w:eastAsia="Times New Roman" w:hAnsi="inherit" w:cs="Courier New"/>
          <w:color w:val="000000"/>
          <w:sz w:val="18"/>
          <w:szCs w:val="18"/>
        </w:rPr>
        <w:t>, y=</w:t>
      </w:r>
      <w:r w:rsidRPr="00B73268">
        <w:rPr>
          <w:rFonts w:ascii="inherit" w:eastAsia="Times New Roman" w:hAnsi="inherit" w:cs="Courier New"/>
          <w:color w:val="009999"/>
          <w:sz w:val="18"/>
          <w:szCs w:val="18"/>
        </w:rPr>
        <w:t>50</w:t>
      </w:r>
      <w:r w:rsidRPr="00B73268">
        <w:rPr>
          <w:rFonts w:ascii="inherit" w:eastAsia="Times New Roman" w:hAnsi="inherit" w:cs="Courier New"/>
          <w:color w:val="777777"/>
          <w:sz w:val="18"/>
          <w:szCs w:val="18"/>
        </w:rPr>
        <w:t>)</w:t>
      </w:r>
    </w:p>
    <w:p w:rsidR="00B73268" w:rsidRPr="00B73268" w:rsidRDefault="00B73268" w:rsidP="00093043">
      <w:pPr>
        <w:numPr>
          <w:ilvl w:val="0"/>
          <w:numId w:val="4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B73268">
        <w:rPr>
          <w:rFonts w:ascii="inherit" w:eastAsia="Times New Roman" w:hAnsi="inherit" w:cs="Courier New"/>
          <w:color w:val="000000"/>
          <w:sz w:val="18"/>
          <w:szCs w:val="18"/>
        </w:rPr>
        <w:t>root.</w:t>
      </w:r>
      <w:r w:rsidRPr="00B73268">
        <w:rPr>
          <w:rFonts w:ascii="inherit" w:eastAsia="Times New Roman" w:hAnsi="inherit" w:cs="Courier New"/>
          <w:color w:val="0086B3"/>
          <w:sz w:val="18"/>
          <w:szCs w:val="18"/>
        </w:rPr>
        <w:t>mainloop</w:t>
      </w:r>
      <w:r w:rsidRPr="00B73268">
        <w:rPr>
          <w:rFonts w:ascii="inherit" w:eastAsia="Times New Roman" w:hAnsi="inherit" w:cs="Courier New"/>
          <w:color w:val="777777"/>
          <w:sz w:val="18"/>
          <w:szCs w:val="18"/>
        </w:rPr>
        <w:t>()</w:t>
      </w:r>
    </w:p>
    <w:p w:rsidR="00B73268" w:rsidRPr="00B73268" w:rsidRDefault="00B73268" w:rsidP="00B73268">
      <w:pPr>
        <w:pStyle w:val="Heading4"/>
        <w:shd w:val="clear" w:color="auto" w:fill="FBFBFB"/>
        <w:spacing w:before="240" w:after="240"/>
        <w:rPr>
          <w:rFonts w:ascii="Arial" w:hAnsi="Arial" w:cs="Arial"/>
          <w:color w:val="222222"/>
          <w:sz w:val="39"/>
          <w:szCs w:val="39"/>
          <w:lang w:val="es-AR"/>
        </w:rPr>
      </w:pPr>
      <w:r w:rsidRPr="00B73268">
        <w:rPr>
          <w:rFonts w:ascii="Arial" w:hAnsi="Arial" w:cs="Arial"/>
          <w:color w:val="222222"/>
          <w:sz w:val="39"/>
          <w:szCs w:val="39"/>
          <w:lang w:val="es-AR"/>
        </w:rPr>
        <w:t>Estilos en el control clásico</w:t>
      </w:r>
    </w:p>
    <w:p w:rsidR="00B73268" w:rsidRPr="00B73268" w:rsidRDefault="00B73268" w:rsidP="00B73268">
      <w:pPr>
        <w:pStyle w:val="NormalWeb"/>
        <w:shd w:val="clear" w:color="auto" w:fill="FBFBFB"/>
        <w:spacing w:before="0" w:beforeAutospacing="0" w:after="255" w:afterAutospacing="0"/>
        <w:rPr>
          <w:color w:val="121212"/>
          <w:lang w:val="es-AR"/>
        </w:rPr>
      </w:pPr>
      <w:r w:rsidRPr="00B73268">
        <w:rPr>
          <w:color w:val="121212"/>
          <w:lang w:val="es-AR"/>
        </w:rPr>
        <w:t>Las aplicaciones nuevas deberían usar siempre la clase </w:t>
      </w:r>
      <w:r w:rsidRPr="00B73268">
        <w:rPr>
          <w:rStyle w:val="HTMLCode"/>
          <w:color w:val="121212"/>
          <w:sz w:val="21"/>
          <w:szCs w:val="21"/>
          <w:shd w:val="clear" w:color="auto" w:fill="E9E9E9"/>
          <w:lang w:val="es-AR"/>
        </w:rPr>
        <w:t>ttk.Entry</w:t>
      </w:r>
      <w:r w:rsidRPr="00B73268">
        <w:rPr>
          <w:color w:val="121212"/>
          <w:lang w:val="es-AR"/>
        </w:rPr>
        <w:t>. Pero si estás actualizando un antiguo código de Tk que aún utiliza el control clásico </w:t>
      </w:r>
      <w:r w:rsidRPr="00B73268">
        <w:rPr>
          <w:rStyle w:val="HTMLCode"/>
          <w:color w:val="121212"/>
          <w:sz w:val="21"/>
          <w:szCs w:val="21"/>
          <w:shd w:val="clear" w:color="auto" w:fill="E9E9E9"/>
          <w:lang w:val="es-AR"/>
        </w:rPr>
        <w:t>tk.Entry</w:t>
      </w:r>
      <w:r w:rsidRPr="00B73268">
        <w:rPr>
          <w:color w:val="121212"/>
          <w:lang w:val="es-AR"/>
        </w:rPr>
        <w:t>, al no soportar estilos deberás configurar el aspecto a través de argumentos en el momento en que se crea la caja de texto.</w:t>
      </w:r>
    </w:p>
    <w:p w:rsidR="00B73268" w:rsidRPr="00B73268" w:rsidRDefault="00B73268" w:rsidP="00B73268">
      <w:pPr>
        <w:pStyle w:val="NormalWeb"/>
        <w:shd w:val="clear" w:color="auto" w:fill="FBFBFB"/>
        <w:spacing w:before="0" w:beforeAutospacing="0" w:after="255" w:afterAutospacing="0"/>
        <w:rPr>
          <w:color w:val="121212"/>
          <w:lang w:val="es-AR"/>
        </w:rPr>
      </w:pPr>
      <w:r w:rsidRPr="00B73268">
        <w:rPr>
          <w:color w:val="121212"/>
          <w:lang w:val="es-AR"/>
        </w:rPr>
        <w:t>Para los colores del texto y del fondo, utilícense los argumentos </w:t>
      </w:r>
      <w:r w:rsidRPr="00B73268">
        <w:rPr>
          <w:rStyle w:val="HTMLCode"/>
          <w:color w:val="121212"/>
          <w:sz w:val="21"/>
          <w:szCs w:val="21"/>
          <w:shd w:val="clear" w:color="auto" w:fill="E9E9E9"/>
          <w:lang w:val="es-AR"/>
        </w:rPr>
        <w:t>foreground</w:t>
      </w:r>
      <w:r w:rsidRPr="00B73268">
        <w:rPr>
          <w:color w:val="121212"/>
          <w:lang w:val="es-AR"/>
        </w:rPr>
        <w:t> y </w:t>
      </w:r>
      <w:r w:rsidRPr="00B73268">
        <w:rPr>
          <w:rStyle w:val="HTMLCode"/>
          <w:color w:val="121212"/>
          <w:sz w:val="21"/>
          <w:szCs w:val="21"/>
          <w:shd w:val="clear" w:color="auto" w:fill="E9E9E9"/>
          <w:lang w:val="es-AR"/>
        </w:rPr>
        <w:t>background</w:t>
      </w:r>
      <w:r w:rsidRPr="00B73268">
        <w:rPr>
          <w:color w:val="121212"/>
          <w:lang w:val="es-AR"/>
        </w:rPr>
        <w:t>, respectivamente:</w:t>
      </w:r>
    </w:p>
    <w:p w:rsidR="005C3E96" w:rsidRDefault="005C3E96" w:rsidP="00C56C34">
      <w:pPr>
        <w:shd w:val="clear" w:color="auto" w:fill="FBFBFB"/>
        <w:spacing w:before="240" w:after="240" w:line="240" w:lineRule="auto"/>
        <w:outlineLvl w:val="1"/>
        <w:rPr>
          <w:rFonts w:ascii="Arial" w:eastAsia="Times New Roman" w:hAnsi="Arial" w:cs="Arial"/>
          <w:b/>
          <w:bCs/>
          <w:color w:val="222222"/>
          <w:sz w:val="63"/>
          <w:szCs w:val="63"/>
          <w:lang w:val="es-AR"/>
        </w:rPr>
      </w:pPr>
    </w:p>
    <w:p w:rsidR="005C3E96" w:rsidRDefault="005C3E96" w:rsidP="00C56C34">
      <w:pPr>
        <w:shd w:val="clear" w:color="auto" w:fill="FBFBFB"/>
        <w:spacing w:before="240" w:after="240" w:line="240" w:lineRule="auto"/>
        <w:outlineLvl w:val="1"/>
        <w:rPr>
          <w:rFonts w:ascii="Arial" w:eastAsia="Times New Roman" w:hAnsi="Arial" w:cs="Arial"/>
          <w:b/>
          <w:bCs/>
          <w:color w:val="222222"/>
          <w:sz w:val="63"/>
          <w:szCs w:val="63"/>
          <w:lang w:val="es-AR"/>
        </w:rPr>
      </w:pPr>
    </w:p>
    <w:p w:rsidR="005C3E96" w:rsidRDefault="005C3E96" w:rsidP="00C56C34">
      <w:pPr>
        <w:shd w:val="clear" w:color="auto" w:fill="FBFBFB"/>
        <w:spacing w:before="240" w:after="240" w:line="240" w:lineRule="auto"/>
        <w:outlineLvl w:val="1"/>
        <w:rPr>
          <w:rFonts w:ascii="Arial" w:eastAsia="Times New Roman" w:hAnsi="Arial" w:cs="Arial"/>
          <w:b/>
          <w:bCs/>
          <w:color w:val="222222"/>
          <w:sz w:val="63"/>
          <w:szCs w:val="63"/>
          <w:lang w:val="es-AR"/>
        </w:rPr>
      </w:pPr>
    </w:p>
    <w:p w:rsidR="00C56C34" w:rsidRPr="00C56C34" w:rsidRDefault="00C56C34" w:rsidP="00C56C34">
      <w:pPr>
        <w:shd w:val="clear" w:color="auto" w:fill="FBFBFB"/>
        <w:spacing w:before="240" w:after="240" w:line="240" w:lineRule="auto"/>
        <w:outlineLvl w:val="1"/>
        <w:rPr>
          <w:rFonts w:ascii="Arial" w:eastAsia="Times New Roman" w:hAnsi="Arial" w:cs="Arial"/>
          <w:b/>
          <w:bCs/>
          <w:color w:val="222222"/>
          <w:sz w:val="63"/>
          <w:szCs w:val="63"/>
          <w:lang w:val="es-AR"/>
        </w:rPr>
      </w:pPr>
      <w:r w:rsidRPr="00C56C34">
        <w:rPr>
          <w:rFonts w:ascii="Arial" w:eastAsia="Times New Roman" w:hAnsi="Arial" w:cs="Arial"/>
          <w:b/>
          <w:bCs/>
          <w:color w:val="222222"/>
          <w:sz w:val="63"/>
          <w:szCs w:val="63"/>
          <w:lang w:val="es-AR"/>
        </w:rPr>
        <w:lastRenderedPageBreak/>
        <w:t>Lista desplegable (Combobox) en Tcl/Tk (tkinter)</w:t>
      </w: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lang w:val="es-AR"/>
        </w:rPr>
      </w:pPr>
      <w:r w:rsidRPr="005C3E96">
        <w:rPr>
          <w:rFonts w:ascii="Times New Roman" w:eastAsia="Times New Roman" w:hAnsi="Times New Roman" w:cs="Times New Roman"/>
          <w:color w:val="121212"/>
          <w:sz w:val="24"/>
          <w:szCs w:val="24"/>
          <w:lang w:val="es-AR"/>
        </w:rPr>
        <w:t>En la jerga del desarrollo de interfaces de usuario se lo conoce como </w:t>
      </w:r>
      <w:r w:rsidRPr="005C3E96">
        <w:rPr>
          <w:rFonts w:ascii="Times New Roman" w:eastAsia="Times New Roman" w:hAnsi="Times New Roman" w:cs="Times New Roman"/>
          <w:i/>
          <w:iCs/>
          <w:color w:val="121212"/>
          <w:sz w:val="24"/>
          <w:szCs w:val="24"/>
          <w:lang w:val="es-AR"/>
        </w:rPr>
        <w:t>Combobox</w:t>
      </w:r>
      <w:r w:rsidRPr="005C3E96">
        <w:rPr>
          <w:rFonts w:ascii="Times New Roman" w:eastAsia="Times New Roman" w:hAnsi="Times New Roman" w:cs="Times New Roman"/>
          <w:color w:val="121212"/>
          <w:sz w:val="24"/>
          <w:szCs w:val="24"/>
          <w:lang w:val="es-AR"/>
        </w:rPr>
        <w:t>, pues se trata de una </w:t>
      </w:r>
      <w:r w:rsidRPr="005C3E96">
        <w:rPr>
          <w:rFonts w:ascii="Times New Roman" w:eastAsia="Times New Roman" w:hAnsi="Times New Roman" w:cs="Times New Roman"/>
          <w:b/>
          <w:bCs/>
          <w:color w:val="121212"/>
          <w:sz w:val="24"/>
          <w:szCs w:val="24"/>
          <w:lang w:val="es-AR"/>
        </w:rPr>
        <w:t>comb</w:t>
      </w:r>
      <w:r w:rsidRPr="005C3E96">
        <w:rPr>
          <w:rFonts w:ascii="Times New Roman" w:eastAsia="Times New Roman" w:hAnsi="Times New Roman" w:cs="Times New Roman"/>
          <w:color w:val="121212"/>
          <w:sz w:val="24"/>
          <w:szCs w:val="24"/>
          <w:lang w:val="es-AR"/>
        </w:rPr>
        <w:t>inación entre una </w:t>
      </w:r>
      <w:hyperlink r:id="rId52" w:history="1">
        <w:r w:rsidRPr="005C3E96">
          <w:rPr>
            <w:rFonts w:ascii="Times New Roman" w:eastAsia="Times New Roman" w:hAnsi="Times New Roman" w:cs="Times New Roman"/>
            <w:color w:val="7AB317"/>
            <w:sz w:val="24"/>
            <w:szCs w:val="24"/>
            <w:lang w:val="es-AR"/>
          </w:rPr>
          <w:t>lista</w:t>
        </w:r>
      </w:hyperlink>
      <w:r w:rsidRPr="005C3E96">
        <w:rPr>
          <w:rFonts w:ascii="Times New Roman" w:eastAsia="Times New Roman" w:hAnsi="Times New Roman" w:cs="Times New Roman"/>
          <w:color w:val="121212"/>
          <w:sz w:val="24"/>
          <w:szCs w:val="24"/>
          <w:lang w:val="es-AR"/>
        </w:rPr>
        <w:t> y una caja de texto. Así, puede actuar como una lista desplegable con determinadas opciones y eventualmente permitir al usuario escribir un valor que no se encuentre en la lista.</w:t>
      </w: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rPr>
      </w:pPr>
      <w:r w:rsidRPr="005C3E96">
        <w:rPr>
          <w:rFonts w:ascii="Times New Roman" w:eastAsia="Times New Roman" w:hAnsi="Times New Roman" w:cs="Times New Roman"/>
          <w:noProof/>
          <w:color w:val="7AB317"/>
          <w:sz w:val="24"/>
          <w:szCs w:val="24"/>
        </w:rPr>
        <w:drawing>
          <wp:inline distT="0" distB="0" distL="0" distR="0" wp14:anchorId="0091D563" wp14:editId="75B3F980">
            <wp:extent cx="3162300" cy="2505075"/>
            <wp:effectExtent l="0" t="0" r="0" b="9525"/>
            <wp:docPr id="8" name="Picture 8" descr="Lista desplegable (ttk.Combobox) en tkinte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a desplegable (ttk.Combobox) en tkinter">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2300" cy="2505075"/>
                    </a:xfrm>
                    <a:prstGeom prst="rect">
                      <a:avLst/>
                    </a:prstGeom>
                    <a:noFill/>
                    <a:ln>
                      <a:noFill/>
                    </a:ln>
                  </pic:spPr>
                </pic:pic>
              </a:graphicData>
            </a:graphic>
          </wp:inline>
        </w:drawing>
      </w: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lang w:val="es-AR"/>
        </w:rPr>
      </w:pPr>
      <w:r w:rsidRPr="005C3E96">
        <w:rPr>
          <w:rFonts w:ascii="Times New Roman" w:eastAsia="Times New Roman" w:hAnsi="Times New Roman" w:cs="Times New Roman"/>
          <w:color w:val="121212"/>
          <w:sz w:val="24"/>
          <w:szCs w:val="24"/>
          <w:lang w:val="es-AR"/>
        </w:rPr>
        <w:t>El control fue introducido en Tk 8.5 y es provisto a través de la clase </w:t>
      </w:r>
      <w:r w:rsidRPr="005C3E96">
        <w:rPr>
          <w:rFonts w:ascii="Courier New" w:eastAsia="Times New Roman" w:hAnsi="Courier New" w:cs="Courier New"/>
          <w:color w:val="121212"/>
          <w:sz w:val="21"/>
          <w:szCs w:val="21"/>
          <w:shd w:val="clear" w:color="auto" w:fill="E9E9E9"/>
          <w:lang w:val="es-AR"/>
        </w:rPr>
        <w:t>ttk.Combobox</w:t>
      </w:r>
      <w:r w:rsidRPr="005C3E96">
        <w:rPr>
          <w:rFonts w:ascii="Times New Roman" w:eastAsia="Times New Roman" w:hAnsi="Times New Roman" w:cs="Times New Roman"/>
          <w:color w:val="121212"/>
          <w:sz w:val="24"/>
          <w:szCs w:val="24"/>
          <w:lang w:val="es-AR"/>
        </w:rPr>
        <w:t>, la cual hereda de </w:t>
      </w:r>
      <w:hyperlink r:id="rId55" w:tgtFrame="_blank" w:history="1">
        <w:r w:rsidRPr="005C3E96">
          <w:rPr>
            <w:rFonts w:ascii="Courier New" w:eastAsia="Times New Roman" w:hAnsi="Courier New" w:cs="Courier New"/>
            <w:color w:val="7AB317"/>
            <w:sz w:val="21"/>
            <w:szCs w:val="21"/>
            <w:shd w:val="clear" w:color="auto" w:fill="E9E9E9"/>
            <w:lang w:val="es-AR"/>
          </w:rPr>
          <w:t>ttk.Entry</w:t>
        </w:r>
      </w:hyperlink>
      <w:r w:rsidRPr="005C3E96">
        <w:rPr>
          <w:rFonts w:ascii="Times New Roman" w:eastAsia="Times New Roman" w:hAnsi="Times New Roman" w:cs="Times New Roman"/>
          <w:color w:val="121212"/>
          <w:sz w:val="24"/>
          <w:szCs w:val="24"/>
          <w:lang w:val="es-AR"/>
        </w:rPr>
        <w:t>, por lo que todas las operaciones aplicables a una </w:t>
      </w:r>
      <w:hyperlink r:id="rId56" w:tgtFrame="_blank" w:history="1">
        <w:r w:rsidRPr="005C3E96">
          <w:rPr>
            <w:rFonts w:ascii="Times New Roman" w:eastAsia="Times New Roman" w:hAnsi="Times New Roman" w:cs="Times New Roman"/>
            <w:color w:val="7AB317"/>
            <w:sz w:val="24"/>
            <w:szCs w:val="24"/>
            <w:lang w:val="es-AR"/>
          </w:rPr>
          <w:t>caja de texto</w:t>
        </w:r>
      </w:hyperlink>
      <w:r w:rsidRPr="005C3E96">
        <w:rPr>
          <w:rFonts w:ascii="Times New Roman" w:eastAsia="Times New Roman" w:hAnsi="Times New Roman" w:cs="Times New Roman"/>
          <w:color w:val="121212"/>
          <w:sz w:val="24"/>
          <w:szCs w:val="24"/>
          <w:lang w:val="es-AR"/>
        </w:rPr>
        <w:t> también aplican para un </w:t>
      </w:r>
      <w:r w:rsidRPr="005C3E96">
        <w:rPr>
          <w:rFonts w:ascii="Times New Roman" w:eastAsia="Times New Roman" w:hAnsi="Times New Roman" w:cs="Times New Roman"/>
          <w:i/>
          <w:iCs/>
          <w:color w:val="121212"/>
          <w:sz w:val="24"/>
          <w:szCs w:val="24"/>
          <w:lang w:val="es-AR"/>
        </w:rPr>
        <w:t>combobox</w:t>
      </w:r>
      <w:r w:rsidRPr="005C3E96">
        <w:rPr>
          <w:rFonts w:ascii="Times New Roman" w:eastAsia="Times New Roman" w:hAnsi="Times New Roman" w:cs="Times New Roman"/>
          <w:color w:val="121212"/>
          <w:sz w:val="24"/>
          <w:szCs w:val="24"/>
          <w:lang w:val="es-AR"/>
        </w:rPr>
        <w:t>.</w:t>
      </w: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lang w:val="es-AR"/>
        </w:rPr>
      </w:pPr>
      <w:r w:rsidRPr="005C3E96">
        <w:rPr>
          <w:rFonts w:ascii="Times New Roman" w:eastAsia="Times New Roman" w:hAnsi="Times New Roman" w:cs="Times New Roman"/>
          <w:color w:val="121212"/>
          <w:sz w:val="24"/>
          <w:szCs w:val="24"/>
          <w:lang w:val="es-AR"/>
        </w:rPr>
        <w:t>El siguiente código crea una simple ventana con una lista desplegable vacía.</w:t>
      </w:r>
    </w:p>
    <w:p w:rsidR="005C3E96" w:rsidRPr="005C3E96" w:rsidRDefault="005C3E96" w:rsidP="00093043">
      <w:pPr>
        <w:numPr>
          <w:ilvl w:val="0"/>
          <w:numId w:val="4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b/>
          <w:bCs/>
          <w:color w:val="286491"/>
          <w:sz w:val="18"/>
          <w:szCs w:val="18"/>
        </w:rPr>
        <w:t>from</w:t>
      </w:r>
      <w:r w:rsidRPr="005C3E96">
        <w:rPr>
          <w:rFonts w:ascii="inherit" w:eastAsia="Times New Roman" w:hAnsi="inherit" w:cs="Courier New"/>
          <w:color w:val="000000"/>
          <w:sz w:val="18"/>
          <w:szCs w:val="18"/>
        </w:rPr>
        <w:t xml:space="preserve"> tkinter </w:t>
      </w:r>
      <w:r w:rsidRPr="005C3E96">
        <w:rPr>
          <w:rFonts w:ascii="inherit" w:eastAsia="Times New Roman" w:hAnsi="inherit" w:cs="Courier New"/>
          <w:b/>
          <w:bCs/>
          <w:color w:val="286491"/>
          <w:sz w:val="18"/>
          <w:szCs w:val="18"/>
        </w:rPr>
        <w:t>import</w:t>
      </w:r>
      <w:r w:rsidRPr="005C3E96">
        <w:rPr>
          <w:rFonts w:ascii="inherit" w:eastAsia="Times New Roman" w:hAnsi="inherit" w:cs="Courier New"/>
          <w:color w:val="000000"/>
          <w:sz w:val="18"/>
          <w:szCs w:val="18"/>
        </w:rPr>
        <w:t xml:space="preserve"> ttk</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5C3E96">
        <w:rPr>
          <w:rFonts w:ascii="inherit" w:eastAsia="Times New Roman" w:hAnsi="inherit" w:cs="Courier New"/>
          <w:b/>
          <w:bCs/>
          <w:color w:val="286491"/>
          <w:sz w:val="18"/>
          <w:szCs w:val="18"/>
        </w:rPr>
        <w:t>import</w:t>
      </w:r>
      <w:r w:rsidRPr="005C3E96">
        <w:rPr>
          <w:rFonts w:ascii="inherit" w:eastAsia="Times New Roman" w:hAnsi="inherit" w:cs="Courier New"/>
          <w:color w:val="000000"/>
          <w:sz w:val="18"/>
          <w:szCs w:val="18"/>
        </w:rPr>
        <w:t xml:space="preserve"> tkinter </w:t>
      </w:r>
      <w:r w:rsidRPr="005C3E96">
        <w:rPr>
          <w:rFonts w:ascii="inherit" w:eastAsia="Times New Roman" w:hAnsi="inherit" w:cs="Courier New"/>
          <w:b/>
          <w:bCs/>
          <w:color w:val="286491"/>
          <w:sz w:val="18"/>
          <w:szCs w:val="18"/>
        </w:rPr>
        <w:t>as</w:t>
      </w:r>
      <w:r w:rsidRPr="005C3E96">
        <w:rPr>
          <w:rFonts w:ascii="inherit" w:eastAsia="Times New Roman" w:hAnsi="inherit" w:cs="Courier New"/>
          <w:color w:val="000000"/>
          <w:sz w:val="18"/>
          <w:szCs w:val="18"/>
        </w:rPr>
        <w:t xml:space="preserve"> tk</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 = tk.</w:t>
      </w:r>
      <w:r w:rsidRPr="005C3E96">
        <w:rPr>
          <w:rFonts w:ascii="inherit" w:eastAsia="Times New Roman" w:hAnsi="inherit" w:cs="Courier New"/>
          <w:color w:val="445588"/>
          <w:sz w:val="18"/>
          <w:szCs w:val="18"/>
        </w:rPr>
        <w:t>Tk</w:t>
      </w:r>
      <w:r w:rsidRPr="005C3E96">
        <w:rPr>
          <w:rFonts w:ascii="inherit" w:eastAsia="Times New Roman" w:hAnsi="inherit" w:cs="Courier New"/>
          <w:color w:val="777777"/>
          <w:sz w:val="18"/>
          <w:szCs w:val="18"/>
        </w:rPr>
        <w:t>()</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0086B3"/>
          <w:sz w:val="18"/>
          <w:szCs w:val="18"/>
        </w:rPr>
        <w:t>config</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width=</w:t>
      </w:r>
      <w:r w:rsidRPr="005C3E96">
        <w:rPr>
          <w:rFonts w:ascii="inherit" w:eastAsia="Times New Roman" w:hAnsi="inherit" w:cs="Courier New"/>
          <w:color w:val="009999"/>
          <w:sz w:val="18"/>
          <w:szCs w:val="18"/>
        </w:rPr>
        <w:t>300</w:t>
      </w:r>
      <w:r w:rsidRPr="005C3E96">
        <w:rPr>
          <w:rFonts w:ascii="inherit" w:eastAsia="Times New Roman" w:hAnsi="inherit" w:cs="Courier New"/>
          <w:color w:val="000000"/>
          <w:sz w:val="18"/>
          <w:szCs w:val="18"/>
        </w:rPr>
        <w:t>, height=</w:t>
      </w:r>
      <w:r w:rsidRPr="005C3E96">
        <w:rPr>
          <w:rFonts w:ascii="inherit" w:eastAsia="Times New Roman" w:hAnsi="inherit" w:cs="Courier New"/>
          <w:color w:val="009999"/>
          <w:sz w:val="18"/>
          <w:szCs w:val="18"/>
        </w:rPr>
        <w:t>200</w:t>
      </w:r>
      <w:r w:rsidRPr="005C3E96">
        <w:rPr>
          <w:rFonts w:ascii="inherit" w:eastAsia="Times New Roman" w:hAnsi="inherit" w:cs="Courier New"/>
          <w:color w:val="777777"/>
          <w:sz w:val="18"/>
          <w:szCs w:val="18"/>
        </w:rPr>
        <w:t>)</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0086B3"/>
          <w:sz w:val="18"/>
          <w:szCs w:val="18"/>
        </w:rPr>
        <w:t>title</w:t>
      </w:r>
      <w:r w:rsidRPr="005C3E96">
        <w:rPr>
          <w:rFonts w:ascii="inherit" w:eastAsia="Times New Roman" w:hAnsi="inherit" w:cs="Courier New"/>
          <w:color w:val="777777"/>
          <w:sz w:val="18"/>
          <w:szCs w:val="18"/>
        </w:rPr>
        <w:t>(</w:t>
      </w:r>
      <w:r w:rsidRPr="005C3E96">
        <w:rPr>
          <w:rFonts w:ascii="inherit" w:eastAsia="Times New Roman" w:hAnsi="inherit" w:cs="Courier New"/>
          <w:color w:val="DD1144"/>
          <w:sz w:val="18"/>
          <w:szCs w:val="18"/>
        </w:rPr>
        <w:t>"Combobox"</w:t>
      </w:r>
      <w:r w:rsidRPr="005C3E96">
        <w:rPr>
          <w:rFonts w:ascii="inherit" w:eastAsia="Times New Roman" w:hAnsi="inherit" w:cs="Courier New"/>
          <w:color w:val="777777"/>
          <w:sz w:val="18"/>
          <w:szCs w:val="18"/>
        </w:rPr>
        <w:t>)</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combo = ttk.</w:t>
      </w:r>
      <w:r w:rsidRPr="005C3E96">
        <w:rPr>
          <w:rFonts w:ascii="inherit" w:eastAsia="Times New Roman" w:hAnsi="inherit" w:cs="Courier New"/>
          <w:color w:val="445588"/>
          <w:sz w:val="18"/>
          <w:szCs w:val="18"/>
        </w:rPr>
        <w:t>Combobox</w:t>
      </w:r>
      <w:r w:rsidRPr="005C3E96">
        <w:rPr>
          <w:rFonts w:ascii="inherit" w:eastAsia="Times New Roman" w:hAnsi="inherit" w:cs="Courier New"/>
          <w:color w:val="777777"/>
          <w:sz w:val="18"/>
          <w:szCs w:val="18"/>
        </w:rPr>
        <w:t>()</w:t>
      </w:r>
    </w:p>
    <w:p w:rsidR="005C3E96" w:rsidRPr="005C3E96" w:rsidRDefault="005C3E96" w:rsidP="00093043">
      <w:pPr>
        <w:numPr>
          <w:ilvl w:val="0"/>
          <w:numId w:val="4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combo.</w:t>
      </w:r>
      <w:r w:rsidRPr="005C3E96">
        <w:rPr>
          <w:rFonts w:ascii="inherit" w:eastAsia="Times New Roman" w:hAnsi="inherit" w:cs="Courier New"/>
          <w:color w:val="0086B3"/>
          <w:sz w:val="18"/>
          <w:szCs w:val="18"/>
        </w:rPr>
        <w:t>place</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x=</w:t>
      </w:r>
      <w:r w:rsidRPr="005C3E96">
        <w:rPr>
          <w:rFonts w:ascii="inherit" w:eastAsia="Times New Roman" w:hAnsi="inherit" w:cs="Courier New"/>
          <w:color w:val="009999"/>
          <w:sz w:val="18"/>
          <w:szCs w:val="18"/>
        </w:rPr>
        <w:t>50</w:t>
      </w:r>
      <w:r w:rsidRPr="005C3E96">
        <w:rPr>
          <w:rFonts w:ascii="inherit" w:eastAsia="Times New Roman" w:hAnsi="inherit" w:cs="Courier New"/>
          <w:color w:val="000000"/>
          <w:sz w:val="18"/>
          <w:szCs w:val="18"/>
        </w:rPr>
        <w:t>, y=</w:t>
      </w:r>
      <w:r w:rsidRPr="005C3E96">
        <w:rPr>
          <w:rFonts w:ascii="inherit" w:eastAsia="Times New Roman" w:hAnsi="inherit" w:cs="Courier New"/>
          <w:color w:val="009999"/>
          <w:sz w:val="18"/>
          <w:szCs w:val="18"/>
        </w:rPr>
        <w:t>50</w:t>
      </w:r>
      <w:r w:rsidRPr="005C3E96">
        <w:rPr>
          <w:rFonts w:ascii="inherit" w:eastAsia="Times New Roman" w:hAnsi="inherit" w:cs="Courier New"/>
          <w:color w:val="777777"/>
          <w:sz w:val="18"/>
          <w:szCs w:val="18"/>
        </w:rPr>
        <w:t>)</w:t>
      </w:r>
    </w:p>
    <w:p w:rsidR="005C3E96" w:rsidRPr="005C3E96" w:rsidRDefault="005C3E96" w:rsidP="00093043">
      <w:pPr>
        <w:numPr>
          <w:ilvl w:val="0"/>
          <w:numId w:val="4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0086B3"/>
          <w:sz w:val="18"/>
          <w:szCs w:val="18"/>
        </w:rPr>
        <w:t>mainloop</w:t>
      </w:r>
      <w:r w:rsidRPr="005C3E96">
        <w:rPr>
          <w:rFonts w:ascii="inherit" w:eastAsia="Times New Roman" w:hAnsi="inherit" w:cs="Courier New"/>
          <w:color w:val="777777"/>
          <w:sz w:val="18"/>
          <w:szCs w:val="18"/>
        </w:rPr>
        <w:t>()</w:t>
      </w:r>
    </w:p>
    <w:p w:rsidR="005C3E96" w:rsidRDefault="005C3E96"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5C3E96" w:rsidRDefault="005C3E96"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B73268" w:rsidRDefault="005C3E96"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r>
        <w:rPr>
          <w:rFonts w:ascii="Times New Roman" w:eastAsia="Times New Roman" w:hAnsi="Times New Roman" w:cs="Times New Roman"/>
          <w:color w:val="121212"/>
          <w:sz w:val="24"/>
          <w:szCs w:val="24"/>
          <w:lang w:val="es-AR"/>
        </w:rPr>
        <w:lastRenderedPageBreak/>
        <w:t>o el siguiente</w:t>
      </w:r>
    </w:p>
    <w:p w:rsidR="005C3E96" w:rsidRPr="005C3E96" w:rsidRDefault="005C3E96" w:rsidP="00093043">
      <w:pPr>
        <w:numPr>
          <w:ilvl w:val="0"/>
          <w:numId w:val="4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b/>
          <w:bCs/>
          <w:color w:val="286491"/>
          <w:sz w:val="18"/>
          <w:szCs w:val="18"/>
        </w:rPr>
        <w:t>from</w:t>
      </w:r>
      <w:r w:rsidRPr="005C3E96">
        <w:rPr>
          <w:rFonts w:ascii="inherit" w:eastAsia="Times New Roman" w:hAnsi="inherit" w:cs="Courier New"/>
          <w:color w:val="000000"/>
          <w:sz w:val="18"/>
          <w:szCs w:val="18"/>
        </w:rPr>
        <w:t xml:space="preserve"> tkinter </w:t>
      </w:r>
      <w:r w:rsidRPr="005C3E96">
        <w:rPr>
          <w:rFonts w:ascii="inherit" w:eastAsia="Times New Roman" w:hAnsi="inherit" w:cs="Courier New"/>
          <w:b/>
          <w:bCs/>
          <w:color w:val="286491"/>
          <w:sz w:val="18"/>
          <w:szCs w:val="18"/>
        </w:rPr>
        <w:t>import</w:t>
      </w:r>
      <w:r w:rsidRPr="005C3E96">
        <w:rPr>
          <w:rFonts w:ascii="inherit" w:eastAsia="Times New Roman" w:hAnsi="inherit" w:cs="Courier New"/>
          <w:color w:val="000000"/>
          <w:sz w:val="18"/>
          <w:szCs w:val="18"/>
        </w:rPr>
        <w:t xml:space="preserve"> ttk</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b/>
          <w:bCs/>
          <w:color w:val="286491"/>
          <w:sz w:val="18"/>
          <w:szCs w:val="18"/>
        </w:rPr>
        <w:t>import</w:t>
      </w:r>
      <w:r w:rsidRPr="005C3E96">
        <w:rPr>
          <w:rFonts w:ascii="inherit" w:eastAsia="Times New Roman" w:hAnsi="inherit" w:cs="Courier New"/>
          <w:color w:val="000000"/>
          <w:sz w:val="18"/>
          <w:szCs w:val="18"/>
        </w:rPr>
        <w:t xml:space="preserve"> tkinter </w:t>
      </w:r>
      <w:r w:rsidRPr="005C3E96">
        <w:rPr>
          <w:rFonts w:ascii="inherit" w:eastAsia="Times New Roman" w:hAnsi="inherit" w:cs="Courier New"/>
          <w:b/>
          <w:bCs/>
          <w:color w:val="286491"/>
          <w:sz w:val="18"/>
          <w:szCs w:val="18"/>
        </w:rPr>
        <w:t>as</w:t>
      </w:r>
      <w:r w:rsidRPr="005C3E96">
        <w:rPr>
          <w:rFonts w:ascii="inherit" w:eastAsia="Times New Roman" w:hAnsi="inherit" w:cs="Courier New"/>
          <w:color w:val="000000"/>
          <w:sz w:val="18"/>
          <w:szCs w:val="18"/>
        </w:rPr>
        <w:t xml:space="preserve"> tk</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b/>
          <w:bCs/>
          <w:color w:val="286491"/>
          <w:sz w:val="18"/>
          <w:szCs w:val="18"/>
        </w:rPr>
        <w:t>class</w:t>
      </w:r>
      <w:r w:rsidRPr="005C3E96">
        <w:rPr>
          <w:rFonts w:ascii="inherit" w:eastAsia="Times New Roman" w:hAnsi="inherit" w:cs="Courier New"/>
          <w:color w:val="000000"/>
          <w:sz w:val="18"/>
          <w:szCs w:val="18"/>
        </w:rPr>
        <w:t xml:space="preserve"> </w:t>
      </w:r>
      <w:r w:rsidRPr="005C3E96">
        <w:rPr>
          <w:rFonts w:ascii="inherit" w:eastAsia="Times New Roman" w:hAnsi="inherit" w:cs="Courier New"/>
          <w:color w:val="445588"/>
          <w:sz w:val="18"/>
          <w:szCs w:val="18"/>
        </w:rPr>
        <w:t>Application</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ttk.</w:t>
      </w:r>
      <w:r w:rsidRPr="005C3E96">
        <w:rPr>
          <w:rFonts w:ascii="inherit" w:eastAsia="Times New Roman" w:hAnsi="inherit" w:cs="Courier New"/>
          <w:color w:val="445588"/>
          <w:sz w:val="18"/>
          <w:szCs w:val="18"/>
        </w:rPr>
        <w:t>Frame</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b/>
          <w:bCs/>
          <w:color w:val="286491"/>
          <w:sz w:val="18"/>
          <w:szCs w:val="18"/>
        </w:rPr>
        <w:t>def</w:t>
      </w:r>
      <w:r w:rsidRPr="005C3E96">
        <w:rPr>
          <w:rFonts w:ascii="inherit" w:eastAsia="Times New Roman" w:hAnsi="inherit" w:cs="Courier New"/>
          <w:color w:val="000000"/>
          <w:sz w:val="18"/>
          <w:szCs w:val="18"/>
        </w:rPr>
        <w:t xml:space="preserve"> __init__</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self, main_window</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4DA0D2"/>
          <w:sz w:val="18"/>
          <w:szCs w:val="18"/>
        </w:rPr>
        <w:t>super</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t>
      </w:r>
      <w:r w:rsidRPr="005C3E96">
        <w:rPr>
          <w:rFonts w:ascii="inherit" w:eastAsia="Times New Roman" w:hAnsi="inherit" w:cs="Courier New"/>
          <w:color w:val="0086B3"/>
          <w:sz w:val="18"/>
          <w:szCs w:val="18"/>
        </w:rPr>
        <w:t>__init__</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0086B3"/>
          <w:sz w:val="18"/>
          <w:szCs w:val="18"/>
        </w:rPr>
        <w:t>title</w:t>
      </w:r>
      <w:r w:rsidRPr="005C3E96">
        <w:rPr>
          <w:rFonts w:ascii="inherit" w:eastAsia="Times New Roman" w:hAnsi="inherit" w:cs="Courier New"/>
          <w:color w:val="777777"/>
          <w:sz w:val="18"/>
          <w:szCs w:val="18"/>
        </w:rPr>
        <w:t>(</w:t>
      </w:r>
      <w:r w:rsidRPr="005C3E96">
        <w:rPr>
          <w:rFonts w:ascii="inherit" w:eastAsia="Times New Roman" w:hAnsi="inherit" w:cs="Courier New"/>
          <w:color w:val="DD1144"/>
          <w:sz w:val="18"/>
          <w:szCs w:val="18"/>
        </w:rPr>
        <w:t>"Combobox"</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self.</w:t>
      </w:r>
      <w:r w:rsidRPr="005C3E96">
        <w:rPr>
          <w:rFonts w:ascii="inherit" w:eastAsia="Times New Roman" w:hAnsi="inherit" w:cs="Courier New"/>
          <w:color w:val="0086B3"/>
          <w:sz w:val="18"/>
          <w:szCs w:val="18"/>
        </w:rPr>
        <w:t>combo</w:t>
      </w:r>
      <w:r w:rsidRPr="005C3E96">
        <w:rPr>
          <w:rFonts w:ascii="inherit" w:eastAsia="Times New Roman" w:hAnsi="inherit" w:cs="Courier New"/>
          <w:color w:val="000000"/>
          <w:sz w:val="18"/>
          <w:szCs w:val="18"/>
        </w:rPr>
        <w:t xml:space="preserve"> = ttk.</w:t>
      </w:r>
      <w:r w:rsidRPr="005C3E96">
        <w:rPr>
          <w:rFonts w:ascii="inherit" w:eastAsia="Times New Roman" w:hAnsi="inherit" w:cs="Courier New"/>
          <w:color w:val="445588"/>
          <w:sz w:val="18"/>
          <w:szCs w:val="18"/>
        </w:rPr>
        <w:t>Combobox</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self</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self.</w:t>
      </w:r>
      <w:r w:rsidRPr="005C3E96">
        <w:rPr>
          <w:rFonts w:ascii="inherit" w:eastAsia="Times New Roman" w:hAnsi="inherit" w:cs="Courier New"/>
          <w:color w:val="0086B3"/>
          <w:sz w:val="18"/>
          <w:szCs w:val="18"/>
        </w:rPr>
        <w:t>combo</w:t>
      </w:r>
      <w:r w:rsidRPr="005C3E96">
        <w:rPr>
          <w:rFonts w:ascii="inherit" w:eastAsia="Times New Roman" w:hAnsi="inherit" w:cs="Courier New"/>
          <w:color w:val="000000"/>
          <w:sz w:val="18"/>
          <w:szCs w:val="18"/>
        </w:rPr>
        <w:t>.</w:t>
      </w:r>
      <w:r w:rsidRPr="005C3E96">
        <w:rPr>
          <w:rFonts w:ascii="inherit" w:eastAsia="Times New Roman" w:hAnsi="inherit" w:cs="Courier New"/>
          <w:color w:val="0086B3"/>
          <w:sz w:val="18"/>
          <w:szCs w:val="18"/>
        </w:rPr>
        <w:t>place</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x=</w:t>
      </w:r>
      <w:r w:rsidRPr="005C3E96">
        <w:rPr>
          <w:rFonts w:ascii="inherit" w:eastAsia="Times New Roman" w:hAnsi="inherit" w:cs="Courier New"/>
          <w:color w:val="009999"/>
          <w:sz w:val="18"/>
          <w:szCs w:val="18"/>
        </w:rPr>
        <w:t>50</w:t>
      </w:r>
      <w:r w:rsidRPr="005C3E96">
        <w:rPr>
          <w:rFonts w:ascii="inherit" w:eastAsia="Times New Roman" w:hAnsi="inherit" w:cs="Courier New"/>
          <w:color w:val="000000"/>
          <w:sz w:val="18"/>
          <w:szCs w:val="18"/>
        </w:rPr>
        <w:t>, y=</w:t>
      </w:r>
      <w:r w:rsidRPr="005C3E96">
        <w:rPr>
          <w:rFonts w:ascii="inherit" w:eastAsia="Times New Roman" w:hAnsi="inherit" w:cs="Courier New"/>
          <w:color w:val="009999"/>
          <w:sz w:val="18"/>
          <w:szCs w:val="18"/>
        </w:rPr>
        <w:t>50</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0086B3"/>
          <w:sz w:val="18"/>
          <w:szCs w:val="18"/>
        </w:rPr>
        <w:t>config</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width=</w:t>
      </w:r>
      <w:r w:rsidRPr="005C3E96">
        <w:rPr>
          <w:rFonts w:ascii="inherit" w:eastAsia="Times New Roman" w:hAnsi="inherit" w:cs="Courier New"/>
          <w:color w:val="009999"/>
          <w:sz w:val="18"/>
          <w:szCs w:val="18"/>
        </w:rPr>
        <w:t>300</w:t>
      </w:r>
      <w:r w:rsidRPr="005C3E96">
        <w:rPr>
          <w:rFonts w:ascii="inherit" w:eastAsia="Times New Roman" w:hAnsi="inherit" w:cs="Courier New"/>
          <w:color w:val="000000"/>
          <w:sz w:val="18"/>
          <w:szCs w:val="18"/>
        </w:rPr>
        <w:t>, height=</w:t>
      </w:r>
      <w:r w:rsidRPr="005C3E96">
        <w:rPr>
          <w:rFonts w:ascii="inherit" w:eastAsia="Times New Roman" w:hAnsi="inherit" w:cs="Courier New"/>
          <w:color w:val="009999"/>
          <w:sz w:val="18"/>
          <w:szCs w:val="18"/>
        </w:rPr>
        <w:t>200</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self.</w:t>
      </w:r>
      <w:r w:rsidRPr="005C3E96">
        <w:rPr>
          <w:rFonts w:ascii="inherit" w:eastAsia="Times New Roman" w:hAnsi="inherit" w:cs="Courier New"/>
          <w:color w:val="0086B3"/>
          <w:sz w:val="18"/>
          <w:szCs w:val="18"/>
        </w:rPr>
        <w:t>place</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width=</w:t>
      </w:r>
      <w:r w:rsidRPr="005C3E96">
        <w:rPr>
          <w:rFonts w:ascii="inherit" w:eastAsia="Times New Roman" w:hAnsi="inherit" w:cs="Courier New"/>
          <w:color w:val="009999"/>
          <w:sz w:val="18"/>
          <w:szCs w:val="18"/>
        </w:rPr>
        <w:t>300</w:t>
      </w:r>
      <w:r w:rsidRPr="005C3E96">
        <w:rPr>
          <w:rFonts w:ascii="inherit" w:eastAsia="Times New Roman" w:hAnsi="inherit" w:cs="Courier New"/>
          <w:color w:val="000000"/>
          <w:sz w:val="18"/>
          <w:szCs w:val="18"/>
        </w:rPr>
        <w:t>, height=</w:t>
      </w:r>
      <w:r w:rsidRPr="005C3E96">
        <w:rPr>
          <w:rFonts w:ascii="inherit" w:eastAsia="Times New Roman" w:hAnsi="inherit" w:cs="Courier New"/>
          <w:color w:val="009999"/>
          <w:sz w:val="18"/>
          <w:szCs w:val="18"/>
        </w:rPr>
        <w:t>200</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main_window = tk.</w:t>
      </w:r>
      <w:r w:rsidRPr="005C3E96">
        <w:rPr>
          <w:rFonts w:ascii="inherit" w:eastAsia="Times New Roman" w:hAnsi="inherit" w:cs="Courier New"/>
          <w:color w:val="445588"/>
          <w:sz w:val="18"/>
          <w:szCs w:val="18"/>
        </w:rPr>
        <w:t>Tk</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 xml:space="preserve">app = </w:t>
      </w:r>
      <w:r w:rsidRPr="005C3E96">
        <w:rPr>
          <w:rFonts w:ascii="inherit" w:eastAsia="Times New Roman" w:hAnsi="inherit" w:cs="Courier New"/>
          <w:color w:val="445588"/>
          <w:sz w:val="18"/>
          <w:szCs w:val="18"/>
        </w:rPr>
        <w:t>Application</w:t>
      </w:r>
      <w:r w:rsidRPr="005C3E96">
        <w:rPr>
          <w:rFonts w:ascii="inherit" w:eastAsia="Times New Roman" w:hAnsi="inherit" w:cs="Courier New"/>
          <w:color w:val="777777"/>
          <w:sz w:val="18"/>
          <w:szCs w:val="18"/>
        </w:rPr>
        <w:t>(</w:t>
      </w:r>
      <w:r w:rsidRPr="005C3E96">
        <w:rPr>
          <w:rFonts w:ascii="inherit" w:eastAsia="Times New Roman" w:hAnsi="inherit" w:cs="Courier New"/>
          <w:color w:val="000000"/>
          <w:sz w:val="18"/>
          <w:szCs w:val="18"/>
        </w:rPr>
        <w:t>main_window</w:t>
      </w:r>
      <w:r w:rsidRPr="005C3E96">
        <w:rPr>
          <w:rFonts w:ascii="inherit" w:eastAsia="Times New Roman" w:hAnsi="inherit" w:cs="Courier New"/>
          <w:color w:val="777777"/>
          <w:sz w:val="18"/>
          <w:szCs w:val="18"/>
        </w:rPr>
        <w:t>)</w:t>
      </w:r>
    </w:p>
    <w:p w:rsidR="005C3E96" w:rsidRPr="005C3E96" w:rsidRDefault="005C3E96" w:rsidP="00093043">
      <w:pPr>
        <w:numPr>
          <w:ilvl w:val="0"/>
          <w:numId w:val="4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5C3E96">
        <w:rPr>
          <w:rFonts w:ascii="inherit" w:eastAsia="Times New Roman" w:hAnsi="inherit" w:cs="Courier New"/>
          <w:color w:val="000000"/>
          <w:sz w:val="18"/>
          <w:szCs w:val="18"/>
        </w:rPr>
        <w:t>app.</w:t>
      </w:r>
      <w:r w:rsidRPr="005C3E96">
        <w:rPr>
          <w:rFonts w:ascii="inherit" w:eastAsia="Times New Roman" w:hAnsi="inherit" w:cs="Courier New"/>
          <w:color w:val="0086B3"/>
          <w:sz w:val="18"/>
          <w:szCs w:val="18"/>
        </w:rPr>
        <w:t>mainloop</w:t>
      </w:r>
      <w:r w:rsidRPr="005C3E96">
        <w:rPr>
          <w:rFonts w:ascii="inherit" w:eastAsia="Times New Roman" w:hAnsi="inherit" w:cs="Courier New"/>
          <w:color w:val="777777"/>
          <w:sz w:val="18"/>
          <w:szCs w:val="18"/>
        </w:rPr>
        <w:t>()</w:t>
      </w:r>
    </w:p>
    <w:p w:rsidR="005C3E96" w:rsidRDefault="005C3E96"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lang w:val="es-AR"/>
        </w:rPr>
      </w:pPr>
      <w:r w:rsidRPr="005C3E96">
        <w:rPr>
          <w:rFonts w:ascii="Times New Roman" w:eastAsia="Times New Roman" w:hAnsi="Times New Roman" w:cs="Times New Roman"/>
          <w:color w:val="121212"/>
          <w:sz w:val="24"/>
          <w:szCs w:val="24"/>
          <w:lang w:val="es-AR"/>
        </w:rPr>
        <w:t>Un </w:t>
      </w:r>
      <w:r w:rsidRPr="005C3E96">
        <w:rPr>
          <w:rFonts w:ascii="Times New Roman" w:eastAsia="Times New Roman" w:hAnsi="Times New Roman" w:cs="Times New Roman"/>
          <w:i/>
          <w:iCs/>
          <w:color w:val="121212"/>
          <w:sz w:val="24"/>
          <w:szCs w:val="24"/>
          <w:lang w:val="es-AR"/>
        </w:rPr>
        <w:t>combobox</w:t>
      </w:r>
      <w:r w:rsidRPr="005C3E96">
        <w:rPr>
          <w:rFonts w:ascii="Times New Roman" w:eastAsia="Times New Roman" w:hAnsi="Times New Roman" w:cs="Times New Roman"/>
          <w:color w:val="121212"/>
          <w:sz w:val="24"/>
          <w:szCs w:val="24"/>
          <w:lang w:val="es-AR"/>
        </w:rPr>
        <w:t> en Tk trabaja únicamente con cadenas. Cualquier otro tipo de objeto será convertido antes de ser añadido a la lista.</w:t>
      </w:r>
    </w:p>
    <w:p w:rsidR="005C3E96" w:rsidRPr="005C3E96" w:rsidRDefault="005C3E96" w:rsidP="005C3E96">
      <w:pPr>
        <w:shd w:val="clear" w:color="auto" w:fill="FBFBFB"/>
        <w:spacing w:after="255" w:line="240" w:lineRule="auto"/>
        <w:rPr>
          <w:rFonts w:ascii="Times New Roman" w:eastAsia="Times New Roman" w:hAnsi="Times New Roman" w:cs="Times New Roman"/>
          <w:color w:val="121212"/>
          <w:sz w:val="24"/>
          <w:szCs w:val="24"/>
          <w:lang w:val="es-AR"/>
        </w:rPr>
      </w:pPr>
      <w:r w:rsidRPr="005C3E96">
        <w:rPr>
          <w:rFonts w:ascii="Times New Roman" w:eastAsia="Times New Roman" w:hAnsi="Times New Roman" w:cs="Times New Roman"/>
          <w:color w:val="121212"/>
          <w:sz w:val="24"/>
          <w:szCs w:val="24"/>
          <w:lang w:val="es-AR"/>
        </w:rPr>
        <w:t>El método </w:t>
      </w:r>
      <w:r w:rsidRPr="005C3E96">
        <w:rPr>
          <w:rFonts w:ascii="Courier New" w:eastAsia="Times New Roman" w:hAnsi="Courier New" w:cs="Courier New"/>
          <w:color w:val="121212"/>
          <w:sz w:val="21"/>
          <w:szCs w:val="21"/>
          <w:shd w:val="clear" w:color="auto" w:fill="E9E9E9"/>
          <w:lang w:val="es-AR"/>
        </w:rPr>
        <w:t>Combobox.get()</w:t>
      </w:r>
      <w:r w:rsidRPr="005C3E96">
        <w:rPr>
          <w:rFonts w:ascii="Times New Roman" w:eastAsia="Times New Roman" w:hAnsi="Times New Roman" w:cs="Times New Roman"/>
          <w:color w:val="121212"/>
          <w:sz w:val="24"/>
          <w:szCs w:val="24"/>
          <w:lang w:val="es-AR"/>
        </w:rPr>
        <w:t> retorna la opción seleccionada: ya haya sido esta seleccionada a partir de una de las opciones, ya haya sido escrita manualmente por el usuario (si no se deshabilitó esta opción vía </w:t>
      </w:r>
      <w:r w:rsidRPr="005C3E96">
        <w:rPr>
          <w:rFonts w:ascii="Courier New" w:eastAsia="Times New Roman" w:hAnsi="Courier New" w:cs="Courier New"/>
          <w:color w:val="121212"/>
          <w:sz w:val="21"/>
          <w:szCs w:val="21"/>
          <w:shd w:val="clear" w:color="auto" w:fill="E9E9E9"/>
          <w:lang w:val="es-AR"/>
        </w:rPr>
        <w:t>state="readonly"</w:t>
      </w:r>
      <w:r w:rsidRPr="005C3E96">
        <w:rPr>
          <w:rFonts w:ascii="Times New Roman" w:eastAsia="Times New Roman" w:hAnsi="Times New Roman" w:cs="Times New Roman"/>
          <w:color w:val="121212"/>
          <w:sz w:val="24"/>
          <w:szCs w:val="24"/>
          <w:lang w:val="es-AR"/>
        </w:rPr>
        <w:t>). Por ejemplo, el siguiente código muestra en un </w:t>
      </w:r>
      <w:hyperlink r:id="rId57" w:tgtFrame="_blank" w:history="1">
        <w:r w:rsidRPr="005C3E96">
          <w:rPr>
            <w:rFonts w:ascii="Times New Roman" w:eastAsia="Times New Roman" w:hAnsi="Times New Roman" w:cs="Times New Roman"/>
            <w:color w:val="7AB317"/>
            <w:sz w:val="24"/>
            <w:szCs w:val="24"/>
            <w:lang w:val="es-AR"/>
          </w:rPr>
          <w:t>cuadro de diálogo</w:t>
        </w:r>
      </w:hyperlink>
      <w:r w:rsidRPr="005C3E96">
        <w:rPr>
          <w:rFonts w:ascii="Times New Roman" w:eastAsia="Times New Roman" w:hAnsi="Times New Roman" w:cs="Times New Roman"/>
          <w:color w:val="121212"/>
          <w:sz w:val="24"/>
          <w:szCs w:val="24"/>
          <w:lang w:val="es-AR"/>
        </w:rPr>
        <w:t> la opción seleccionada en la lista desplegable tras presionar un botón.</w:t>
      </w:r>
    </w:p>
    <w:p w:rsidR="00C561FC" w:rsidRPr="00C561FC" w:rsidRDefault="00C561FC" w:rsidP="00093043">
      <w:pPr>
        <w:numPr>
          <w:ilvl w:val="0"/>
          <w:numId w:val="45"/>
        </w:numPr>
        <w:pBdr>
          <w:top w:val="single" w:sz="2" w:space="4"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from</w:t>
      </w:r>
      <w:r w:rsidRPr="00C561FC">
        <w:rPr>
          <w:rFonts w:ascii="inherit" w:eastAsia="Times New Roman" w:hAnsi="inherit" w:cs="Courier New"/>
          <w:color w:val="000000"/>
          <w:sz w:val="18"/>
          <w:szCs w:val="18"/>
        </w:rPr>
        <w:t xml:space="preserve"> tkinter </w:t>
      </w:r>
      <w:r w:rsidRPr="00C561FC">
        <w:rPr>
          <w:rFonts w:ascii="inherit" w:eastAsia="Times New Roman" w:hAnsi="inherit" w:cs="Courier New"/>
          <w:b/>
          <w:bCs/>
          <w:color w:val="286491"/>
          <w:sz w:val="18"/>
          <w:szCs w:val="18"/>
        </w:rPr>
        <w:t>import</w:t>
      </w:r>
      <w:r w:rsidRPr="00C561FC">
        <w:rPr>
          <w:rFonts w:ascii="inherit" w:eastAsia="Times New Roman" w:hAnsi="inherit" w:cs="Courier New"/>
          <w:color w:val="000000"/>
          <w:sz w:val="18"/>
          <w:szCs w:val="18"/>
        </w:rPr>
        <w:t xml:space="preserve"> messagebox, ttk</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import</w:t>
      </w:r>
      <w:r w:rsidRPr="00C561FC">
        <w:rPr>
          <w:rFonts w:ascii="inherit" w:eastAsia="Times New Roman" w:hAnsi="inherit" w:cs="Courier New"/>
          <w:color w:val="000000"/>
          <w:sz w:val="18"/>
          <w:szCs w:val="18"/>
        </w:rPr>
        <w:t xml:space="preserve"> tkinter </w:t>
      </w:r>
      <w:r w:rsidRPr="00C561FC">
        <w:rPr>
          <w:rFonts w:ascii="inherit" w:eastAsia="Times New Roman" w:hAnsi="inherit" w:cs="Courier New"/>
          <w:b/>
          <w:bCs/>
          <w:color w:val="286491"/>
          <w:sz w:val="18"/>
          <w:szCs w:val="18"/>
        </w:rPr>
        <w:t>as</w:t>
      </w:r>
      <w:r w:rsidRPr="00C561FC">
        <w:rPr>
          <w:rFonts w:ascii="inherit" w:eastAsia="Times New Roman" w:hAnsi="inherit" w:cs="Courier New"/>
          <w:color w:val="000000"/>
          <w:sz w:val="18"/>
          <w:szCs w:val="18"/>
        </w:rPr>
        <w:t xml:space="preserve"> tk</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def</w:t>
      </w:r>
      <w:r w:rsidRPr="00C561FC">
        <w:rPr>
          <w:rFonts w:ascii="inherit" w:eastAsia="Times New Roman" w:hAnsi="inherit" w:cs="Courier New"/>
          <w:color w:val="000000"/>
          <w:sz w:val="18"/>
          <w:szCs w:val="18"/>
        </w:rPr>
        <w:t xml:space="preserve"> show_selection</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9999AA"/>
          <w:sz w:val="18"/>
          <w:szCs w:val="18"/>
        </w:rPr>
        <w:t># Obtener la opción seleccionada.</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selection = combo.</w:t>
      </w:r>
      <w:r w:rsidRPr="00C561FC">
        <w:rPr>
          <w:rFonts w:ascii="inherit" w:eastAsia="Times New Roman" w:hAnsi="inherit" w:cs="Courier New"/>
          <w:color w:val="0086B3"/>
          <w:sz w:val="18"/>
          <w:szCs w:val="18"/>
        </w:rPr>
        <w:t>get</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messagebox.</w:t>
      </w:r>
      <w:r w:rsidRPr="00C561FC">
        <w:rPr>
          <w:rFonts w:ascii="inherit" w:eastAsia="Times New Roman" w:hAnsi="inherit" w:cs="Courier New"/>
          <w:color w:val="0086B3"/>
          <w:sz w:val="18"/>
          <w:szCs w:val="18"/>
        </w:rPr>
        <w:t>showinfo</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C561FC">
        <w:rPr>
          <w:rFonts w:ascii="inherit" w:eastAsia="Times New Roman" w:hAnsi="inherit" w:cs="Courier New"/>
          <w:color w:val="000000"/>
          <w:sz w:val="18"/>
          <w:szCs w:val="18"/>
          <w:lang w:val="es-AR"/>
        </w:rPr>
        <w:t>message=f</w:t>
      </w:r>
      <w:r w:rsidRPr="00C561FC">
        <w:rPr>
          <w:rFonts w:ascii="inherit" w:eastAsia="Times New Roman" w:hAnsi="inherit" w:cs="Courier New"/>
          <w:color w:val="DD1144"/>
          <w:sz w:val="18"/>
          <w:szCs w:val="18"/>
          <w:lang w:val="es-AR"/>
        </w:rPr>
        <w:t>"La opción seleccionada es: {selection}"</w:t>
      </w:r>
      <w:r w:rsidRPr="00C561FC">
        <w:rPr>
          <w:rFonts w:ascii="inherit" w:eastAsia="Times New Roman" w:hAnsi="inherit" w:cs="Courier New"/>
          <w:color w:val="000000"/>
          <w:sz w:val="18"/>
          <w:szCs w:val="18"/>
          <w:lang w:val="es-AR"/>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title=</w:t>
      </w:r>
      <w:r w:rsidRPr="00C561FC">
        <w:rPr>
          <w:rFonts w:ascii="inherit" w:eastAsia="Times New Roman" w:hAnsi="inherit" w:cs="Courier New"/>
          <w:color w:val="DD1144"/>
          <w:sz w:val="18"/>
          <w:szCs w:val="18"/>
        </w:rPr>
        <w:t>"Selección"</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 = tk.</w:t>
      </w:r>
      <w:r w:rsidRPr="00C561FC">
        <w:rPr>
          <w:rFonts w:ascii="inherit" w:eastAsia="Times New Roman" w:hAnsi="inherit" w:cs="Courier New"/>
          <w:color w:val="445588"/>
          <w:sz w:val="18"/>
          <w:szCs w:val="18"/>
        </w:rPr>
        <w:t>Tk</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0086B3"/>
          <w:sz w:val="18"/>
          <w:szCs w:val="18"/>
        </w:rPr>
        <w:t>config</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width=</w:t>
      </w:r>
      <w:r w:rsidRPr="00C561FC">
        <w:rPr>
          <w:rFonts w:ascii="inherit" w:eastAsia="Times New Roman" w:hAnsi="inherit" w:cs="Courier New"/>
          <w:color w:val="009999"/>
          <w:sz w:val="18"/>
          <w:szCs w:val="18"/>
        </w:rPr>
        <w:t>300</w:t>
      </w:r>
      <w:r w:rsidRPr="00C561FC">
        <w:rPr>
          <w:rFonts w:ascii="inherit" w:eastAsia="Times New Roman" w:hAnsi="inherit" w:cs="Courier New"/>
          <w:color w:val="000000"/>
          <w:sz w:val="18"/>
          <w:szCs w:val="18"/>
        </w:rPr>
        <w:t>, height=</w:t>
      </w:r>
      <w:r w:rsidRPr="00C561FC">
        <w:rPr>
          <w:rFonts w:ascii="inherit" w:eastAsia="Times New Roman" w:hAnsi="inherit" w:cs="Courier New"/>
          <w:color w:val="009999"/>
          <w:sz w:val="18"/>
          <w:szCs w:val="18"/>
        </w:rPr>
        <w:t>200</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0086B3"/>
          <w:sz w:val="18"/>
          <w:szCs w:val="18"/>
        </w:rPr>
        <w:t>title</w:t>
      </w:r>
      <w:r w:rsidRPr="00C561FC">
        <w:rPr>
          <w:rFonts w:ascii="inherit" w:eastAsia="Times New Roman" w:hAnsi="inherit" w:cs="Courier New"/>
          <w:color w:val="777777"/>
          <w:sz w:val="18"/>
          <w:szCs w:val="18"/>
        </w:rPr>
        <w:t>(</w:t>
      </w:r>
      <w:r w:rsidRPr="00C561FC">
        <w:rPr>
          <w:rFonts w:ascii="inherit" w:eastAsia="Times New Roman" w:hAnsi="inherit" w:cs="Courier New"/>
          <w:color w:val="DD1144"/>
          <w:sz w:val="18"/>
          <w:szCs w:val="18"/>
        </w:rPr>
        <w:t>"Combobox"</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combo = ttk.</w:t>
      </w:r>
      <w:r w:rsidRPr="00C561FC">
        <w:rPr>
          <w:rFonts w:ascii="inherit" w:eastAsia="Times New Roman" w:hAnsi="inherit" w:cs="Courier New"/>
          <w:color w:val="445588"/>
          <w:sz w:val="18"/>
          <w:szCs w:val="18"/>
        </w:rPr>
        <w:t>Combobox</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state=</w:t>
      </w:r>
      <w:r w:rsidRPr="00C561FC">
        <w:rPr>
          <w:rFonts w:ascii="inherit" w:eastAsia="Times New Roman" w:hAnsi="inherit" w:cs="Courier New"/>
          <w:color w:val="DD1144"/>
          <w:sz w:val="18"/>
          <w:szCs w:val="18"/>
        </w:rPr>
        <w:t>"readonly"</w:t>
      </w:r>
      <w:r w:rsidRPr="00C561FC">
        <w:rPr>
          <w:rFonts w:ascii="inherit" w:eastAsia="Times New Roman" w:hAnsi="inherit" w:cs="Courier New"/>
          <w:color w:val="000000"/>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C561FC">
        <w:rPr>
          <w:rFonts w:ascii="inherit" w:eastAsia="Times New Roman" w:hAnsi="inherit" w:cs="Courier New"/>
          <w:color w:val="000000"/>
          <w:sz w:val="18"/>
          <w:szCs w:val="18"/>
        </w:rPr>
        <w:t>values=</w:t>
      </w:r>
      <w:r w:rsidRPr="00C561FC">
        <w:rPr>
          <w:rFonts w:ascii="inherit" w:eastAsia="Times New Roman" w:hAnsi="inherit" w:cs="Courier New"/>
          <w:color w:val="777777"/>
          <w:sz w:val="18"/>
          <w:szCs w:val="18"/>
        </w:rPr>
        <w:t>[</w:t>
      </w:r>
      <w:r w:rsidRPr="00C561FC">
        <w:rPr>
          <w:rFonts w:ascii="inherit" w:eastAsia="Times New Roman" w:hAnsi="inherit" w:cs="Courier New"/>
          <w:color w:val="DD1144"/>
          <w:sz w:val="18"/>
          <w:szCs w:val="18"/>
        </w:rPr>
        <w:t>"Python"</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"C"</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"C++"</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"Java"</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combo.</w:t>
      </w:r>
      <w:r w:rsidRPr="00C561FC">
        <w:rPr>
          <w:rFonts w:ascii="inherit" w:eastAsia="Times New Roman" w:hAnsi="inherit" w:cs="Courier New"/>
          <w:color w:val="0086B3"/>
          <w:sz w:val="18"/>
          <w:szCs w:val="18"/>
        </w:rPr>
        <w:t>place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x=</w:t>
      </w:r>
      <w:r w:rsidRPr="00C561FC">
        <w:rPr>
          <w:rFonts w:ascii="inherit" w:eastAsia="Times New Roman" w:hAnsi="inherit" w:cs="Courier New"/>
          <w:color w:val="009999"/>
          <w:sz w:val="18"/>
          <w:szCs w:val="18"/>
        </w:rPr>
        <w:t>50</w:t>
      </w:r>
      <w:r w:rsidRPr="00C561FC">
        <w:rPr>
          <w:rFonts w:ascii="inherit" w:eastAsia="Times New Roman" w:hAnsi="inherit" w:cs="Courier New"/>
          <w:color w:val="000000"/>
          <w:sz w:val="18"/>
          <w:szCs w:val="18"/>
        </w:rPr>
        <w:t>, y=</w:t>
      </w:r>
      <w:r w:rsidRPr="00C561FC">
        <w:rPr>
          <w:rFonts w:ascii="inherit" w:eastAsia="Times New Roman" w:hAnsi="inherit" w:cs="Courier New"/>
          <w:color w:val="009999"/>
          <w:sz w:val="18"/>
          <w:szCs w:val="18"/>
        </w:rPr>
        <w:t>50</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button = ttk.</w:t>
      </w:r>
      <w:r w:rsidRPr="00C561FC">
        <w:rPr>
          <w:rFonts w:ascii="inherit" w:eastAsia="Times New Roman" w:hAnsi="inherit" w:cs="Courier New"/>
          <w:color w:val="445588"/>
          <w:sz w:val="18"/>
          <w:szCs w:val="18"/>
        </w:rPr>
        <w:t>Button</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text=</w:t>
      </w:r>
      <w:r w:rsidRPr="00C561FC">
        <w:rPr>
          <w:rFonts w:ascii="inherit" w:eastAsia="Times New Roman" w:hAnsi="inherit" w:cs="Courier New"/>
          <w:color w:val="DD1144"/>
          <w:sz w:val="18"/>
          <w:szCs w:val="18"/>
        </w:rPr>
        <w:t>"Mostrar selección"</w:t>
      </w:r>
      <w:r w:rsidRPr="00C561FC">
        <w:rPr>
          <w:rFonts w:ascii="inherit" w:eastAsia="Times New Roman" w:hAnsi="inherit" w:cs="Courier New"/>
          <w:color w:val="000000"/>
          <w:sz w:val="18"/>
          <w:szCs w:val="18"/>
        </w:rPr>
        <w:t>, command=show_selection</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button.</w:t>
      </w:r>
      <w:r w:rsidRPr="00C561FC">
        <w:rPr>
          <w:rFonts w:ascii="inherit" w:eastAsia="Times New Roman" w:hAnsi="inherit" w:cs="Courier New"/>
          <w:color w:val="0086B3"/>
          <w:sz w:val="18"/>
          <w:szCs w:val="18"/>
        </w:rPr>
        <w:t>place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x=</w:t>
      </w:r>
      <w:r w:rsidRPr="00C561FC">
        <w:rPr>
          <w:rFonts w:ascii="inherit" w:eastAsia="Times New Roman" w:hAnsi="inherit" w:cs="Courier New"/>
          <w:color w:val="009999"/>
          <w:sz w:val="18"/>
          <w:szCs w:val="18"/>
        </w:rPr>
        <w:t>50</w:t>
      </w:r>
      <w:r w:rsidRPr="00C561FC">
        <w:rPr>
          <w:rFonts w:ascii="inherit" w:eastAsia="Times New Roman" w:hAnsi="inherit" w:cs="Courier New"/>
          <w:color w:val="000000"/>
          <w:sz w:val="18"/>
          <w:szCs w:val="18"/>
        </w:rPr>
        <w:t>, y=</w:t>
      </w:r>
      <w:r w:rsidRPr="00C561FC">
        <w:rPr>
          <w:rFonts w:ascii="inherit" w:eastAsia="Times New Roman" w:hAnsi="inherit" w:cs="Courier New"/>
          <w:color w:val="009999"/>
          <w:sz w:val="18"/>
          <w:szCs w:val="18"/>
        </w:rPr>
        <w:t>100</w:t>
      </w:r>
      <w:r w:rsidRPr="00C561FC">
        <w:rPr>
          <w:rFonts w:ascii="inherit" w:eastAsia="Times New Roman" w:hAnsi="inherit" w:cs="Courier New"/>
          <w:color w:val="777777"/>
          <w:sz w:val="18"/>
          <w:szCs w:val="18"/>
        </w:rPr>
        <w:t>)</w:t>
      </w:r>
    </w:p>
    <w:p w:rsidR="00C561FC" w:rsidRPr="00C561FC" w:rsidRDefault="00C561FC" w:rsidP="00093043">
      <w:pPr>
        <w:numPr>
          <w:ilvl w:val="0"/>
          <w:numId w:val="4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lastRenderedPageBreak/>
        <w:t>main_window.</w:t>
      </w:r>
      <w:r w:rsidRPr="00C561FC">
        <w:rPr>
          <w:rFonts w:ascii="inherit" w:eastAsia="Times New Roman" w:hAnsi="inherit" w:cs="Courier New"/>
          <w:color w:val="0086B3"/>
          <w:sz w:val="18"/>
          <w:szCs w:val="18"/>
        </w:rPr>
        <w:t>mainloop</w:t>
      </w:r>
      <w:r w:rsidRPr="00C561FC">
        <w:rPr>
          <w:rFonts w:ascii="inherit" w:eastAsia="Times New Roman" w:hAnsi="inherit" w:cs="Courier New"/>
          <w:color w:val="777777"/>
          <w:sz w:val="18"/>
          <w:szCs w:val="18"/>
        </w:rPr>
        <w:t>()</w:t>
      </w:r>
    </w:p>
    <w:p w:rsidR="00C561FC" w:rsidRDefault="00C561FC"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5C3E96" w:rsidRDefault="00C561FC"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r>
        <w:rPr>
          <w:rFonts w:ascii="Times New Roman" w:eastAsia="Times New Roman" w:hAnsi="Times New Roman" w:cs="Times New Roman"/>
          <w:color w:val="121212"/>
          <w:sz w:val="24"/>
          <w:szCs w:val="24"/>
          <w:lang w:val="es-AR"/>
        </w:rPr>
        <w:t>En formato orientado a objeto</w:t>
      </w:r>
    </w:p>
    <w:p w:rsidR="00C561FC" w:rsidRPr="00C561FC" w:rsidRDefault="00C561FC" w:rsidP="00093043">
      <w:pPr>
        <w:numPr>
          <w:ilvl w:val="0"/>
          <w:numId w:val="46"/>
        </w:numPr>
        <w:pBdr>
          <w:top w:val="single" w:sz="2" w:space="4"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from</w:t>
      </w:r>
      <w:r w:rsidRPr="00C561FC">
        <w:rPr>
          <w:rFonts w:ascii="inherit" w:eastAsia="Times New Roman" w:hAnsi="inherit" w:cs="Courier New"/>
          <w:color w:val="000000"/>
          <w:sz w:val="18"/>
          <w:szCs w:val="18"/>
        </w:rPr>
        <w:t xml:space="preserve"> tkinter </w:t>
      </w:r>
      <w:r w:rsidRPr="00C561FC">
        <w:rPr>
          <w:rFonts w:ascii="inherit" w:eastAsia="Times New Roman" w:hAnsi="inherit" w:cs="Courier New"/>
          <w:b/>
          <w:bCs/>
          <w:color w:val="286491"/>
          <w:sz w:val="18"/>
          <w:szCs w:val="18"/>
        </w:rPr>
        <w:t>import</w:t>
      </w:r>
      <w:r w:rsidRPr="00C561FC">
        <w:rPr>
          <w:rFonts w:ascii="inherit" w:eastAsia="Times New Roman" w:hAnsi="inherit" w:cs="Courier New"/>
          <w:color w:val="000000"/>
          <w:sz w:val="18"/>
          <w:szCs w:val="18"/>
        </w:rPr>
        <w:t xml:space="preserve"> messagebox, ttk</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import</w:t>
      </w:r>
      <w:r w:rsidRPr="00C561FC">
        <w:rPr>
          <w:rFonts w:ascii="inherit" w:eastAsia="Times New Roman" w:hAnsi="inherit" w:cs="Courier New"/>
          <w:color w:val="000000"/>
          <w:sz w:val="18"/>
          <w:szCs w:val="18"/>
        </w:rPr>
        <w:t xml:space="preserve"> tkinter </w:t>
      </w:r>
      <w:r w:rsidRPr="00C561FC">
        <w:rPr>
          <w:rFonts w:ascii="inherit" w:eastAsia="Times New Roman" w:hAnsi="inherit" w:cs="Courier New"/>
          <w:b/>
          <w:bCs/>
          <w:color w:val="286491"/>
          <w:sz w:val="18"/>
          <w:szCs w:val="18"/>
        </w:rPr>
        <w:t>as</w:t>
      </w:r>
      <w:r w:rsidRPr="00C561FC">
        <w:rPr>
          <w:rFonts w:ascii="inherit" w:eastAsia="Times New Roman" w:hAnsi="inherit" w:cs="Courier New"/>
          <w:color w:val="000000"/>
          <w:sz w:val="18"/>
          <w:szCs w:val="18"/>
        </w:rPr>
        <w:t xml:space="preserve"> tk</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class</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445588"/>
          <w:sz w:val="18"/>
          <w:szCs w:val="18"/>
        </w:rPr>
        <w:t>Application</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ttk.</w:t>
      </w:r>
      <w:r w:rsidRPr="00C561FC">
        <w:rPr>
          <w:rFonts w:ascii="inherit" w:eastAsia="Times New Roman" w:hAnsi="inherit" w:cs="Courier New"/>
          <w:color w:val="445588"/>
          <w:sz w:val="18"/>
          <w:szCs w:val="18"/>
        </w:rPr>
        <w:t>Frame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def</w:t>
      </w:r>
      <w:r w:rsidRPr="00C561FC">
        <w:rPr>
          <w:rFonts w:ascii="inherit" w:eastAsia="Times New Roman" w:hAnsi="inherit" w:cs="Courier New"/>
          <w:color w:val="000000"/>
          <w:sz w:val="18"/>
          <w:szCs w:val="18"/>
        </w:rPr>
        <w:t xml:space="preserve"> __init__</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self, main_window</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4DA0D2"/>
          <w:sz w:val="18"/>
          <w:szCs w:val="18"/>
        </w:rPr>
        <w:t>super</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t>
      </w:r>
      <w:r w:rsidRPr="00C561FC">
        <w:rPr>
          <w:rFonts w:ascii="inherit" w:eastAsia="Times New Roman" w:hAnsi="inherit" w:cs="Courier New"/>
          <w:color w:val="0086B3"/>
          <w:sz w:val="18"/>
          <w:szCs w:val="18"/>
        </w:rPr>
        <w:t>__init__</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0086B3"/>
          <w:sz w:val="18"/>
          <w:szCs w:val="18"/>
        </w:rPr>
        <w:t>title</w:t>
      </w:r>
      <w:r w:rsidRPr="00C561FC">
        <w:rPr>
          <w:rFonts w:ascii="inherit" w:eastAsia="Times New Roman" w:hAnsi="inherit" w:cs="Courier New"/>
          <w:color w:val="777777"/>
          <w:sz w:val="18"/>
          <w:szCs w:val="18"/>
        </w:rPr>
        <w:t>(</w:t>
      </w:r>
      <w:r w:rsidRPr="00C561FC">
        <w:rPr>
          <w:rFonts w:ascii="inherit" w:eastAsia="Times New Roman" w:hAnsi="inherit" w:cs="Courier New"/>
          <w:color w:val="DD1144"/>
          <w:sz w:val="18"/>
          <w:szCs w:val="18"/>
        </w:rPr>
        <w:t>"Combobox"</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self.</w:t>
      </w:r>
      <w:r w:rsidRPr="00C561FC">
        <w:rPr>
          <w:rFonts w:ascii="inherit" w:eastAsia="Times New Roman" w:hAnsi="inherit" w:cs="Courier New"/>
          <w:color w:val="0086B3"/>
          <w:sz w:val="18"/>
          <w:szCs w:val="18"/>
        </w:rPr>
        <w:t>combo</w:t>
      </w:r>
      <w:r w:rsidRPr="00C561FC">
        <w:rPr>
          <w:rFonts w:ascii="inherit" w:eastAsia="Times New Roman" w:hAnsi="inherit" w:cs="Courier New"/>
          <w:color w:val="000000"/>
          <w:sz w:val="18"/>
          <w:szCs w:val="18"/>
        </w:rPr>
        <w:t xml:space="preserve"> = ttk.</w:t>
      </w:r>
      <w:r w:rsidRPr="00C561FC">
        <w:rPr>
          <w:rFonts w:ascii="inherit" w:eastAsia="Times New Roman" w:hAnsi="inherit" w:cs="Courier New"/>
          <w:color w:val="445588"/>
          <w:sz w:val="18"/>
          <w:szCs w:val="18"/>
        </w:rPr>
        <w:t>Combobox</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C561FC">
        <w:rPr>
          <w:rFonts w:ascii="inherit" w:eastAsia="Times New Roman" w:hAnsi="inherit" w:cs="Courier New"/>
          <w:color w:val="000000"/>
          <w:sz w:val="18"/>
          <w:szCs w:val="18"/>
        </w:rPr>
        <w:t>self,</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state=</w:t>
      </w:r>
      <w:r w:rsidRPr="00C561FC">
        <w:rPr>
          <w:rFonts w:ascii="inherit" w:eastAsia="Times New Roman" w:hAnsi="inherit" w:cs="Courier New"/>
          <w:color w:val="DD1144"/>
          <w:sz w:val="18"/>
          <w:szCs w:val="18"/>
        </w:rPr>
        <w:t>"readonly"</w:t>
      </w:r>
      <w:r w:rsidRPr="00C561FC">
        <w:rPr>
          <w:rFonts w:ascii="inherit" w:eastAsia="Times New Roman" w:hAnsi="inherit" w:cs="Courier New"/>
          <w:color w:val="000000"/>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values=</w:t>
      </w:r>
      <w:r w:rsidRPr="00C561FC">
        <w:rPr>
          <w:rFonts w:ascii="inherit" w:eastAsia="Times New Roman" w:hAnsi="inherit" w:cs="Courier New"/>
          <w:color w:val="777777"/>
          <w:sz w:val="18"/>
          <w:szCs w:val="18"/>
        </w:rPr>
        <w:t>[</w:t>
      </w:r>
      <w:r w:rsidRPr="00C561FC">
        <w:rPr>
          <w:rFonts w:ascii="inherit" w:eastAsia="Times New Roman" w:hAnsi="inherit" w:cs="Courier New"/>
          <w:color w:val="DD1144"/>
          <w:sz w:val="18"/>
          <w:szCs w:val="18"/>
        </w:rPr>
        <w:t>"Python"</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"C"</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"C++"</w:t>
      </w:r>
      <w:r w:rsidRPr="00C561FC">
        <w:rPr>
          <w:rFonts w:ascii="inherit" w:eastAsia="Times New Roman" w:hAnsi="inherit" w:cs="Courier New"/>
          <w:color w:val="000000"/>
          <w:sz w:val="18"/>
          <w:szCs w:val="18"/>
        </w:rPr>
        <w:t xml:space="preserve">, </w:t>
      </w:r>
      <w:r w:rsidRPr="00C561FC">
        <w:rPr>
          <w:rFonts w:ascii="inherit" w:eastAsia="Times New Roman" w:hAnsi="inherit" w:cs="Courier New"/>
          <w:color w:val="DD1144"/>
          <w:sz w:val="18"/>
          <w:szCs w:val="18"/>
        </w:rPr>
        <w:t>"Java"</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self.</w:t>
      </w:r>
      <w:r w:rsidRPr="00C561FC">
        <w:rPr>
          <w:rFonts w:ascii="inherit" w:eastAsia="Times New Roman" w:hAnsi="inherit" w:cs="Courier New"/>
          <w:color w:val="0086B3"/>
          <w:sz w:val="18"/>
          <w:szCs w:val="18"/>
        </w:rPr>
        <w:t>combo</w:t>
      </w:r>
      <w:r w:rsidRPr="00C561FC">
        <w:rPr>
          <w:rFonts w:ascii="inherit" w:eastAsia="Times New Roman" w:hAnsi="inherit" w:cs="Courier New"/>
          <w:color w:val="000000"/>
          <w:sz w:val="18"/>
          <w:szCs w:val="18"/>
        </w:rPr>
        <w:t>.</w:t>
      </w:r>
      <w:r w:rsidRPr="00C561FC">
        <w:rPr>
          <w:rFonts w:ascii="inherit" w:eastAsia="Times New Roman" w:hAnsi="inherit" w:cs="Courier New"/>
          <w:color w:val="0086B3"/>
          <w:sz w:val="18"/>
          <w:szCs w:val="18"/>
        </w:rPr>
        <w:t>place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x=</w:t>
      </w:r>
      <w:r w:rsidRPr="00C561FC">
        <w:rPr>
          <w:rFonts w:ascii="inherit" w:eastAsia="Times New Roman" w:hAnsi="inherit" w:cs="Courier New"/>
          <w:color w:val="009999"/>
          <w:sz w:val="18"/>
          <w:szCs w:val="18"/>
        </w:rPr>
        <w:t>50</w:t>
      </w:r>
      <w:r w:rsidRPr="00C561FC">
        <w:rPr>
          <w:rFonts w:ascii="inherit" w:eastAsia="Times New Roman" w:hAnsi="inherit" w:cs="Courier New"/>
          <w:color w:val="000000"/>
          <w:sz w:val="18"/>
          <w:szCs w:val="18"/>
        </w:rPr>
        <w:t>, y=</w:t>
      </w:r>
      <w:r w:rsidRPr="00C561FC">
        <w:rPr>
          <w:rFonts w:ascii="inherit" w:eastAsia="Times New Roman" w:hAnsi="inherit" w:cs="Courier New"/>
          <w:color w:val="009999"/>
          <w:sz w:val="18"/>
          <w:szCs w:val="18"/>
        </w:rPr>
        <w:t>50</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self.</w:t>
      </w:r>
      <w:r w:rsidRPr="00C561FC">
        <w:rPr>
          <w:rFonts w:ascii="inherit" w:eastAsia="Times New Roman" w:hAnsi="inherit" w:cs="Courier New"/>
          <w:color w:val="0086B3"/>
          <w:sz w:val="18"/>
          <w:szCs w:val="18"/>
        </w:rPr>
        <w:t>button</w:t>
      </w:r>
      <w:r w:rsidRPr="00C561FC">
        <w:rPr>
          <w:rFonts w:ascii="inherit" w:eastAsia="Times New Roman" w:hAnsi="inherit" w:cs="Courier New"/>
          <w:color w:val="000000"/>
          <w:sz w:val="18"/>
          <w:szCs w:val="18"/>
        </w:rPr>
        <w:t xml:space="preserve"> = ttk.</w:t>
      </w:r>
      <w:r w:rsidRPr="00C561FC">
        <w:rPr>
          <w:rFonts w:ascii="inherit" w:eastAsia="Times New Roman" w:hAnsi="inherit" w:cs="Courier New"/>
          <w:color w:val="445588"/>
          <w:sz w:val="18"/>
          <w:szCs w:val="18"/>
        </w:rPr>
        <w:t>Button</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text=</w:t>
      </w:r>
      <w:r w:rsidRPr="00C561FC">
        <w:rPr>
          <w:rFonts w:ascii="inherit" w:eastAsia="Times New Roman" w:hAnsi="inherit" w:cs="Courier New"/>
          <w:color w:val="DD1144"/>
          <w:sz w:val="18"/>
          <w:szCs w:val="18"/>
        </w:rPr>
        <w:t>"Mostrar selección"</w:t>
      </w:r>
      <w:r w:rsidRPr="00C561FC">
        <w:rPr>
          <w:rFonts w:ascii="inherit" w:eastAsia="Times New Roman" w:hAnsi="inherit" w:cs="Courier New"/>
          <w:color w:val="000000"/>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command=self.</w:t>
      </w:r>
      <w:r w:rsidRPr="00C561FC">
        <w:rPr>
          <w:rFonts w:ascii="inherit" w:eastAsia="Times New Roman" w:hAnsi="inherit" w:cs="Courier New"/>
          <w:color w:val="0086B3"/>
          <w:sz w:val="18"/>
          <w:szCs w:val="18"/>
        </w:rPr>
        <w:t>show_selection</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self.</w:t>
      </w:r>
      <w:r w:rsidRPr="00C561FC">
        <w:rPr>
          <w:rFonts w:ascii="inherit" w:eastAsia="Times New Roman" w:hAnsi="inherit" w:cs="Courier New"/>
          <w:color w:val="0086B3"/>
          <w:sz w:val="18"/>
          <w:szCs w:val="18"/>
        </w:rPr>
        <w:t>button</w:t>
      </w:r>
      <w:r w:rsidRPr="00C561FC">
        <w:rPr>
          <w:rFonts w:ascii="inherit" w:eastAsia="Times New Roman" w:hAnsi="inherit" w:cs="Courier New"/>
          <w:color w:val="000000"/>
          <w:sz w:val="18"/>
          <w:szCs w:val="18"/>
        </w:rPr>
        <w:t>.</w:t>
      </w:r>
      <w:r w:rsidRPr="00C561FC">
        <w:rPr>
          <w:rFonts w:ascii="inherit" w:eastAsia="Times New Roman" w:hAnsi="inherit" w:cs="Courier New"/>
          <w:color w:val="0086B3"/>
          <w:sz w:val="18"/>
          <w:szCs w:val="18"/>
        </w:rPr>
        <w:t>place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x=</w:t>
      </w:r>
      <w:r w:rsidRPr="00C561FC">
        <w:rPr>
          <w:rFonts w:ascii="inherit" w:eastAsia="Times New Roman" w:hAnsi="inherit" w:cs="Courier New"/>
          <w:color w:val="009999"/>
          <w:sz w:val="18"/>
          <w:szCs w:val="18"/>
        </w:rPr>
        <w:t>50</w:t>
      </w:r>
      <w:r w:rsidRPr="00C561FC">
        <w:rPr>
          <w:rFonts w:ascii="inherit" w:eastAsia="Times New Roman" w:hAnsi="inherit" w:cs="Courier New"/>
          <w:color w:val="000000"/>
          <w:sz w:val="18"/>
          <w:szCs w:val="18"/>
        </w:rPr>
        <w:t>, y=</w:t>
      </w:r>
      <w:r w:rsidRPr="00C561FC">
        <w:rPr>
          <w:rFonts w:ascii="inherit" w:eastAsia="Times New Roman" w:hAnsi="inherit" w:cs="Courier New"/>
          <w:color w:val="009999"/>
          <w:sz w:val="18"/>
          <w:szCs w:val="18"/>
        </w:rPr>
        <w:t>100</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0086B3"/>
          <w:sz w:val="18"/>
          <w:szCs w:val="18"/>
        </w:rPr>
        <w:t>config</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width=</w:t>
      </w:r>
      <w:r w:rsidRPr="00C561FC">
        <w:rPr>
          <w:rFonts w:ascii="inherit" w:eastAsia="Times New Roman" w:hAnsi="inherit" w:cs="Courier New"/>
          <w:color w:val="009999"/>
          <w:sz w:val="18"/>
          <w:szCs w:val="18"/>
        </w:rPr>
        <w:t>300</w:t>
      </w:r>
      <w:r w:rsidRPr="00C561FC">
        <w:rPr>
          <w:rFonts w:ascii="inherit" w:eastAsia="Times New Roman" w:hAnsi="inherit" w:cs="Courier New"/>
          <w:color w:val="000000"/>
          <w:sz w:val="18"/>
          <w:szCs w:val="18"/>
        </w:rPr>
        <w:t>, height=</w:t>
      </w:r>
      <w:r w:rsidRPr="00C561FC">
        <w:rPr>
          <w:rFonts w:ascii="inherit" w:eastAsia="Times New Roman" w:hAnsi="inherit" w:cs="Courier New"/>
          <w:color w:val="009999"/>
          <w:sz w:val="18"/>
          <w:szCs w:val="18"/>
        </w:rPr>
        <w:t>200</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self.</w:t>
      </w:r>
      <w:r w:rsidRPr="00C561FC">
        <w:rPr>
          <w:rFonts w:ascii="inherit" w:eastAsia="Times New Roman" w:hAnsi="inherit" w:cs="Courier New"/>
          <w:color w:val="0086B3"/>
          <w:sz w:val="18"/>
          <w:szCs w:val="18"/>
        </w:rPr>
        <w:t>place</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width=</w:t>
      </w:r>
      <w:r w:rsidRPr="00C561FC">
        <w:rPr>
          <w:rFonts w:ascii="inherit" w:eastAsia="Times New Roman" w:hAnsi="inherit" w:cs="Courier New"/>
          <w:color w:val="009999"/>
          <w:sz w:val="18"/>
          <w:szCs w:val="18"/>
        </w:rPr>
        <w:t>300</w:t>
      </w:r>
      <w:r w:rsidRPr="00C561FC">
        <w:rPr>
          <w:rFonts w:ascii="inherit" w:eastAsia="Times New Roman" w:hAnsi="inherit" w:cs="Courier New"/>
          <w:color w:val="000000"/>
          <w:sz w:val="18"/>
          <w:szCs w:val="18"/>
        </w:rPr>
        <w:t>, height=</w:t>
      </w:r>
      <w:r w:rsidRPr="00C561FC">
        <w:rPr>
          <w:rFonts w:ascii="inherit" w:eastAsia="Times New Roman" w:hAnsi="inherit" w:cs="Courier New"/>
          <w:color w:val="009999"/>
          <w:sz w:val="18"/>
          <w:szCs w:val="18"/>
        </w:rPr>
        <w:t>200</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b/>
          <w:bCs/>
          <w:color w:val="286491"/>
          <w:sz w:val="18"/>
          <w:szCs w:val="18"/>
        </w:rPr>
        <w:t>def</w:t>
      </w:r>
      <w:r w:rsidRPr="00C561FC">
        <w:rPr>
          <w:rFonts w:ascii="inherit" w:eastAsia="Times New Roman" w:hAnsi="inherit" w:cs="Courier New"/>
          <w:color w:val="000000"/>
          <w:sz w:val="18"/>
          <w:szCs w:val="18"/>
        </w:rPr>
        <w:t xml:space="preserve"> show_selection</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self</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9999AA"/>
          <w:sz w:val="18"/>
          <w:szCs w:val="18"/>
        </w:rPr>
        <w:t># Obtener la opción seleccionada.</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selection = self.</w:t>
      </w:r>
      <w:r w:rsidRPr="00C561FC">
        <w:rPr>
          <w:rFonts w:ascii="inherit" w:eastAsia="Times New Roman" w:hAnsi="inherit" w:cs="Courier New"/>
          <w:color w:val="0086B3"/>
          <w:sz w:val="18"/>
          <w:szCs w:val="18"/>
        </w:rPr>
        <w:t>combo</w:t>
      </w:r>
      <w:r w:rsidRPr="00C561FC">
        <w:rPr>
          <w:rFonts w:ascii="inherit" w:eastAsia="Times New Roman" w:hAnsi="inherit" w:cs="Courier New"/>
          <w:color w:val="000000"/>
          <w:sz w:val="18"/>
          <w:szCs w:val="18"/>
        </w:rPr>
        <w:t>.</w:t>
      </w:r>
      <w:r w:rsidRPr="00C561FC">
        <w:rPr>
          <w:rFonts w:ascii="inherit" w:eastAsia="Times New Roman" w:hAnsi="inherit" w:cs="Courier New"/>
          <w:color w:val="0086B3"/>
          <w:sz w:val="18"/>
          <w:szCs w:val="18"/>
        </w:rPr>
        <w:t>get</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messagebox.</w:t>
      </w:r>
      <w:r w:rsidRPr="00C561FC">
        <w:rPr>
          <w:rFonts w:ascii="inherit" w:eastAsia="Times New Roman" w:hAnsi="inherit" w:cs="Courier New"/>
          <w:color w:val="0086B3"/>
          <w:sz w:val="18"/>
          <w:szCs w:val="18"/>
        </w:rPr>
        <w:t>showinfo</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C561FC">
        <w:rPr>
          <w:rFonts w:ascii="inherit" w:eastAsia="Times New Roman" w:hAnsi="inherit" w:cs="Courier New"/>
          <w:color w:val="000000"/>
          <w:sz w:val="18"/>
          <w:szCs w:val="18"/>
          <w:lang w:val="es-AR"/>
        </w:rPr>
        <w:t>message=f</w:t>
      </w:r>
      <w:r w:rsidRPr="00C561FC">
        <w:rPr>
          <w:rFonts w:ascii="inherit" w:eastAsia="Times New Roman" w:hAnsi="inherit" w:cs="Courier New"/>
          <w:color w:val="DD1144"/>
          <w:sz w:val="18"/>
          <w:szCs w:val="18"/>
          <w:lang w:val="es-AR"/>
        </w:rPr>
        <w:t>"La opción seleccionada es: {selection}"</w:t>
      </w:r>
      <w:r w:rsidRPr="00C561FC">
        <w:rPr>
          <w:rFonts w:ascii="inherit" w:eastAsia="Times New Roman" w:hAnsi="inherit" w:cs="Courier New"/>
          <w:color w:val="000000"/>
          <w:sz w:val="18"/>
          <w:szCs w:val="18"/>
          <w:lang w:val="es-AR"/>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title=</w:t>
      </w:r>
      <w:r w:rsidRPr="00C561FC">
        <w:rPr>
          <w:rFonts w:ascii="inherit" w:eastAsia="Times New Roman" w:hAnsi="inherit" w:cs="Courier New"/>
          <w:color w:val="DD1144"/>
          <w:sz w:val="18"/>
          <w:szCs w:val="18"/>
        </w:rPr>
        <w:t>"Selección"</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main_window = tk.</w:t>
      </w:r>
      <w:r w:rsidRPr="00C561FC">
        <w:rPr>
          <w:rFonts w:ascii="inherit" w:eastAsia="Times New Roman" w:hAnsi="inherit" w:cs="Courier New"/>
          <w:color w:val="445588"/>
          <w:sz w:val="18"/>
          <w:szCs w:val="18"/>
        </w:rPr>
        <w:t>Tk</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 xml:space="preserve">app = </w:t>
      </w:r>
      <w:r w:rsidRPr="00C561FC">
        <w:rPr>
          <w:rFonts w:ascii="inherit" w:eastAsia="Times New Roman" w:hAnsi="inherit" w:cs="Courier New"/>
          <w:color w:val="445588"/>
          <w:sz w:val="18"/>
          <w:szCs w:val="18"/>
        </w:rPr>
        <w:t>Application</w:t>
      </w:r>
      <w:r w:rsidRPr="00C561FC">
        <w:rPr>
          <w:rFonts w:ascii="inherit" w:eastAsia="Times New Roman" w:hAnsi="inherit" w:cs="Courier New"/>
          <w:color w:val="777777"/>
          <w:sz w:val="18"/>
          <w:szCs w:val="18"/>
        </w:rPr>
        <w:t>(</w:t>
      </w:r>
      <w:r w:rsidRPr="00C561FC">
        <w:rPr>
          <w:rFonts w:ascii="inherit" w:eastAsia="Times New Roman" w:hAnsi="inherit" w:cs="Courier New"/>
          <w:color w:val="000000"/>
          <w:sz w:val="18"/>
          <w:szCs w:val="18"/>
        </w:rPr>
        <w:t>main_window</w:t>
      </w:r>
      <w:r w:rsidRPr="00C561FC">
        <w:rPr>
          <w:rFonts w:ascii="inherit" w:eastAsia="Times New Roman" w:hAnsi="inherit" w:cs="Courier New"/>
          <w:color w:val="777777"/>
          <w:sz w:val="18"/>
          <w:szCs w:val="18"/>
        </w:rPr>
        <w:t>)</w:t>
      </w:r>
    </w:p>
    <w:p w:rsidR="00C561FC" w:rsidRPr="00C561FC" w:rsidRDefault="00C561FC" w:rsidP="00093043">
      <w:pPr>
        <w:numPr>
          <w:ilvl w:val="0"/>
          <w:numId w:val="4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C561FC">
        <w:rPr>
          <w:rFonts w:ascii="inherit" w:eastAsia="Times New Roman" w:hAnsi="inherit" w:cs="Courier New"/>
          <w:color w:val="000000"/>
          <w:sz w:val="18"/>
          <w:szCs w:val="18"/>
        </w:rPr>
        <w:t>app.</w:t>
      </w:r>
      <w:r w:rsidRPr="00C561FC">
        <w:rPr>
          <w:rFonts w:ascii="inherit" w:eastAsia="Times New Roman" w:hAnsi="inherit" w:cs="Courier New"/>
          <w:color w:val="0086B3"/>
          <w:sz w:val="18"/>
          <w:szCs w:val="18"/>
        </w:rPr>
        <w:t>mainloop</w:t>
      </w:r>
      <w:r w:rsidRPr="00C561FC">
        <w:rPr>
          <w:rFonts w:ascii="inherit" w:eastAsia="Times New Roman" w:hAnsi="inherit" w:cs="Courier New"/>
          <w:color w:val="777777"/>
          <w:sz w:val="18"/>
          <w:szCs w:val="18"/>
        </w:rPr>
        <w:t>()</w:t>
      </w:r>
    </w:p>
    <w:p w:rsidR="00C561FC" w:rsidRDefault="00C561FC"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C561FC" w:rsidRDefault="00C561FC" w:rsidP="00C561FC">
      <w:pPr>
        <w:pStyle w:val="Heading2"/>
        <w:shd w:val="clear" w:color="auto" w:fill="FBFBFB"/>
        <w:spacing w:before="240" w:beforeAutospacing="0" w:after="240" w:afterAutospacing="0"/>
        <w:rPr>
          <w:rFonts w:ascii="Arial" w:hAnsi="Arial" w:cs="Arial"/>
          <w:color w:val="222222"/>
          <w:sz w:val="63"/>
          <w:szCs w:val="63"/>
          <w:lang w:val="es-AR"/>
        </w:rPr>
      </w:pPr>
    </w:p>
    <w:p w:rsidR="00C561FC" w:rsidRPr="00C561FC" w:rsidRDefault="00C561FC" w:rsidP="00C561FC">
      <w:pPr>
        <w:pStyle w:val="Heading2"/>
        <w:shd w:val="clear" w:color="auto" w:fill="FBFBFB"/>
        <w:spacing w:before="240" w:beforeAutospacing="0" w:after="240" w:afterAutospacing="0"/>
        <w:rPr>
          <w:rFonts w:ascii="Arial" w:hAnsi="Arial" w:cs="Arial"/>
          <w:color w:val="222222"/>
          <w:sz w:val="63"/>
          <w:szCs w:val="63"/>
          <w:lang w:val="es-AR"/>
        </w:rPr>
      </w:pPr>
      <w:r w:rsidRPr="00C561FC">
        <w:rPr>
          <w:rFonts w:ascii="Arial" w:hAnsi="Arial" w:cs="Arial"/>
          <w:color w:val="222222"/>
          <w:sz w:val="63"/>
          <w:szCs w:val="63"/>
          <w:lang w:val="es-AR"/>
        </w:rPr>
        <w:lastRenderedPageBreak/>
        <w:t>Barra de menú en Tcl/Tk (tkinter)</w:t>
      </w:r>
    </w:p>
    <w:p w:rsidR="00C561FC" w:rsidRDefault="00E27BE3" w:rsidP="00364545">
      <w:pPr>
        <w:shd w:val="clear" w:color="auto" w:fill="FBFBFB"/>
        <w:spacing w:after="255" w:line="240" w:lineRule="auto"/>
        <w:jc w:val="both"/>
        <w:rPr>
          <w:color w:val="121212"/>
          <w:shd w:val="clear" w:color="auto" w:fill="FBFBFB"/>
          <w:lang w:val="es-AR"/>
        </w:rPr>
      </w:pPr>
      <w:r w:rsidRPr="00E27BE3">
        <w:rPr>
          <w:color w:val="121212"/>
          <w:shd w:val="clear" w:color="auto" w:fill="FBFBFB"/>
          <w:lang w:val="es-AR"/>
        </w:rPr>
        <w:t>El control </w:t>
      </w:r>
      <w:r w:rsidRPr="00E27BE3">
        <w:rPr>
          <w:rFonts w:ascii="Courier New" w:hAnsi="Courier New" w:cs="Courier New"/>
          <w:color w:val="121212"/>
          <w:sz w:val="21"/>
          <w:szCs w:val="21"/>
          <w:shd w:val="clear" w:color="auto" w:fill="E9E9E9"/>
          <w:lang w:val="es-AR"/>
        </w:rPr>
        <w:t>tk.Menu</w:t>
      </w:r>
      <w:r w:rsidRPr="00E27BE3">
        <w:rPr>
          <w:color w:val="121212"/>
          <w:shd w:val="clear" w:color="auto" w:fill="FBFBFB"/>
          <w:lang w:val="es-AR"/>
        </w:rPr>
        <w:t> permite añadir una barra de menús a la ventana principal (</w:t>
      </w:r>
      <w:r w:rsidRPr="00E27BE3">
        <w:rPr>
          <w:rFonts w:ascii="Courier New" w:hAnsi="Courier New" w:cs="Courier New"/>
          <w:color w:val="121212"/>
          <w:sz w:val="21"/>
          <w:szCs w:val="21"/>
          <w:shd w:val="clear" w:color="auto" w:fill="E9E9E9"/>
          <w:lang w:val="es-AR"/>
        </w:rPr>
        <w:t>tk.Tk</w:t>
      </w:r>
      <w:r w:rsidRPr="00E27BE3">
        <w:rPr>
          <w:color w:val="121212"/>
          <w:shd w:val="clear" w:color="auto" w:fill="FBFBFB"/>
          <w:lang w:val="es-AR"/>
        </w:rPr>
        <w:t>) o a </w:t>
      </w:r>
      <w:hyperlink r:id="rId58" w:tgtFrame="_blank" w:history="1">
        <w:r w:rsidRPr="00E27BE3">
          <w:rPr>
            <w:color w:val="7AB317"/>
            <w:shd w:val="clear" w:color="auto" w:fill="FBFBFB"/>
            <w:lang w:val="es-AR"/>
          </w:rPr>
          <w:t>una ventana secundaria (</w:t>
        </w:r>
        <w:r w:rsidRPr="00E27BE3">
          <w:rPr>
            <w:rFonts w:ascii="Courier New" w:hAnsi="Courier New" w:cs="Courier New"/>
            <w:color w:val="7AB317"/>
            <w:sz w:val="21"/>
            <w:szCs w:val="21"/>
            <w:shd w:val="clear" w:color="auto" w:fill="E9E9E9"/>
            <w:lang w:val="es-AR"/>
          </w:rPr>
          <w:t>tk.Toplevel</w:t>
        </w:r>
        <w:r w:rsidRPr="00E27BE3">
          <w:rPr>
            <w:color w:val="7AB317"/>
            <w:shd w:val="clear" w:color="auto" w:fill="FBFBFB"/>
            <w:lang w:val="es-AR"/>
          </w:rPr>
          <w:t>)</w:t>
        </w:r>
      </w:hyperlink>
      <w:r w:rsidRPr="00E27BE3">
        <w:rPr>
          <w:color w:val="121212"/>
          <w:shd w:val="clear" w:color="auto" w:fill="FBFBFB"/>
          <w:lang w:val="es-AR"/>
        </w:rPr>
        <w:t> en una aplicación de escritorio de Tk. Los menús de una ventana contienen un texto y/o una imagen y pueden ser asociados a funciones para responder ante la presión del usuario.</w:t>
      </w:r>
    </w:p>
    <w:p w:rsidR="00E27BE3" w:rsidRPr="00E27BE3" w:rsidRDefault="00E27BE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C561FC" w:rsidRDefault="00E27BE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r>
        <w:rPr>
          <w:noProof/>
        </w:rPr>
        <w:drawing>
          <wp:inline distT="0" distB="0" distL="0" distR="0" wp14:anchorId="0196699B" wp14:editId="7B749431">
            <wp:extent cx="3895725" cy="3209925"/>
            <wp:effectExtent l="0" t="0" r="9525" b="9525"/>
            <wp:docPr id="9" name="Picture 9" descr="Ventana con men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tana con menú"/>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3209925"/>
                    </a:xfrm>
                    <a:prstGeom prst="rect">
                      <a:avLst/>
                    </a:prstGeom>
                    <a:noFill/>
                    <a:ln>
                      <a:noFill/>
                    </a:ln>
                  </pic:spPr>
                </pic:pic>
              </a:graphicData>
            </a:graphic>
          </wp:inline>
        </w:drawing>
      </w:r>
    </w:p>
    <w:p w:rsidR="00E27BE3" w:rsidRDefault="00E27BE3" w:rsidP="00364545">
      <w:pPr>
        <w:shd w:val="clear" w:color="auto" w:fill="FBFBFB"/>
        <w:spacing w:after="255" w:line="240" w:lineRule="auto"/>
        <w:jc w:val="both"/>
        <w:rPr>
          <w:color w:val="121212"/>
          <w:shd w:val="clear" w:color="auto" w:fill="FBFBFB"/>
          <w:lang w:val="es-AR"/>
        </w:rPr>
      </w:pPr>
      <w:r w:rsidRPr="00E27BE3">
        <w:rPr>
          <w:color w:val="121212"/>
          <w:shd w:val="clear" w:color="auto" w:fill="FBFBFB"/>
          <w:lang w:val="es-AR"/>
        </w:rPr>
        <w:t>En la imagen vemos una barra de menús en la ventana principal, un menú con el título «Archivo» y un botón dentro de este menú con el texto «Nuevo», el atajo «Ctrl+N» y una imagen a modo de ícono. Para implementar una funcionalidad como esta, lo primordial es crear una barra de menús vía la clase </w:t>
      </w:r>
      <w:r w:rsidRPr="00E27BE3">
        <w:rPr>
          <w:rStyle w:val="HTMLCode"/>
          <w:rFonts w:eastAsiaTheme="minorHAnsi"/>
          <w:color w:val="121212"/>
          <w:sz w:val="21"/>
          <w:szCs w:val="21"/>
          <w:shd w:val="clear" w:color="auto" w:fill="E9E9E9"/>
          <w:lang w:val="es-AR"/>
        </w:rPr>
        <w:t>tk.Menu</w:t>
      </w:r>
      <w:r w:rsidRPr="00E27BE3">
        <w:rPr>
          <w:color w:val="121212"/>
          <w:shd w:val="clear" w:color="auto" w:fill="FBFBFB"/>
          <w:lang w:val="es-AR"/>
        </w:rPr>
        <w:t> y configurarla en la ventana principal.</w:t>
      </w:r>
    </w:p>
    <w:p w:rsidR="00E27BE3" w:rsidRPr="00E27BE3" w:rsidRDefault="00E27BE3" w:rsidP="00093043">
      <w:pPr>
        <w:numPr>
          <w:ilvl w:val="0"/>
          <w:numId w:val="4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import</w:t>
      </w:r>
      <w:r w:rsidRPr="00E27BE3">
        <w:rPr>
          <w:rFonts w:ascii="inherit" w:eastAsia="Times New Roman" w:hAnsi="inherit" w:cs="Courier New"/>
          <w:color w:val="000000"/>
          <w:sz w:val="18"/>
          <w:szCs w:val="18"/>
        </w:rPr>
        <w:t xml:space="preserve"> tkinter </w:t>
      </w:r>
      <w:r w:rsidRPr="00E27BE3">
        <w:rPr>
          <w:rFonts w:ascii="inherit" w:eastAsia="Times New Roman" w:hAnsi="inherit" w:cs="Courier New"/>
          <w:b/>
          <w:bCs/>
          <w:color w:val="286491"/>
          <w:sz w:val="18"/>
          <w:szCs w:val="18"/>
        </w:rPr>
        <w:t>as</w:t>
      </w:r>
      <w:r w:rsidRPr="00E27BE3">
        <w:rPr>
          <w:rFonts w:ascii="inherit" w:eastAsia="Times New Roman" w:hAnsi="inherit" w:cs="Courier New"/>
          <w:color w:val="000000"/>
          <w:sz w:val="18"/>
          <w:szCs w:val="18"/>
        </w:rPr>
        <w:t xml:space="preserve"> tk</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def</w:t>
      </w:r>
      <w:r w:rsidRPr="00E27BE3">
        <w:rPr>
          <w:rFonts w:ascii="inherit" w:eastAsia="Times New Roman" w:hAnsi="inherit" w:cs="Courier New"/>
          <w:color w:val="000000"/>
          <w:sz w:val="18"/>
          <w:szCs w:val="18"/>
        </w:rPr>
        <w:t xml:space="preserve"> archivo_nuevo_presionado</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"¡Has presionado para crear un nuevo 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 = tk.</w:t>
      </w:r>
      <w:r w:rsidRPr="00E27BE3">
        <w:rPr>
          <w:rFonts w:ascii="inherit" w:eastAsia="Times New Roman" w:hAnsi="inherit" w:cs="Courier New"/>
          <w:color w:val="445588"/>
          <w:sz w:val="18"/>
          <w:szCs w:val="18"/>
        </w:rPr>
        <w:t>Tk</w:t>
      </w:r>
      <w:r w:rsidRPr="00E27BE3">
        <w:rPr>
          <w:rFonts w:ascii="inherit" w:eastAsia="Times New Roman" w:hAnsi="inherit" w:cs="Courier New"/>
          <w:color w:val="777777"/>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title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"Barra de menús en Tk"</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config</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width=</w:t>
      </w:r>
      <w:r w:rsidRPr="00E27BE3">
        <w:rPr>
          <w:rFonts w:ascii="inherit" w:eastAsia="Times New Roman" w:hAnsi="inherit" w:cs="Courier New"/>
          <w:color w:val="009999"/>
          <w:sz w:val="18"/>
          <w:szCs w:val="18"/>
        </w:rPr>
        <w:t>400</w:t>
      </w:r>
      <w:r w:rsidRPr="00E27BE3">
        <w:rPr>
          <w:rFonts w:ascii="inherit" w:eastAsia="Times New Roman" w:hAnsi="inherit" w:cs="Courier New"/>
          <w:color w:val="000000"/>
          <w:sz w:val="18"/>
          <w:szCs w:val="18"/>
        </w:rPr>
        <w:t>, height=</w:t>
      </w:r>
      <w:r w:rsidRPr="00E27BE3">
        <w:rPr>
          <w:rFonts w:ascii="inherit" w:eastAsia="Times New Roman" w:hAnsi="inherit" w:cs="Courier New"/>
          <w:color w:val="009999"/>
          <w:sz w:val="18"/>
          <w:szCs w:val="18"/>
        </w:rPr>
        <w:t>300</w:t>
      </w:r>
      <w:r w:rsidRPr="00E27BE3">
        <w:rPr>
          <w:rFonts w:ascii="inherit" w:eastAsia="Times New Roman" w:hAnsi="inherit" w:cs="Courier New"/>
          <w:color w:val="777777"/>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barra_menus = tk.</w:t>
      </w:r>
      <w:r w:rsidRPr="00E27BE3">
        <w:rPr>
          <w:rFonts w:ascii="inherit" w:eastAsia="Times New Roman" w:hAnsi="inherit" w:cs="Courier New"/>
          <w:color w:val="445588"/>
          <w:sz w:val="18"/>
          <w:szCs w:val="18"/>
        </w:rPr>
        <w:t>Menu</w:t>
      </w:r>
      <w:r w:rsidRPr="00E27BE3">
        <w:rPr>
          <w:rFonts w:ascii="inherit" w:eastAsia="Times New Roman" w:hAnsi="inherit" w:cs="Courier New"/>
          <w:color w:val="777777"/>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menu_archivo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lastRenderedPageBreak/>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"Nuevo"</w:t>
      </w:r>
      <w:r w:rsidRPr="00E27BE3">
        <w:rPr>
          <w:rFonts w:ascii="inherit" w:eastAsia="Times New Roman" w:hAnsi="inherit" w:cs="Courier New"/>
          <w:color w:val="000000"/>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accelerator=</w:t>
      </w:r>
      <w:r w:rsidRPr="00E27BE3">
        <w:rPr>
          <w:rFonts w:ascii="inherit" w:eastAsia="Times New Roman" w:hAnsi="inherit" w:cs="Courier New"/>
          <w:color w:val="DD1144"/>
          <w:sz w:val="18"/>
          <w:szCs w:val="18"/>
        </w:rPr>
        <w:t>"Ctrl+N"</w:t>
      </w:r>
      <w:r w:rsidRPr="00E27BE3">
        <w:rPr>
          <w:rFonts w:ascii="inherit" w:eastAsia="Times New Roman" w:hAnsi="inherit" w:cs="Courier New"/>
          <w:color w:val="000000"/>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command=archivo_nuevo_presionado</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E27BE3">
        <w:rPr>
          <w:rFonts w:ascii="inherit" w:eastAsia="Times New Roman" w:hAnsi="inherit" w:cs="Courier New"/>
          <w:color w:val="777777"/>
          <w:sz w:val="18"/>
          <w:szCs w:val="18"/>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menu=menu_archivo, label=</w:t>
      </w:r>
      <w:r w:rsidRPr="00E27BE3">
        <w:rPr>
          <w:rFonts w:ascii="inherit" w:eastAsia="Times New Roman" w:hAnsi="inherit" w:cs="Courier New"/>
          <w:color w:val="DD1144"/>
          <w:sz w:val="18"/>
          <w:szCs w:val="18"/>
          <w:lang w:val="es-AR"/>
        </w:rPr>
        <w:t>"Archivo"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config</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menu=barra_menus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mainloop</w:t>
      </w:r>
      <w:r w:rsidRPr="00E27BE3">
        <w:rPr>
          <w:rFonts w:ascii="inherit" w:eastAsia="Times New Roman" w:hAnsi="inherit" w:cs="Courier New"/>
          <w:color w:val="777777"/>
          <w:sz w:val="18"/>
          <w:szCs w:val="18"/>
        </w:rPr>
        <w:t>()</w:t>
      </w:r>
    </w:p>
    <w:p w:rsidR="00E27BE3" w:rsidRDefault="00E27BE3" w:rsidP="00364545">
      <w:pPr>
        <w:shd w:val="clear" w:color="auto" w:fill="FBFBFB"/>
        <w:spacing w:after="255" w:line="240" w:lineRule="auto"/>
        <w:jc w:val="both"/>
        <w:rPr>
          <w:color w:val="121212"/>
          <w:shd w:val="clear" w:color="auto" w:fill="FBFBFB"/>
          <w:lang w:val="es-AR"/>
        </w:rPr>
      </w:pPr>
    </w:p>
    <w:p w:rsidR="00E27BE3" w:rsidRDefault="00E27BE3" w:rsidP="00364545">
      <w:pPr>
        <w:shd w:val="clear" w:color="auto" w:fill="FBFBFB"/>
        <w:spacing w:after="255" w:line="240" w:lineRule="auto"/>
        <w:jc w:val="both"/>
        <w:rPr>
          <w:color w:val="121212"/>
          <w:shd w:val="clear" w:color="auto" w:fill="FBFBFB"/>
          <w:lang w:val="es-AR"/>
        </w:rPr>
      </w:pPr>
      <w:r>
        <w:rPr>
          <w:color w:val="121212"/>
          <w:shd w:val="clear" w:color="auto" w:fill="FBFBFB"/>
          <w:lang w:val="es-AR"/>
        </w:rPr>
        <w:t>P</w:t>
      </w:r>
      <w:r w:rsidRPr="00E27BE3">
        <w:rPr>
          <w:color w:val="121212"/>
          <w:shd w:val="clear" w:color="auto" w:fill="FBFBFB"/>
          <w:lang w:val="es-AR"/>
        </w:rPr>
        <w:t>uedes descargar la imagen </w:t>
      </w:r>
      <w:r w:rsidRPr="00E27BE3">
        <w:rPr>
          <w:rFonts w:ascii="Courier New" w:hAnsi="Courier New" w:cs="Courier New"/>
          <w:color w:val="121212"/>
          <w:sz w:val="21"/>
          <w:szCs w:val="21"/>
          <w:shd w:val="clear" w:color="auto" w:fill="E9E9E9"/>
          <w:lang w:val="es-AR"/>
        </w:rPr>
        <w:t>nuevo_archivo.png</w:t>
      </w:r>
      <w:r w:rsidRPr="00E27BE3">
        <w:rPr>
          <w:color w:val="121212"/>
          <w:shd w:val="clear" w:color="auto" w:fill="FBFBFB"/>
          <w:lang w:val="es-AR"/>
        </w:rPr>
        <w:t> desde </w:t>
      </w:r>
      <w:hyperlink r:id="rId60" w:history="1">
        <w:r w:rsidRPr="00E27BE3">
          <w:rPr>
            <w:color w:val="7AB317"/>
            <w:shd w:val="clear" w:color="auto" w:fill="FBFBFB"/>
            <w:lang w:val="es-AR"/>
          </w:rPr>
          <w:t>este enlace</w:t>
        </w:r>
      </w:hyperlink>
      <w:r w:rsidRPr="00E27BE3">
        <w:rPr>
          <w:color w:val="121212"/>
          <w:shd w:val="clear" w:color="auto" w:fill="FBFBFB"/>
          <w:lang w:val="es-AR"/>
        </w:rPr>
        <w:t>. El archivo debe estar en la misma carpeta que la aplicación.</w:t>
      </w:r>
    </w:p>
    <w:p w:rsidR="00E27BE3" w:rsidRPr="00E27BE3" w:rsidRDefault="00E27BE3" w:rsidP="00093043">
      <w:pPr>
        <w:numPr>
          <w:ilvl w:val="0"/>
          <w:numId w:val="4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import</w:t>
      </w:r>
      <w:r w:rsidRPr="00E27BE3">
        <w:rPr>
          <w:rFonts w:ascii="inherit" w:eastAsia="Times New Roman" w:hAnsi="inherit" w:cs="Courier New"/>
          <w:color w:val="000000"/>
          <w:sz w:val="18"/>
          <w:szCs w:val="18"/>
        </w:rPr>
        <w:t xml:space="preserve"> tkinter </w:t>
      </w:r>
      <w:r w:rsidRPr="00E27BE3">
        <w:rPr>
          <w:rFonts w:ascii="inherit" w:eastAsia="Times New Roman" w:hAnsi="inherit" w:cs="Courier New"/>
          <w:b/>
          <w:bCs/>
          <w:color w:val="286491"/>
          <w:sz w:val="18"/>
          <w:szCs w:val="18"/>
        </w:rPr>
        <w:t>as</w:t>
      </w:r>
      <w:r w:rsidRPr="00E27BE3">
        <w:rPr>
          <w:rFonts w:ascii="inherit" w:eastAsia="Times New Roman" w:hAnsi="inherit" w:cs="Courier New"/>
          <w:color w:val="000000"/>
          <w:sz w:val="18"/>
          <w:szCs w:val="18"/>
        </w:rPr>
        <w:t xml:space="preserve"> tk</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def</w:t>
      </w:r>
      <w:r w:rsidRPr="00E27BE3">
        <w:rPr>
          <w:rFonts w:ascii="inherit" w:eastAsia="Times New Roman" w:hAnsi="inherit" w:cs="Courier New"/>
          <w:color w:val="000000"/>
          <w:sz w:val="18"/>
          <w:szCs w:val="18"/>
          <w:lang w:val="es-AR"/>
        </w:rPr>
        <w:t xml:space="preserve"> archivo_nuevo_presionado</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event=</w:t>
      </w:r>
      <w:r w:rsidRPr="00E27BE3">
        <w:rPr>
          <w:rFonts w:ascii="inherit" w:eastAsia="Times New Roman" w:hAnsi="inherit" w:cs="Courier New"/>
          <w:color w:val="445588"/>
          <w:sz w:val="18"/>
          <w:szCs w:val="18"/>
          <w:lang w:val="es-AR"/>
        </w:rPr>
        <w:t>None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"¡Has presionado para crear un nuevo 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 = tk.</w:t>
      </w:r>
      <w:r w:rsidRPr="00E27BE3">
        <w:rPr>
          <w:rFonts w:ascii="inherit" w:eastAsia="Times New Roman" w:hAnsi="inherit" w:cs="Courier New"/>
          <w:color w:val="445588"/>
          <w:sz w:val="18"/>
          <w:szCs w:val="18"/>
        </w:rPr>
        <w:t>Tk</w:t>
      </w:r>
      <w:r w:rsidRPr="00E27BE3">
        <w:rPr>
          <w:rFonts w:ascii="inherit" w:eastAsia="Times New Roman" w:hAnsi="inherit" w:cs="Courier New"/>
          <w:color w:val="777777"/>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title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"Barra de menús en Tk"</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config</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width=</w:t>
      </w:r>
      <w:r w:rsidRPr="00E27BE3">
        <w:rPr>
          <w:rFonts w:ascii="inherit" w:eastAsia="Times New Roman" w:hAnsi="inherit" w:cs="Courier New"/>
          <w:color w:val="009999"/>
          <w:sz w:val="18"/>
          <w:szCs w:val="18"/>
        </w:rPr>
        <w:t>400</w:t>
      </w:r>
      <w:r w:rsidRPr="00E27BE3">
        <w:rPr>
          <w:rFonts w:ascii="inherit" w:eastAsia="Times New Roman" w:hAnsi="inherit" w:cs="Courier New"/>
          <w:color w:val="000000"/>
          <w:sz w:val="18"/>
          <w:szCs w:val="18"/>
        </w:rPr>
        <w:t>, height=</w:t>
      </w:r>
      <w:r w:rsidRPr="00E27BE3">
        <w:rPr>
          <w:rFonts w:ascii="inherit" w:eastAsia="Times New Roman" w:hAnsi="inherit" w:cs="Courier New"/>
          <w:color w:val="009999"/>
          <w:sz w:val="18"/>
          <w:szCs w:val="18"/>
        </w:rPr>
        <w:t>300</w:t>
      </w:r>
      <w:r w:rsidRPr="00E27BE3">
        <w:rPr>
          <w:rFonts w:ascii="inherit" w:eastAsia="Times New Roman" w:hAnsi="inherit" w:cs="Courier New"/>
          <w:color w:val="777777"/>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barra_menus = tk.</w:t>
      </w:r>
      <w:r w:rsidRPr="00E27BE3">
        <w:rPr>
          <w:rFonts w:ascii="inherit" w:eastAsia="Times New Roman" w:hAnsi="inherit" w:cs="Courier New"/>
          <w:color w:val="445588"/>
          <w:sz w:val="18"/>
          <w:szCs w:val="18"/>
        </w:rPr>
        <w:t>Menu</w:t>
      </w:r>
      <w:r w:rsidRPr="00E27BE3">
        <w:rPr>
          <w:rFonts w:ascii="inherit" w:eastAsia="Times New Roman" w:hAnsi="inherit" w:cs="Courier New"/>
          <w:color w:val="777777"/>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menu_archivo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img_menu_nuevo = tk.</w:t>
      </w:r>
      <w:r w:rsidRPr="00E27BE3">
        <w:rPr>
          <w:rFonts w:ascii="inherit" w:eastAsia="Times New Roman" w:hAnsi="inherit" w:cs="Courier New"/>
          <w:color w:val="445588"/>
          <w:sz w:val="18"/>
          <w:szCs w:val="18"/>
          <w:lang w:val="es-AR"/>
        </w:rPr>
        <w:t>PhotoImage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4DA0D2"/>
          <w:sz w:val="18"/>
          <w:szCs w:val="18"/>
          <w:lang w:val="es-AR"/>
        </w:rPr>
        <w:t>file</w:t>
      </w:r>
      <w:r w:rsidRPr="00E27BE3">
        <w:rPr>
          <w:rFonts w:ascii="inherit" w:eastAsia="Times New Roman" w:hAnsi="inherit" w:cs="Courier New"/>
          <w:color w:val="000000"/>
          <w:sz w:val="18"/>
          <w:szCs w:val="18"/>
          <w:lang w:val="es-AR"/>
        </w:rPr>
        <w:t>=</w:t>
      </w:r>
      <w:r w:rsidRPr="00E27BE3">
        <w:rPr>
          <w:rFonts w:ascii="inherit" w:eastAsia="Times New Roman" w:hAnsi="inherit" w:cs="Courier New"/>
          <w:color w:val="DD1144"/>
          <w:sz w:val="18"/>
          <w:szCs w:val="18"/>
          <w:lang w:val="es-AR"/>
        </w:rPr>
        <w:t>"nuevo_archivo.png"</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"Nuevo"</w:t>
      </w:r>
      <w:r w:rsidRPr="00E27BE3">
        <w:rPr>
          <w:rFonts w:ascii="inherit" w:eastAsia="Times New Roman" w:hAnsi="inherit" w:cs="Courier New"/>
          <w:color w:val="000000"/>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accelerator=</w:t>
      </w:r>
      <w:r w:rsidRPr="00E27BE3">
        <w:rPr>
          <w:rFonts w:ascii="inherit" w:eastAsia="Times New Roman" w:hAnsi="inherit" w:cs="Courier New"/>
          <w:color w:val="DD1144"/>
          <w:sz w:val="18"/>
          <w:szCs w:val="18"/>
        </w:rPr>
        <w:t>"Ctrl+N"</w:t>
      </w:r>
      <w:r w:rsidRPr="00E27BE3">
        <w:rPr>
          <w:rFonts w:ascii="inherit" w:eastAsia="Times New Roman" w:hAnsi="inherit" w:cs="Courier New"/>
          <w:color w:val="000000"/>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rPr>
      </w:pPr>
      <w:r w:rsidRPr="00E27BE3">
        <w:rPr>
          <w:rFonts w:ascii="inherit" w:eastAsia="Times New Roman" w:hAnsi="inherit" w:cs="Courier New"/>
          <w:color w:val="000000"/>
          <w:sz w:val="18"/>
          <w:szCs w:val="18"/>
        </w:rPr>
        <w:t>command=archivo_nuevo_presionado,</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image=img_menu_nuevo,</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9999AA"/>
          <w:sz w:val="18"/>
          <w:szCs w:val="18"/>
          <w:lang w:val="es-AR"/>
        </w:rPr>
        <w:t># Indicar que la imagen debe aparecer a la izquierda del texto.</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compound=tk.</w:t>
      </w:r>
      <w:r w:rsidRPr="00E27BE3">
        <w:rPr>
          <w:rFonts w:ascii="inherit" w:eastAsia="Times New Roman" w:hAnsi="inherit" w:cs="Courier New"/>
          <w:color w:val="445588"/>
          <w:sz w:val="18"/>
          <w:szCs w:val="18"/>
        </w:rPr>
        <w:t>LEFT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777777"/>
          <w:sz w:val="18"/>
          <w:szCs w:val="18"/>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bind_all</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"&lt;Control-n&gt;"</w:t>
      </w:r>
      <w:r w:rsidRPr="00E27BE3">
        <w:rPr>
          <w:rFonts w:ascii="inherit" w:eastAsia="Times New Roman" w:hAnsi="inherit" w:cs="Courier New"/>
          <w:color w:val="000000"/>
          <w:sz w:val="18"/>
          <w:szCs w:val="18"/>
          <w:lang w:val="es-AR"/>
        </w:rPr>
        <w:t>, archivo_nuevo_presionado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menu=menu_archivo, label=</w:t>
      </w:r>
      <w:r w:rsidRPr="00E27BE3">
        <w:rPr>
          <w:rFonts w:ascii="inherit" w:eastAsia="Times New Roman" w:hAnsi="inherit" w:cs="Courier New"/>
          <w:color w:val="DD1144"/>
          <w:sz w:val="18"/>
          <w:szCs w:val="18"/>
          <w:lang w:val="es-AR"/>
        </w:rPr>
        <w:t>"Archivo"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config</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menu=barra_menus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mainloop</w:t>
      </w:r>
      <w:r w:rsidRPr="00E27BE3">
        <w:rPr>
          <w:rFonts w:ascii="inherit" w:eastAsia="Times New Roman" w:hAnsi="inherit" w:cs="Courier New"/>
          <w:color w:val="777777"/>
          <w:sz w:val="18"/>
          <w:szCs w:val="18"/>
        </w:rPr>
        <w:t>()</w:t>
      </w:r>
    </w:p>
    <w:p w:rsidR="00E27BE3" w:rsidRDefault="00E27BE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E27BE3" w:rsidRPr="00E27BE3" w:rsidRDefault="00E27BE3" w:rsidP="00E27BE3">
      <w:pPr>
        <w:shd w:val="clear" w:color="auto" w:fill="FBFBFB"/>
        <w:spacing w:after="255" w:line="240" w:lineRule="auto"/>
        <w:rPr>
          <w:rFonts w:ascii="Times New Roman" w:eastAsia="Times New Roman" w:hAnsi="Times New Roman" w:cs="Times New Roman"/>
          <w:color w:val="121212"/>
          <w:sz w:val="24"/>
          <w:szCs w:val="24"/>
          <w:lang w:val="es-AR"/>
        </w:rPr>
      </w:pPr>
      <w:r w:rsidRPr="00E27BE3">
        <w:rPr>
          <w:rFonts w:ascii="Times New Roman" w:eastAsia="Times New Roman" w:hAnsi="Times New Roman" w:cs="Times New Roman"/>
          <w:color w:val="121212"/>
          <w:sz w:val="24"/>
          <w:szCs w:val="24"/>
          <w:lang w:val="es-AR"/>
        </w:rPr>
        <w:t>Del mismo modo, con sucesivas llamadas a </w:t>
      </w:r>
      <w:r w:rsidRPr="00E27BE3">
        <w:rPr>
          <w:rFonts w:ascii="Courier New" w:eastAsia="Times New Roman" w:hAnsi="Courier New" w:cs="Courier New"/>
          <w:color w:val="121212"/>
          <w:sz w:val="21"/>
          <w:szCs w:val="21"/>
          <w:shd w:val="clear" w:color="auto" w:fill="E9E9E9"/>
          <w:lang w:val="es-AR"/>
        </w:rPr>
        <w:t>add_cascade()</w:t>
      </w:r>
      <w:r w:rsidRPr="00E27BE3">
        <w:rPr>
          <w:rFonts w:ascii="Times New Roman" w:eastAsia="Times New Roman" w:hAnsi="Times New Roman" w:cs="Times New Roman"/>
          <w:color w:val="121212"/>
          <w:sz w:val="24"/>
          <w:szCs w:val="24"/>
          <w:lang w:val="es-AR"/>
        </w:rPr>
        <w:t> podemos agregar otros menús a la barra de menús. El siguiente código agrega un segundo menú con el título «Opciones».</w:t>
      </w:r>
    </w:p>
    <w:p w:rsidR="00E27BE3" w:rsidRPr="00E27BE3" w:rsidRDefault="00E27BE3" w:rsidP="00093043">
      <w:pPr>
        <w:numPr>
          <w:ilvl w:val="0"/>
          <w:numId w:val="4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import</w:t>
      </w:r>
      <w:r w:rsidRPr="00E27BE3">
        <w:rPr>
          <w:rFonts w:ascii="inherit" w:eastAsia="Times New Roman" w:hAnsi="inherit" w:cs="Courier New"/>
          <w:color w:val="000000"/>
          <w:sz w:val="18"/>
          <w:szCs w:val="18"/>
        </w:rPr>
        <w:t xml:space="preserve"> tkinter </w:t>
      </w:r>
      <w:r w:rsidRPr="00E27BE3">
        <w:rPr>
          <w:rFonts w:ascii="inherit" w:eastAsia="Times New Roman" w:hAnsi="inherit" w:cs="Courier New"/>
          <w:b/>
          <w:bCs/>
          <w:color w:val="286491"/>
          <w:sz w:val="18"/>
          <w:szCs w:val="18"/>
        </w:rPr>
        <w:t>as</w:t>
      </w:r>
      <w:r w:rsidRPr="00E27BE3">
        <w:rPr>
          <w:rFonts w:ascii="inherit" w:eastAsia="Times New Roman" w:hAnsi="inherit" w:cs="Courier New"/>
          <w:color w:val="000000"/>
          <w:sz w:val="18"/>
          <w:szCs w:val="18"/>
        </w:rPr>
        <w:t xml:space="preserve"> tk</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def</w:t>
      </w:r>
      <w:r w:rsidRPr="00E27BE3">
        <w:rPr>
          <w:rFonts w:ascii="inherit" w:eastAsia="Times New Roman" w:hAnsi="inherit" w:cs="Courier New"/>
          <w:color w:val="000000"/>
          <w:sz w:val="18"/>
          <w:szCs w:val="18"/>
          <w:lang w:val="es-AR"/>
        </w:rPr>
        <w:t xml:space="preserve"> archivo_nuevo_presionado</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event=</w:t>
      </w:r>
      <w:r w:rsidRPr="00E27BE3">
        <w:rPr>
          <w:rFonts w:ascii="inherit" w:eastAsia="Times New Roman" w:hAnsi="inherit" w:cs="Courier New"/>
          <w:color w:val="445588"/>
          <w:sz w:val="18"/>
          <w:szCs w:val="18"/>
          <w:lang w:val="es-AR"/>
        </w:rPr>
        <w:t>None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"¡Has presionado para crear un nuevo 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 = tk.</w:t>
      </w:r>
      <w:r w:rsidRPr="00E27BE3">
        <w:rPr>
          <w:rFonts w:ascii="inherit" w:eastAsia="Times New Roman" w:hAnsi="inherit" w:cs="Courier New"/>
          <w:color w:val="445588"/>
          <w:sz w:val="18"/>
          <w:szCs w:val="18"/>
        </w:rPr>
        <w:t>Tk</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title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"Barra de menús en Tk"</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config</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width=</w:t>
      </w:r>
      <w:r w:rsidRPr="00E27BE3">
        <w:rPr>
          <w:rFonts w:ascii="inherit" w:eastAsia="Times New Roman" w:hAnsi="inherit" w:cs="Courier New"/>
          <w:color w:val="009999"/>
          <w:sz w:val="18"/>
          <w:szCs w:val="18"/>
        </w:rPr>
        <w:t>400</w:t>
      </w:r>
      <w:r w:rsidRPr="00E27BE3">
        <w:rPr>
          <w:rFonts w:ascii="inherit" w:eastAsia="Times New Roman" w:hAnsi="inherit" w:cs="Courier New"/>
          <w:color w:val="000000"/>
          <w:sz w:val="18"/>
          <w:szCs w:val="18"/>
        </w:rPr>
        <w:t>, height=</w:t>
      </w:r>
      <w:r w:rsidRPr="00E27BE3">
        <w:rPr>
          <w:rFonts w:ascii="inherit" w:eastAsia="Times New Roman" w:hAnsi="inherit" w:cs="Courier New"/>
          <w:color w:val="009999"/>
          <w:sz w:val="18"/>
          <w:szCs w:val="18"/>
        </w:rPr>
        <w:t>300</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barra_menus = tk.</w:t>
      </w:r>
      <w:r w:rsidRPr="00E27BE3">
        <w:rPr>
          <w:rFonts w:ascii="inherit" w:eastAsia="Times New Roman" w:hAnsi="inherit" w:cs="Courier New"/>
          <w:color w:val="445588"/>
          <w:sz w:val="18"/>
          <w:szCs w:val="18"/>
        </w:rPr>
        <w:t>Menu</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lastRenderedPageBreak/>
        <w:t>menu_archivo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img_menu_nuevo = tk.</w:t>
      </w:r>
      <w:r w:rsidRPr="00E27BE3">
        <w:rPr>
          <w:rFonts w:ascii="inherit" w:eastAsia="Times New Roman" w:hAnsi="inherit" w:cs="Courier New"/>
          <w:color w:val="445588"/>
          <w:sz w:val="18"/>
          <w:szCs w:val="18"/>
          <w:lang w:val="es-AR"/>
        </w:rPr>
        <w:t>PhotoImage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4DA0D2"/>
          <w:sz w:val="18"/>
          <w:szCs w:val="18"/>
          <w:lang w:val="es-AR"/>
        </w:rPr>
        <w:t>file</w:t>
      </w:r>
      <w:r w:rsidRPr="00E27BE3">
        <w:rPr>
          <w:rFonts w:ascii="inherit" w:eastAsia="Times New Roman" w:hAnsi="inherit" w:cs="Courier New"/>
          <w:color w:val="000000"/>
          <w:sz w:val="18"/>
          <w:szCs w:val="18"/>
          <w:lang w:val="es-AR"/>
        </w:rPr>
        <w:t>=</w:t>
      </w:r>
      <w:r w:rsidRPr="00E27BE3">
        <w:rPr>
          <w:rFonts w:ascii="inherit" w:eastAsia="Times New Roman" w:hAnsi="inherit" w:cs="Courier New"/>
          <w:color w:val="DD1144"/>
          <w:sz w:val="18"/>
          <w:szCs w:val="18"/>
          <w:lang w:val="es-AR"/>
        </w:rPr>
        <w:t>"nuevo_archivo.png"</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"Nuevo"</w:t>
      </w:r>
      <w:r w:rsidRPr="00E27BE3">
        <w:rPr>
          <w:rFonts w:ascii="inherit" w:eastAsia="Times New Roman" w:hAnsi="inherit" w:cs="Courier New"/>
          <w:color w:val="000000"/>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accelerator=</w:t>
      </w:r>
      <w:r w:rsidRPr="00E27BE3">
        <w:rPr>
          <w:rFonts w:ascii="inherit" w:eastAsia="Times New Roman" w:hAnsi="inherit" w:cs="Courier New"/>
          <w:color w:val="DD1144"/>
          <w:sz w:val="18"/>
          <w:szCs w:val="18"/>
        </w:rPr>
        <w:t>"Ctrl+N"</w:t>
      </w:r>
      <w:r w:rsidRPr="00E27BE3">
        <w:rPr>
          <w:rFonts w:ascii="inherit" w:eastAsia="Times New Roman" w:hAnsi="inherit" w:cs="Courier New"/>
          <w:color w:val="000000"/>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command=archivo_nuevo_presionado,</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image=img_menu_nuevo,</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compound=tk.</w:t>
      </w:r>
      <w:r w:rsidRPr="00E27BE3">
        <w:rPr>
          <w:rFonts w:ascii="inherit" w:eastAsia="Times New Roman" w:hAnsi="inherit" w:cs="Courier New"/>
          <w:color w:val="445588"/>
          <w:sz w:val="18"/>
          <w:szCs w:val="18"/>
        </w:rPr>
        <w:t>LEFT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bind_all</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"&lt;Control-n&gt;"</w:t>
      </w:r>
      <w:r w:rsidRPr="00E27BE3">
        <w:rPr>
          <w:rFonts w:ascii="inherit" w:eastAsia="Times New Roman" w:hAnsi="inherit" w:cs="Courier New"/>
          <w:color w:val="000000"/>
          <w:sz w:val="18"/>
          <w:szCs w:val="18"/>
          <w:lang w:val="es-AR"/>
        </w:rPr>
        <w:t>, archivo_nuevo_presionado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add_separator</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"Salir"</w:t>
      </w:r>
      <w:r w:rsidRPr="00E27BE3">
        <w:rPr>
          <w:rFonts w:ascii="inherit" w:eastAsia="Times New Roman" w:hAnsi="inherit" w:cs="Courier New"/>
          <w:color w:val="000000"/>
          <w:sz w:val="18"/>
          <w:szCs w:val="18"/>
        </w:rPr>
        <w:t>, command=ventana.</w:t>
      </w:r>
      <w:r w:rsidRPr="00E27BE3">
        <w:rPr>
          <w:rFonts w:ascii="inherit" w:eastAsia="Times New Roman" w:hAnsi="inherit" w:cs="Courier New"/>
          <w:color w:val="0086B3"/>
          <w:sz w:val="18"/>
          <w:szCs w:val="18"/>
        </w:rPr>
        <w:t>destroy</w:t>
      </w:r>
      <w:r w:rsidRPr="00E27BE3">
        <w:rPr>
          <w:rFonts w:ascii="inherit" w:eastAsia="Times New Roman" w:hAnsi="inherit" w:cs="Courier New"/>
          <w:color w:val="777777"/>
          <w:sz w:val="18"/>
          <w:szCs w:val="18"/>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menu_opciones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menu=menu_archivo, label=</w:t>
      </w:r>
      <w:r w:rsidRPr="00E27BE3">
        <w:rPr>
          <w:rFonts w:ascii="inherit" w:eastAsia="Times New Roman" w:hAnsi="inherit" w:cs="Courier New"/>
          <w:color w:val="DD1144"/>
          <w:sz w:val="18"/>
          <w:szCs w:val="18"/>
          <w:lang w:val="es-AR"/>
        </w:rPr>
        <w:t>"Archivo"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menu=menu_opciones, label=</w:t>
      </w:r>
      <w:r w:rsidRPr="00E27BE3">
        <w:rPr>
          <w:rFonts w:ascii="inherit" w:eastAsia="Times New Roman" w:hAnsi="inherit" w:cs="Courier New"/>
          <w:color w:val="DD1144"/>
          <w:sz w:val="18"/>
          <w:szCs w:val="18"/>
          <w:lang w:val="es-AR"/>
        </w:rPr>
        <w:t>"Opciones"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config</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menu=barra_menus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4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mainloop</w:t>
      </w:r>
      <w:r w:rsidRPr="00E27BE3">
        <w:rPr>
          <w:rFonts w:ascii="inherit" w:eastAsia="Times New Roman" w:hAnsi="inherit" w:cs="Courier New"/>
          <w:color w:val="777777"/>
          <w:sz w:val="18"/>
          <w:szCs w:val="18"/>
        </w:rPr>
        <w:t>()</w:t>
      </w:r>
    </w:p>
    <w:p w:rsidR="00E27BE3" w:rsidRPr="00E27BE3" w:rsidRDefault="00E27BE3" w:rsidP="00E27BE3">
      <w:pPr>
        <w:shd w:val="clear" w:color="auto" w:fill="FBFBFB"/>
        <w:spacing w:after="255" w:line="240" w:lineRule="auto"/>
        <w:rPr>
          <w:rFonts w:ascii="Times New Roman" w:eastAsia="Times New Roman" w:hAnsi="Times New Roman" w:cs="Times New Roman"/>
          <w:color w:val="121212"/>
          <w:sz w:val="24"/>
          <w:szCs w:val="24"/>
        </w:rPr>
      </w:pPr>
      <w:r>
        <w:rPr>
          <w:rFonts w:ascii="Times New Roman" w:eastAsia="Times New Roman" w:hAnsi="Times New Roman" w:cs="Times New Roman"/>
          <w:noProof/>
          <w:color w:val="7AB317"/>
          <w:sz w:val="24"/>
          <w:szCs w:val="24"/>
        </w:rPr>
        <w:drawing>
          <wp:inline distT="0" distB="0" distL="0" distR="0">
            <wp:extent cx="2505075" cy="1095375"/>
            <wp:effectExtent l="0" t="0" r="9525" b="9525"/>
            <wp:docPr id="10" name="Picture 10" descr="Ventana con dos menú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con dos menú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05075" cy="1095375"/>
                    </a:xfrm>
                    <a:prstGeom prst="rect">
                      <a:avLst/>
                    </a:prstGeom>
                    <a:noFill/>
                    <a:ln>
                      <a:noFill/>
                    </a:ln>
                  </pic:spPr>
                </pic:pic>
              </a:graphicData>
            </a:graphic>
          </wp:inline>
        </w:drawing>
      </w:r>
    </w:p>
    <w:p w:rsidR="00E27BE3" w:rsidRDefault="00E27BE3" w:rsidP="00364545">
      <w:pPr>
        <w:shd w:val="clear" w:color="auto" w:fill="FBFBFB"/>
        <w:spacing w:after="255" w:line="240" w:lineRule="auto"/>
        <w:jc w:val="both"/>
        <w:rPr>
          <w:color w:val="121212"/>
          <w:shd w:val="clear" w:color="auto" w:fill="FBFBFB"/>
          <w:lang w:val="es-AR"/>
        </w:rPr>
      </w:pPr>
      <w:r w:rsidRPr="00E27BE3">
        <w:rPr>
          <w:color w:val="121212"/>
          <w:shd w:val="clear" w:color="auto" w:fill="FBFBFB"/>
          <w:lang w:val="es-AR"/>
        </w:rPr>
        <w:t>Un menú puede contener botones tradicionales, como los que acabamos de usar para las opciones «Nuevo» y «Salir», o botones con casillas de verificación. El funcionamiento de estos últimos es similar al de la clase </w:t>
      </w:r>
      <w:hyperlink r:id="rId63" w:tgtFrame="_blank" w:history="1">
        <w:r w:rsidRPr="00E27BE3">
          <w:rPr>
            <w:rFonts w:ascii="Courier New" w:hAnsi="Courier New" w:cs="Courier New"/>
            <w:color w:val="7AB317"/>
            <w:sz w:val="21"/>
            <w:szCs w:val="21"/>
            <w:shd w:val="clear" w:color="auto" w:fill="E9E9E9"/>
            <w:lang w:val="es-AR"/>
          </w:rPr>
          <w:t>ttk.Checkbutton</w:t>
        </w:r>
      </w:hyperlink>
      <w:r w:rsidRPr="00E27BE3">
        <w:rPr>
          <w:color w:val="121212"/>
          <w:shd w:val="clear" w:color="auto" w:fill="FBFBFB"/>
          <w:lang w:val="es-AR"/>
        </w:rPr>
        <w:t>. Los botones de menús con casilla de verificación se comportan igual que los botones normales, pero contienen además un </w:t>
      </w:r>
      <w:hyperlink r:id="rId64" w:tgtFrame="_blank" w:history="1">
        <w:r w:rsidRPr="00E27BE3">
          <w:rPr>
            <w:color w:val="7AB317"/>
            <w:shd w:val="clear" w:color="auto" w:fill="FBFBFB"/>
            <w:lang w:val="es-AR"/>
          </w:rPr>
          <w:t>valor booleano</w:t>
        </w:r>
      </w:hyperlink>
      <w:r w:rsidRPr="00E27BE3">
        <w:rPr>
          <w:color w:val="121212"/>
          <w:shd w:val="clear" w:color="auto" w:fill="FBFBFB"/>
          <w:lang w:val="es-AR"/>
        </w:rPr>
        <w:t> que es alterado cada vez que el usuario presiona sobre ellos. Este valor booleano está representado por la presencia de una marca a la izquierda del texto del botón.</w:t>
      </w:r>
    </w:p>
    <w:p w:rsidR="00E27BE3" w:rsidRDefault="00E27BE3" w:rsidP="00364545">
      <w:pPr>
        <w:shd w:val="clear" w:color="auto" w:fill="FBFBFB"/>
        <w:spacing w:after="255" w:line="240" w:lineRule="auto"/>
        <w:jc w:val="both"/>
        <w:rPr>
          <w:color w:val="121212"/>
          <w:shd w:val="clear" w:color="auto" w:fill="FBFBFB"/>
          <w:lang w:val="es-AR"/>
        </w:rPr>
      </w:pPr>
      <w:r w:rsidRPr="00E27BE3">
        <w:rPr>
          <w:color w:val="121212"/>
          <w:shd w:val="clear" w:color="auto" w:fill="FBFBFB"/>
          <w:lang w:val="es-AR"/>
        </w:rPr>
        <w:t>El código es el siguiente.</w:t>
      </w:r>
    </w:p>
    <w:p w:rsidR="00E27BE3" w:rsidRPr="00E27BE3" w:rsidRDefault="00E27BE3" w:rsidP="00093043">
      <w:pPr>
        <w:numPr>
          <w:ilvl w:val="0"/>
          <w:numId w:val="5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import</w:t>
      </w:r>
      <w:r w:rsidRPr="00E27BE3">
        <w:rPr>
          <w:rFonts w:ascii="inherit" w:eastAsia="Times New Roman" w:hAnsi="inherit" w:cs="Courier New"/>
          <w:color w:val="000000"/>
          <w:sz w:val="18"/>
          <w:szCs w:val="18"/>
        </w:rPr>
        <w:t xml:space="preserve"> tkinter </w:t>
      </w:r>
      <w:r w:rsidRPr="00E27BE3">
        <w:rPr>
          <w:rFonts w:ascii="inherit" w:eastAsia="Times New Roman" w:hAnsi="inherit" w:cs="Courier New"/>
          <w:b/>
          <w:bCs/>
          <w:color w:val="286491"/>
          <w:sz w:val="18"/>
          <w:szCs w:val="18"/>
        </w:rPr>
        <w:t>as</w:t>
      </w:r>
      <w:r w:rsidRPr="00E27BE3">
        <w:rPr>
          <w:rFonts w:ascii="inherit" w:eastAsia="Times New Roman" w:hAnsi="inherit" w:cs="Courier New"/>
          <w:color w:val="000000"/>
          <w:sz w:val="18"/>
          <w:szCs w:val="18"/>
        </w:rPr>
        <w:t xml:space="preserve"> tk</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def</w:t>
      </w:r>
      <w:r w:rsidRPr="00E27BE3">
        <w:rPr>
          <w:rFonts w:ascii="inherit" w:eastAsia="Times New Roman" w:hAnsi="inherit" w:cs="Courier New"/>
          <w:color w:val="000000"/>
          <w:sz w:val="18"/>
          <w:szCs w:val="18"/>
          <w:lang w:val="es-AR"/>
        </w:rPr>
        <w:t xml:space="preserve"> archivo_nuevo_presionado</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event=</w:t>
      </w:r>
      <w:r w:rsidRPr="00E27BE3">
        <w:rPr>
          <w:rFonts w:ascii="inherit" w:eastAsia="Times New Roman" w:hAnsi="inherit" w:cs="Courier New"/>
          <w:color w:val="445588"/>
          <w:sz w:val="18"/>
          <w:szCs w:val="18"/>
          <w:lang w:val="es-AR"/>
        </w:rPr>
        <w:t>None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"¡Has presionado para crear un nuevo 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def</w:t>
      </w:r>
      <w:r w:rsidRPr="00E27BE3">
        <w:rPr>
          <w:rFonts w:ascii="inherit" w:eastAsia="Times New Roman" w:hAnsi="inherit" w:cs="Courier New"/>
          <w:color w:val="000000"/>
          <w:sz w:val="18"/>
          <w:szCs w:val="18"/>
          <w:lang w:val="es-AR"/>
        </w:rPr>
        <w:t xml:space="preserve"> menu_iniciar_con_sistema_presionado</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if</w:t>
      </w:r>
      <w:r w:rsidRPr="00E27BE3">
        <w:rPr>
          <w:rFonts w:ascii="inherit" w:eastAsia="Times New Roman" w:hAnsi="inherit" w:cs="Courier New"/>
          <w:color w:val="000000"/>
          <w:sz w:val="18"/>
          <w:szCs w:val="18"/>
          <w:lang w:val="es-AR"/>
        </w:rPr>
        <w:t xml:space="preserve"> iniciar_con_sistema.</w:t>
      </w:r>
      <w:r w:rsidRPr="00E27BE3">
        <w:rPr>
          <w:rFonts w:ascii="inherit" w:eastAsia="Times New Roman" w:hAnsi="inherit" w:cs="Courier New"/>
          <w:color w:val="0086B3"/>
          <w:sz w:val="18"/>
          <w:szCs w:val="18"/>
          <w:lang w:val="es-AR"/>
        </w:rPr>
        <w:t>get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"Opción establecida (iniciar con el sistema)."</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b/>
          <w:bCs/>
          <w:color w:val="286491"/>
          <w:sz w:val="18"/>
          <w:szCs w:val="18"/>
        </w:rPr>
        <w:t>else</w:t>
      </w:r>
      <w:r w:rsidRPr="00E27BE3">
        <w:rPr>
          <w:rFonts w:ascii="inherit" w:eastAsia="Times New Roman" w:hAnsi="inherit" w:cs="Courier New"/>
          <w:color w:val="000000"/>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b/>
          <w:bCs/>
          <w:color w:val="286491"/>
          <w:sz w:val="18"/>
          <w:szCs w:val="18"/>
          <w:lang w:val="es-AR"/>
        </w:rPr>
        <w:t>print</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"Opción deshabilitada (no iniciar con el sistema)."</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 = tk.</w:t>
      </w:r>
      <w:r w:rsidRPr="00E27BE3">
        <w:rPr>
          <w:rFonts w:ascii="inherit" w:eastAsia="Times New Roman" w:hAnsi="inherit" w:cs="Courier New"/>
          <w:color w:val="445588"/>
          <w:sz w:val="18"/>
          <w:szCs w:val="18"/>
        </w:rPr>
        <w:t>Tk</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title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"Barra de menús en Tk"</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config</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width=</w:t>
      </w:r>
      <w:r w:rsidRPr="00E27BE3">
        <w:rPr>
          <w:rFonts w:ascii="inherit" w:eastAsia="Times New Roman" w:hAnsi="inherit" w:cs="Courier New"/>
          <w:color w:val="009999"/>
          <w:sz w:val="18"/>
          <w:szCs w:val="18"/>
        </w:rPr>
        <w:t>400</w:t>
      </w:r>
      <w:r w:rsidRPr="00E27BE3">
        <w:rPr>
          <w:rFonts w:ascii="inherit" w:eastAsia="Times New Roman" w:hAnsi="inherit" w:cs="Courier New"/>
          <w:color w:val="000000"/>
          <w:sz w:val="18"/>
          <w:szCs w:val="18"/>
        </w:rPr>
        <w:t>, height=</w:t>
      </w:r>
      <w:r w:rsidRPr="00E27BE3">
        <w:rPr>
          <w:rFonts w:ascii="inherit" w:eastAsia="Times New Roman" w:hAnsi="inherit" w:cs="Courier New"/>
          <w:color w:val="009999"/>
          <w:sz w:val="18"/>
          <w:szCs w:val="18"/>
        </w:rPr>
        <w:t>300</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barra_menus = tk.</w:t>
      </w:r>
      <w:r w:rsidRPr="00E27BE3">
        <w:rPr>
          <w:rFonts w:ascii="inherit" w:eastAsia="Times New Roman" w:hAnsi="inherit" w:cs="Courier New"/>
          <w:color w:val="445588"/>
          <w:sz w:val="18"/>
          <w:szCs w:val="18"/>
        </w:rPr>
        <w:t>Menu</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menu_archivo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img_menu_nuevo = tk.</w:t>
      </w:r>
      <w:r w:rsidRPr="00E27BE3">
        <w:rPr>
          <w:rFonts w:ascii="inherit" w:eastAsia="Times New Roman" w:hAnsi="inherit" w:cs="Courier New"/>
          <w:color w:val="445588"/>
          <w:sz w:val="18"/>
          <w:szCs w:val="18"/>
          <w:lang w:val="es-AR"/>
        </w:rPr>
        <w:t>PhotoImage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4DA0D2"/>
          <w:sz w:val="18"/>
          <w:szCs w:val="18"/>
          <w:lang w:val="es-AR"/>
        </w:rPr>
        <w:t>file</w:t>
      </w:r>
      <w:r w:rsidRPr="00E27BE3">
        <w:rPr>
          <w:rFonts w:ascii="inherit" w:eastAsia="Times New Roman" w:hAnsi="inherit" w:cs="Courier New"/>
          <w:color w:val="000000"/>
          <w:sz w:val="18"/>
          <w:szCs w:val="18"/>
          <w:lang w:val="es-AR"/>
        </w:rPr>
        <w:t>=</w:t>
      </w:r>
      <w:r w:rsidRPr="00E27BE3">
        <w:rPr>
          <w:rFonts w:ascii="inherit" w:eastAsia="Times New Roman" w:hAnsi="inherit" w:cs="Courier New"/>
          <w:color w:val="DD1144"/>
          <w:sz w:val="18"/>
          <w:szCs w:val="18"/>
          <w:lang w:val="es-AR"/>
        </w:rPr>
        <w:t>"nuevo_archivo.png"</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lastRenderedPageBreak/>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"Nuevo"</w:t>
      </w:r>
      <w:r w:rsidRPr="00E27BE3">
        <w:rPr>
          <w:rFonts w:ascii="inherit" w:eastAsia="Times New Roman" w:hAnsi="inherit" w:cs="Courier New"/>
          <w:color w:val="000000"/>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accelerator=</w:t>
      </w:r>
      <w:r w:rsidRPr="00E27BE3">
        <w:rPr>
          <w:rFonts w:ascii="inherit" w:eastAsia="Times New Roman" w:hAnsi="inherit" w:cs="Courier New"/>
          <w:color w:val="DD1144"/>
          <w:sz w:val="18"/>
          <w:szCs w:val="18"/>
        </w:rPr>
        <w:t>"Ctrl+N"</w:t>
      </w:r>
      <w:r w:rsidRPr="00E27BE3">
        <w:rPr>
          <w:rFonts w:ascii="inherit" w:eastAsia="Times New Roman" w:hAnsi="inherit" w:cs="Courier New"/>
          <w:color w:val="000000"/>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command=archivo_nuevo_presionado,</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image=img_menu_nuevo,</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compound=tk.</w:t>
      </w:r>
      <w:r w:rsidRPr="00E27BE3">
        <w:rPr>
          <w:rFonts w:ascii="inherit" w:eastAsia="Times New Roman" w:hAnsi="inherit" w:cs="Courier New"/>
          <w:color w:val="445588"/>
          <w:sz w:val="18"/>
          <w:szCs w:val="18"/>
        </w:rPr>
        <w:t>LEFT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bind_all</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DD1144"/>
          <w:sz w:val="18"/>
          <w:szCs w:val="18"/>
          <w:lang w:val="es-AR"/>
        </w:rPr>
        <w:t>"&lt;Control-n&gt;"</w:t>
      </w:r>
      <w:r w:rsidRPr="00E27BE3">
        <w:rPr>
          <w:rFonts w:ascii="inherit" w:eastAsia="Times New Roman" w:hAnsi="inherit" w:cs="Courier New"/>
          <w:color w:val="000000"/>
          <w:sz w:val="18"/>
          <w:szCs w:val="18"/>
          <w:lang w:val="es-AR"/>
        </w:rPr>
        <w:t>, archivo_nuevo_presionado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add_separator</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menu_archivo.</w:t>
      </w:r>
      <w:r w:rsidRPr="00E27BE3">
        <w:rPr>
          <w:rFonts w:ascii="inherit" w:eastAsia="Times New Roman" w:hAnsi="inherit" w:cs="Courier New"/>
          <w:color w:val="0086B3"/>
          <w:sz w:val="18"/>
          <w:szCs w:val="18"/>
        </w:rPr>
        <w:t>add_command</w:t>
      </w:r>
      <w:r w:rsidRPr="00E27BE3">
        <w:rPr>
          <w:rFonts w:ascii="inherit" w:eastAsia="Times New Roman" w:hAnsi="inherit" w:cs="Courier New"/>
          <w:color w:val="777777"/>
          <w:sz w:val="18"/>
          <w:szCs w:val="18"/>
        </w:rPr>
        <w:t>(</w:t>
      </w: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"Salir"</w:t>
      </w:r>
      <w:r w:rsidRPr="00E27BE3">
        <w:rPr>
          <w:rFonts w:ascii="inherit" w:eastAsia="Times New Roman" w:hAnsi="inherit" w:cs="Courier New"/>
          <w:color w:val="000000"/>
          <w:sz w:val="18"/>
          <w:szCs w:val="18"/>
        </w:rPr>
        <w:t>, command=ventana.</w:t>
      </w:r>
      <w:r w:rsidRPr="00E27BE3">
        <w:rPr>
          <w:rFonts w:ascii="inherit" w:eastAsia="Times New Roman" w:hAnsi="inherit" w:cs="Courier New"/>
          <w:color w:val="0086B3"/>
          <w:sz w:val="18"/>
          <w:szCs w:val="18"/>
        </w:rPr>
        <w:t>destroy</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menu_opciones = tk.</w:t>
      </w:r>
      <w:r w:rsidRPr="00E27BE3">
        <w:rPr>
          <w:rFonts w:ascii="inherit" w:eastAsia="Times New Roman" w:hAnsi="inherit" w:cs="Courier New"/>
          <w:color w:val="445588"/>
          <w:sz w:val="18"/>
          <w:szCs w:val="18"/>
          <w:lang w:val="es-AR"/>
        </w:rPr>
        <w:t>Menu</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barra_menus, tearoff=</w:t>
      </w:r>
      <w:r w:rsidRPr="00E27BE3">
        <w:rPr>
          <w:rFonts w:ascii="inherit" w:eastAsia="Times New Roman" w:hAnsi="inherit" w:cs="Courier New"/>
          <w:color w:val="445588"/>
          <w:sz w:val="18"/>
          <w:szCs w:val="18"/>
          <w:lang w:val="es-AR"/>
        </w:rPr>
        <w:t>False</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iniciar_con_sistema = tk.</w:t>
      </w:r>
      <w:r w:rsidRPr="00E27BE3">
        <w:rPr>
          <w:rFonts w:ascii="inherit" w:eastAsia="Times New Roman" w:hAnsi="inherit" w:cs="Courier New"/>
          <w:color w:val="445588"/>
          <w:sz w:val="18"/>
          <w:szCs w:val="18"/>
          <w:lang w:val="es-AR"/>
        </w:rPr>
        <w:t>BooleanVar</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menu_opciones.</w:t>
      </w:r>
      <w:r w:rsidRPr="00E27BE3">
        <w:rPr>
          <w:rFonts w:ascii="inherit" w:eastAsia="Times New Roman" w:hAnsi="inherit" w:cs="Courier New"/>
          <w:color w:val="0086B3"/>
          <w:sz w:val="18"/>
          <w:szCs w:val="18"/>
        </w:rPr>
        <w:t>add_checkbutton</w:t>
      </w: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label=</w:t>
      </w:r>
      <w:r w:rsidRPr="00E27BE3">
        <w:rPr>
          <w:rFonts w:ascii="inherit" w:eastAsia="Times New Roman" w:hAnsi="inherit" w:cs="Courier New"/>
          <w:color w:val="DD1144"/>
          <w:sz w:val="18"/>
          <w:szCs w:val="18"/>
        </w:rPr>
        <w:t>"Iniciar con sistema"</w:t>
      </w:r>
      <w:r w:rsidRPr="00E27BE3">
        <w:rPr>
          <w:rFonts w:ascii="inherit" w:eastAsia="Times New Roman" w:hAnsi="inherit" w:cs="Courier New"/>
          <w:color w:val="000000"/>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command=menu_iniciar_con_sistema_presionado,</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variable=iniciar_con_sistema</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777777"/>
          <w:sz w:val="18"/>
          <w:szCs w:val="18"/>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menu=menu_archivo, label=</w:t>
      </w:r>
      <w:r w:rsidRPr="00E27BE3">
        <w:rPr>
          <w:rFonts w:ascii="inherit" w:eastAsia="Times New Roman" w:hAnsi="inherit" w:cs="Courier New"/>
          <w:color w:val="DD1144"/>
          <w:sz w:val="18"/>
          <w:szCs w:val="18"/>
          <w:lang w:val="es-AR"/>
        </w:rPr>
        <w:t>"Archivo"</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E27BE3">
        <w:rPr>
          <w:rFonts w:ascii="inherit" w:eastAsia="Times New Roman" w:hAnsi="inherit" w:cs="Courier New"/>
          <w:color w:val="000000"/>
          <w:sz w:val="18"/>
          <w:szCs w:val="18"/>
          <w:lang w:val="es-AR"/>
        </w:rPr>
        <w:t>barra_menus.</w:t>
      </w:r>
      <w:r w:rsidRPr="00E27BE3">
        <w:rPr>
          <w:rFonts w:ascii="inherit" w:eastAsia="Times New Roman" w:hAnsi="inherit" w:cs="Courier New"/>
          <w:color w:val="0086B3"/>
          <w:sz w:val="18"/>
          <w:szCs w:val="18"/>
          <w:lang w:val="es-AR"/>
        </w:rPr>
        <w:t>add_cascade</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menu=menu_opciones, label=</w:t>
      </w:r>
      <w:r w:rsidRPr="00E27BE3">
        <w:rPr>
          <w:rFonts w:ascii="inherit" w:eastAsia="Times New Roman" w:hAnsi="inherit" w:cs="Courier New"/>
          <w:color w:val="DD1144"/>
          <w:sz w:val="18"/>
          <w:szCs w:val="18"/>
          <w:lang w:val="es-AR"/>
        </w:rPr>
        <w:t>"Opciones"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E27BE3">
        <w:rPr>
          <w:rFonts w:ascii="inherit" w:eastAsia="Times New Roman" w:hAnsi="inherit" w:cs="Courier New"/>
          <w:color w:val="000000"/>
          <w:sz w:val="18"/>
          <w:szCs w:val="18"/>
          <w:lang w:val="es-AR"/>
        </w:rPr>
        <w:t>ventana.</w:t>
      </w:r>
      <w:r w:rsidRPr="00E27BE3">
        <w:rPr>
          <w:rFonts w:ascii="inherit" w:eastAsia="Times New Roman" w:hAnsi="inherit" w:cs="Courier New"/>
          <w:color w:val="0086B3"/>
          <w:sz w:val="18"/>
          <w:szCs w:val="18"/>
          <w:lang w:val="es-AR"/>
        </w:rPr>
        <w:t>config</w:t>
      </w:r>
      <w:r w:rsidRPr="00E27BE3">
        <w:rPr>
          <w:rFonts w:ascii="inherit" w:eastAsia="Times New Roman" w:hAnsi="inherit" w:cs="Courier New"/>
          <w:color w:val="777777"/>
          <w:sz w:val="18"/>
          <w:szCs w:val="18"/>
          <w:lang w:val="es-AR"/>
        </w:rPr>
        <w:t>(</w:t>
      </w:r>
      <w:r w:rsidRPr="00E27BE3">
        <w:rPr>
          <w:rFonts w:ascii="inherit" w:eastAsia="Times New Roman" w:hAnsi="inherit" w:cs="Courier New"/>
          <w:color w:val="000000"/>
          <w:sz w:val="18"/>
          <w:szCs w:val="18"/>
          <w:lang w:val="es-AR"/>
        </w:rPr>
        <w:t>menu=barra_menus</w:t>
      </w:r>
      <w:r w:rsidRPr="00E27BE3">
        <w:rPr>
          <w:rFonts w:ascii="inherit" w:eastAsia="Times New Roman" w:hAnsi="inherit" w:cs="Courier New"/>
          <w:color w:val="777777"/>
          <w:sz w:val="18"/>
          <w:szCs w:val="18"/>
          <w:lang w:val="es-AR"/>
        </w:rPr>
        <w:t>)</w:t>
      </w:r>
    </w:p>
    <w:p w:rsidR="00E27BE3" w:rsidRPr="00E27BE3" w:rsidRDefault="00E27BE3" w:rsidP="00093043">
      <w:pPr>
        <w:numPr>
          <w:ilvl w:val="0"/>
          <w:numId w:val="5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E27BE3">
        <w:rPr>
          <w:rFonts w:ascii="inherit" w:eastAsia="Times New Roman" w:hAnsi="inherit" w:cs="Courier New"/>
          <w:color w:val="000000"/>
          <w:sz w:val="18"/>
          <w:szCs w:val="18"/>
        </w:rPr>
        <w:t>ventana.</w:t>
      </w:r>
      <w:r w:rsidRPr="00E27BE3">
        <w:rPr>
          <w:rFonts w:ascii="inherit" w:eastAsia="Times New Roman" w:hAnsi="inherit" w:cs="Courier New"/>
          <w:color w:val="0086B3"/>
          <w:sz w:val="18"/>
          <w:szCs w:val="18"/>
        </w:rPr>
        <w:t>mainloop</w:t>
      </w:r>
      <w:r w:rsidRPr="00E27BE3">
        <w:rPr>
          <w:rFonts w:ascii="inherit" w:eastAsia="Times New Roman" w:hAnsi="inherit" w:cs="Courier New"/>
          <w:color w:val="777777"/>
          <w:sz w:val="18"/>
          <w:szCs w:val="18"/>
        </w:rPr>
        <w:t>()</w:t>
      </w:r>
    </w:p>
    <w:p w:rsidR="00E27BE3" w:rsidRDefault="00E27BE3" w:rsidP="00E27BE3">
      <w:pPr>
        <w:shd w:val="clear" w:color="auto" w:fill="FBFBFB"/>
        <w:spacing w:after="255" w:line="240" w:lineRule="auto"/>
        <w:rPr>
          <w:rFonts w:ascii="Times New Roman" w:eastAsia="Times New Roman" w:hAnsi="Times New Roman" w:cs="Times New Roman"/>
          <w:color w:val="121212"/>
          <w:sz w:val="24"/>
          <w:szCs w:val="24"/>
        </w:rPr>
      </w:pPr>
    </w:p>
    <w:p w:rsidR="00E27BE3" w:rsidRPr="00E27BE3" w:rsidRDefault="00E27BE3" w:rsidP="00E27BE3">
      <w:pPr>
        <w:shd w:val="clear" w:color="auto" w:fill="FBFBFB"/>
        <w:spacing w:after="255" w:line="240" w:lineRule="auto"/>
        <w:rPr>
          <w:rFonts w:ascii="Times New Roman" w:eastAsia="Times New Roman" w:hAnsi="Times New Roman" w:cs="Times New Roman"/>
          <w:color w:val="121212"/>
          <w:sz w:val="24"/>
          <w:szCs w:val="24"/>
          <w:lang w:val="es-AR"/>
        </w:rPr>
      </w:pPr>
      <w:r w:rsidRPr="00E27BE3">
        <w:rPr>
          <w:rFonts w:ascii="Times New Roman" w:eastAsia="Times New Roman" w:hAnsi="Times New Roman" w:cs="Times New Roman"/>
          <w:color w:val="121212"/>
          <w:sz w:val="24"/>
          <w:szCs w:val="24"/>
          <w:lang w:val="es-AR"/>
        </w:rPr>
        <w:t>Como se observa en la línea 30, para crear un botón con casilla de verificación dentro de un menú se utiliza </w:t>
      </w:r>
      <w:r w:rsidRPr="00E27BE3">
        <w:rPr>
          <w:rFonts w:ascii="Courier New" w:eastAsia="Times New Roman" w:hAnsi="Courier New" w:cs="Courier New"/>
          <w:color w:val="121212"/>
          <w:sz w:val="21"/>
          <w:szCs w:val="21"/>
          <w:shd w:val="clear" w:color="auto" w:fill="E9E9E9"/>
          <w:lang w:val="es-AR"/>
        </w:rPr>
        <w:t>add_checkbutton()</w:t>
      </w:r>
      <w:r w:rsidRPr="00E27BE3">
        <w:rPr>
          <w:rFonts w:ascii="Times New Roman" w:eastAsia="Times New Roman" w:hAnsi="Times New Roman" w:cs="Times New Roman"/>
          <w:color w:val="121212"/>
          <w:sz w:val="24"/>
          <w:szCs w:val="24"/>
          <w:lang w:val="es-AR"/>
        </w:rPr>
        <w:t> en lugar de </w:t>
      </w:r>
      <w:r w:rsidRPr="00E27BE3">
        <w:rPr>
          <w:rFonts w:ascii="Courier New" w:eastAsia="Times New Roman" w:hAnsi="Courier New" w:cs="Courier New"/>
          <w:color w:val="121212"/>
          <w:sz w:val="21"/>
          <w:szCs w:val="21"/>
          <w:shd w:val="clear" w:color="auto" w:fill="E9E9E9"/>
          <w:lang w:val="es-AR"/>
        </w:rPr>
        <w:t>add_command()</w:t>
      </w:r>
      <w:r w:rsidRPr="00E27BE3">
        <w:rPr>
          <w:rFonts w:ascii="Times New Roman" w:eastAsia="Times New Roman" w:hAnsi="Times New Roman" w:cs="Times New Roman"/>
          <w:color w:val="121212"/>
          <w:sz w:val="24"/>
          <w:szCs w:val="24"/>
          <w:lang w:val="es-AR"/>
        </w:rPr>
        <w:t>. A este método es necesario pasarle una variable booleana de Tk creada vía la clase </w:t>
      </w:r>
      <w:r w:rsidRPr="00E27BE3">
        <w:rPr>
          <w:rFonts w:ascii="Courier New" w:eastAsia="Times New Roman" w:hAnsi="Courier New" w:cs="Courier New"/>
          <w:color w:val="121212"/>
          <w:sz w:val="21"/>
          <w:szCs w:val="21"/>
          <w:shd w:val="clear" w:color="auto" w:fill="E9E9E9"/>
          <w:lang w:val="es-AR"/>
        </w:rPr>
        <w:t>tk.BooleanVar()</w:t>
      </w:r>
      <w:r w:rsidRPr="00E27BE3">
        <w:rPr>
          <w:rFonts w:ascii="Times New Roman" w:eastAsia="Times New Roman" w:hAnsi="Times New Roman" w:cs="Times New Roman"/>
          <w:color w:val="121212"/>
          <w:sz w:val="24"/>
          <w:szCs w:val="24"/>
          <w:lang w:val="es-AR"/>
        </w:rPr>
        <w:t> (líneas 29 y 33). Cada vez que el usuario presiona el botón, Tk cambia el valor booleano de la instancia </w:t>
      </w:r>
      <w:r w:rsidRPr="00E27BE3">
        <w:rPr>
          <w:rFonts w:ascii="Courier New" w:eastAsia="Times New Roman" w:hAnsi="Courier New" w:cs="Courier New"/>
          <w:color w:val="121212"/>
          <w:sz w:val="21"/>
          <w:szCs w:val="21"/>
          <w:shd w:val="clear" w:color="auto" w:fill="E9E9E9"/>
          <w:lang w:val="es-AR"/>
        </w:rPr>
        <w:t>iniciar_con_sistema</w:t>
      </w:r>
      <w:r w:rsidRPr="00E27BE3">
        <w:rPr>
          <w:rFonts w:ascii="Times New Roman" w:eastAsia="Times New Roman" w:hAnsi="Times New Roman" w:cs="Times New Roman"/>
          <w:color w:val="121212"/>
          <w:sz w:val="24"/>
          <w:szCs w:val="24"/>
          <w:lang w:val="es-AR"/>
        </w:rPr>
        <w:t> y además invoca la función </w:t>
      </w:r>
      <w:r w:rsidRPr="00E27BE3">
        <w:rPr>
          <w:rFonts w:ascii="Courier New" w:eastAsia="Times New Roman" w:hAnsi="Courier New" w:cs="Courier New"/>
          <w:color w:val="121212"/>
          <w:sz w:val="21"/>
          <w:szCs w:val="21"/>
          <w:shd w:val="clear" w:color="auto" w:fill="E9E9E9"/>
          <w:lang w:val="es-AR"/>
        </w:rPr>
        <w:t>menu_iniciar_con_sistema_presionado()</w:t>
      </w:r>
      <w:r w:rsidRPr="00E27BE3">
        <w:rPr>
          <w:rFonts w:ascii="Times New Roman" w:eastAsia="Times New Roman" w:hAnsi="Times New Roman" w:cs="Times New Roman"/>
          <w:color w:val="121212"/>
          <w:sz w:val="24"/>
          <w:szCs w:val="24"/>
          <w:lang w:val="es-AR"/>
        </w:rPr>
        <w:t>. El valor booleano de </w:t>
      </w:r>
      <w:r w:rsidRPr="00E27BE3">
        <w:rPr>
          <w:rFonts w:ascii="Courier New" w:eastAsia="Times New Roman" w:hAnsi="Courier New" w:cs="Courier New"/>
          <w:color w:val="121212"/>
          <w:sz w:val="21"/>
          <w:szCs w:val="21"/>
          <w:shd w:val="clear" w:color="auto" w:fill="E9E9E9"/>
          <w:lang w:val="es-AR"/>
        </w:rPr>
        <w:t>iniciar_con_sistema</w:t>
      </w:r>
      <w:r w:rsidRPr="00E27BE3">
        <w:rPr>
          <w:rFonts w:ascii="Times New Roman" w:eastAsia="Times New Roman" w:hAnsi="Times New Roman" w:cs="Times New Roman"/>
          <w:color w:val="121212"/>
          <w:sz w:val="24"/>
          <w:szCs w:val="24"/>
          <w:lang w:val="es-AR"/>
        </w:rPr>
        <w:t> puede ser leído o establecido vía código a través de los método </w:t>
      </w:r>
      <w:r w:rsidRPr="00E27BE3">
        <w:rPr>
          <w:rFonts w:ascii="Courier New" w:eastAsia="Times New Roman" w:hAnsi="Courier New" w:cs="Courier New"/>
          <w:color w:val="121212"/>
          <w:sz w:val="21"/>
          <w:szCs w:val="21"/>
          <w:shd w:val="clear" w:color="auto" w:fill="E9E9E9"/>
          <w:lang w:val="es-AR"/>
        </w:rPr>
        <w:t>get()</w:t>
      </w:r>
      <w:r w:rsidRPr="00E27BE3">
        <w:rPr>
          <w:rFonts w:ascii="Times New Roman" w:eastAsia="Times New Roman" w:hAnsi="Times New Roman" w:cs="Times New Roman"/>
          <w:color w:val="121212"/>
          <w:sz w:val="24"/>
          <w:szCs w:val="24"/>
          <w:lang w:val="es-AR"/>
        </w:rPr>
        <w:t> (tal como ocurre en la línea 7) y </w:t>
      </w:r>
      <w:r w:rsidRPr="00E27BE3">
        <w:rPr>
          <w:rFonts w:ascii="Courier New" w:eastAsia="Times New Roman" w:hAnsi="Courier New" w:cs="Courier New"/>
          <w:color w:val="121212"/>
          <w:sz w:val="21"/>
          <w:szCs w:val="21"/>
          <w:shd w:val="clear" w:color="auto" w:fill="E9E9E9"/>
          <w:lang w:val="es-AR"/>
        </w:rPr>
        <w:t>set()</w:t>
      </w:r>
      <w:r w:rsidRPr="00E27BE3">
        <w:rPr>
          <w:rFonts w:ascii="Times New Roman" w:eastAsia="Times New Roman" w:hAnsi="Times New Roman" w:cs="Times New Roman"/>
          <w:color w:val="121212"/>
          <w:sz w:val="24"/>
          <w:szCs w:val="24"/>
          <w:lang w:val="es-AR"/>
        </w:rPr>
        <w:t>.</w:t>
      </w:r>
    </w:p>
    <w:p w:rsidR="00E27BE3" w:rsidRPr="00E27BE3" w:rsidRDefault="00E27BE3" w:rsidP="00E27BE3">
      <w:pPr>
        <w:shd w:val="clear" w:color="auto" w:fill="FBFBFB"/>
        <w:spacing w:after="255" w:line="240" w:lineRule="auto"/>
        <w:rPr>
          <w:rFonts w:ascii="Times New Roman" w:eastAsia="Times New Roman" w:hAnsi="Times New Roman" w:cs="Times New Roman"/>
          <w:color w:val="121212"/>
          <w:sz w:val="24"/>
          <w:szCs w:val="24"/>
          <w:lang w:val="es-AR"/>
        </w:rPr>
      </w:pPr>
      <w:r w:rsidRPr="00E27BE3">
        <w:rPr>
          <w:rFonts w:ascii="Times New Roman" w:eastAsia="Times New Roman" w:hAnsi="Times New Roman" w:cs="Times New Roman"/>
          <w:color w:val="121212"/>
          <w:sz w:val="24"/>
          <w:szCs w:val="24"/>
          <w:lang w:val="es-AR"/>
        </w:rPr>
        <w:t>Esta misma lógica tiene el método </w:t>
      </w:r>
      <w:r w:rsidRPr="00E27BE3">
        <w:rPr>
          <w:rFonts w:ascii="Courier New" w:eastAsia="Times New Roman" w:hAnsi="Courier New" w:cs="Courier New"/>
          <w:color w:val="121212"/>
          <w:sz w:val="21"/>
          <w:szCs w:val="21"/>
          <w:shd w:val="clear" w:color="auto" w:fill="E9E9E9"/>
          <w:lang w:val="es-AR"/>
        </w:rPr>
        <w:t>add_radiobutton()</w:t>
      </w:r>
      <w:r w:rsidRPr="00E27BE3">
        <w:rPr>
          <w:rFonts w:ascii="Times New Roman" w:eastAsia="Times New Roman" w:hAnsi="Times New Roman" w:cs="Times New Roman"/>
          <w:color w:val="121212"/>
          <w:sz w:val="24"/>
          <w:szCs w:val="24"/>
          <w:lang w:val="es-AR"/>
        </w:rPr>
        <w:t>, empleado para añadir varios botones con casilla de verificación dentro de un menú, pero que tienen una relación entre sí de tal modo que cuando uno de ellos está activado, el resto se desactiva. Por ejemplo, si queremos permitirle al usuario elegir a través de los menús de nuestra aplicación el color del tema de la interfaz entre las opciones «Claro» y «Oscuro», sería conveniente emplear un par de botones de este estilo.</w:t>
      </w:r>
    </w:p>
    <w:p w:rsidR="00172603" w:rsidRPr="00172603" w:rsidRDefault="00172603" w:rsidP="00093043">
      <w:pPr>
        <w:numPr>
          <w:ilvl w:val="0"/>
          <w:numId w:val="5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import</w:t>
      </w:r>
      <w:r w:rsidRPr="00172603">
        <w:rPr>
          <w:rFonts w:ascii="inherit" w:eastAsia="Times New Roman" w:hAnsi="inherit" w:cs="Courier New"/>
          <w:color w:val="000000"/>
          <w:sz w:val="18"/>
          <w:szCs w:val="18"/>
        </w:rPr>
        <w:t xml:space="preserve"> tkinter </w:t>
      </w:r>
      <w:r w:rsidRPr="00172603">
        <w:rPr>
          <w:rFonts w:ascii="inherit" w:eastAsia="Times New Roman" w:hAnsi="inherit" w:cs="Courier New"/>
          <w:b/>
          <w:bCs/>
          <w:color w:val="286491"/>
          <w:sz w:val="18"/>
          <w:szCs w:val="18"/>
        </w:rPr>
        <w:t>as</w:t>
      </w:r>
      <w:r w:rsidRPr="00172603">
        <w:rPr>
          <w:rFonts w:ascii="inherit" w:eastAsia="Times New Roman" w:hAnsi="inherit" w:cs="Courier New"/>
          <w:color w:val="000000"/>
          <w:sz w:val="18"/>
          <w:szCs w:val="18"/>
        </w:rPr>
        <w:t xml:space="preserve"> tk</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def</w:t>
      </w:r>
      <w:r w:rsidRPr="00172603">
        <w:rPr>
          <w:rFonts w:ascii="inherit" w:eastAsia="Times New Roman" w:hAnsi="inherit" w:cs="Courier New"/>
          <w:color w:val="000000"/>
          <w:sz w:val="18"/>
          <w:szCs w:val="18"/>
          <w:lang w:val="es-AR"/>
        </w:rPr>
        <w:t xml:space="preserve"> archivo_nuevo_presionado</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event=</w:t>
      </w:r>
      <w:r w:rsidRPr="00172603">
        <w:rPr>
          <w:rFonts w:ascii="inherit" w:eastAsia="Times New Roman" w:hAnsi="inherit" w:cs="Courier New"/>
          <w:color w:val="445588"/>
          <w:sz w:val="18"/>
          <w:szCs w:val="18"/>
          <w:lang w:val="es-AR"/>
        </w:rPr>
        <w:t>None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print</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DD1144"/>
          <w:sz w:val="18"/>
          <w:szCs w:val="18"/>
          <w:lang w:val="es-AR"/>
        </w:rPr>
        <w:t>"¡Has presionado para crear un nuevo archivo!"</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def</w:t>
      </w:r>
      <w:r w:rsidRPr="00172603">
        <w:rPr>
          <w:rFonts w:ascii="inherit" w:eastAsia="Times New Roman" w:hAnsi="inherit" w:cs="Courier New"/>
          <w:color w:val="000000"/>
          <w:sz w:val="18"/>
          <w:szCs w:val="18"/>
          <w:lang w:val="es-AR"/>
        </w:rPr>
        <w:t xml:space="preserve"> menu_iniciar_con_sistema_presionado</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if</w:t>
      </w:r>
      <w:r w:rsidRPr="00172603">
        <w:rPr>
          <w:rFonts w:ascii="inherit" w:eastAsia="Times New Roman" w:hAnsi="inherit" w:cs="Courier New"/>
          <w:color w:val="000000"/>
          <w:sz w:val="18"/>
          <w:szCs w:val="18"/>
          <w:lang w:val="es-AR"/>
        </w:rPr>
        <w:t xml:space="preserve"> iniciar_con_sistema.</w:t>
      </w:r>
      <w:r w:rsidRPr="00172603">
        <w:rPr>
          <w:rFonts w:ascii="inherit" w:eastAsia="Times New Roman" w:hAnsi="inherit" w:cs="Courier New"/>
          <w:color w:val="0086B3"/>
          <w:sz w:val="18"/>
          <w:szCs w:val="18"/>
          <w:lang w:val="es-AR"/>
        </w:rPr>
        <w:t>get</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print</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DD1144"/>
          <w:sz w:val="18"/>
          <w:szCs w:val="18"/>
          <w:lang w:val="es-AR"/>
        </w:rPr>
        <w:t>"Opción establecida (iniciar con el sistema)."</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else</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b/>
          <w:bCs/>
          <w:color w:val="286491"/>
          <w:sz w:val="18"/>
          <w:szCs w:val="18"/>
          <w:lang w:val="es-AR"/>
        </w:rPr>
        <w:t>print</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DD1144"/>
          <w:sz w:val="18"/>
          <w:szCs w:val="18"/>
          <w:lang w:val="es-AR"/>
        </w:rPr>
        <w:t>"Opción deshabilitada (no iniciar con el sistema)."</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lastRenderedPageBreak/>
        <w:t>def</w:t>
      </w:r>
      <w:r w:rsidRPr="00172603">
        <w:rPr>
          <w:rFonts w:ascii="inherit" w:eastAsia="Times New Roman" w:hAnsi="inherit" w:cs="Courier New"/>
          <w:color w:val="000000"/>
          <w:sz w:val="18"/>
          <w:szCs w:val="18"/>
        </w:rPr>
        <w:t xml:space="preserve"> menu_tema_presionado</w:t>
      </w:r>
      <w:r w:rsidRPr="00172603">
        <w:rPr>
          <w:rFonts w:ascii="inherit" w:eastAsia="Times New Roman" w:hAnsi="inherit" w:cs="Courier New"/>
          <w:color w:val="777777"/>
          <w:sz w:val="18"/>
          <w:szCs w:val="18"/>
        </w:rPr>
        <w:t>()</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valor_tema = tema_elegido.</w:t>
      </w:r>
      <w:r w:rsidRPr="00172603">
        <w:rPr>
          <w:rFonts w:ascii="inherit" w:eastAsia="Times New Roman" w:hAnsi="inherit" w:cs="Courier New"/>
          <w:color w:val="0086B3"/>
          <w:sz w:val="18"/>
          <w:szCs w:val="18"/>
          <w:lang w:val="es-AR"/>
        </w:rPr>
        <w:t>get</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if</w:t>
      </w:r>
      <w:r w:rsidRPr="00172603">
        <w:rPr>
          <w:rFonts w:ascii="inherit" w:eastAsia="Times New Roman" w:hAnsi="inherit" w:cs="Courier New"/>
          <w:color w:val="000000"/>
          <w:sz w:val="18"/>
          <w:szCs w:val="18"/>
        </w:rPr>
        <w:t xml:space="preserve"> valor_tema == </w:t>
      </w:r>
      <w:r w:rsidRPr="00172603">
        <w:rPr>
          <w:rFonts w:ascii="inherit" w:eastAsia="Times New Roman" w:hAnsi="inherit" w:cs="Courier New"/>
          <w:color w:val="009999"/>
          <w:sz w:val="18"/>
          <w:szCs w:val="18"/>
        </w:rPr>
        <w:t>1</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print</w:t>
      </w:r>
      <w:r w:rsidRPr="00172603">
        <w:rPr>
          <w:rFonts w:ascii="inherit" w:eastAsia="Times New Roman" w:hAnsi="inherit" w:cs="Courier New"/>
          <w:color w:val="777777"/>
          <w:sz w:val="18"/>
          <w:szCs w:val="18"/>
        </w:rPr>
        <w:t>(</w:t>
      </w:r>
      <w:r w:rsidRPr="00172603">
        <w:rPr>
          <w:rFonts w:ascii="inherit" w:eastAsia="Times New Roman" w:hAnsi="inherit" w:cs="Courier New"/>
          <w:color w:val="DD1144"/>
          <w:sz w:val="18"/>
          <w:szCs w:val="18"/>
        </w:rPr>
        <w:t>"Tema claro establecido."</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elif</w:t>
      </w:r>
      <w:r w:rsidRPr="00172603">
        <w:rPr>
          <w:rFonts w:ascii="inherit" w:eastAsia="Times New Roman" w:hAnsi="inherit" w:cs="Courier New"/>
          <w:color w:val="000000"/>
          <w:sz w:val="18"/>
          <w:szCs w:val="18"/>
        </w:rPr>
        <w:t xml:space="preserve"> valor_tema == </w:t>
      </w:r>
      <w:r w:rsidRPr="00172603">
        <w:rPr>
          <w:rFonts w:ascii="inherit" w:eastAsia="Times New Roman" w:hAnsi="inherit" w:cs="Courier New"/>
          <w:color w:val="009999"/>
          <w:sz w:val="18"/>
          <w:szCs w:val="18"/>
        </w:rPr>
        <w:t>2</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b/>
          <w:bCs/>
          <w:color w:val="286491"/>
          <w:sz w:val="18"/>
          <w:szCs w:val="18"/>
        </w:rPr>
        <w:t>print</w:t>
      </w:r>
      <w:r w:rsidRPr="00172603">
        <w:rPr>
          <w:rFonts w:ascii="inherit" w:eastAsia="Times New Roman" w:hAnsi="inherit" w:cs="Courier New"/>
          <w:color w:val="777777"/>
          <w:sz w:val="18"/>
          <w:szCs w:val="18"/>
        </w:rPr>
        <w:t>(</w:t>
      </w:r>
      <w:r w:rsidRPr="00172603">
        <w:rPr>
          <w:rFonts w:ascii="inherit" w:eastAsia="Times New Roman" w:hAnsi="inherit" w:cs="Courier New"/>
          <w:color w:val="DD1144"/>
          <w:sz w:val="18"/>
          <w:szCs w:val="18"/>
        </w:rPr>
        <w:t>"Tema oscuro establecido."</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ventana = tk.</w:t>
      </w:r>
      <w:r w:rsidRPr="00172603">
        <w:rPr>
          <w:rFonts w:ascii="inherit" w:eastAsia="Times New Roman" w:hAnsi="inherit" w:cs="Courier New"/>
          <w:color w:val="445588"/>
          <w:sz w:val="18"/>
          <w:szCs w:val="18"/>
        </w:rPr>
        <w:t>Tk</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ventana.</w:t>
      </w:r>
      <w:r w:rsidRPr="00172603">
        <w:rPr>
          <w:rFonts w:ascii="inherit" w:eastAsia="Times New Roman" w:hAnsi="inherit" w:cs="Courier New"/>
          <w:color w:val="0086B3"/>
          <w:sz w:val="18"/>
          <w:szCs w:val="18"/>
          <w:lang w:val="es-AR"/>
        </w:rPr>
        <w:t>title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DD1144"/>
          <w:sz w:val="18"/>
          <w:szCs w:val="18"/>
          <w:lang w:val="es-AR"/>
        </w:rPr>
        <w:t>"Barra de menús en Tk"</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ventana.</w:t>
      </w:r>
      <w:r w:rsidRPr="00172603">
        <w:rPr>
          <w:rFonts w:ascii="inherit" w:eastAsia="Times New Roman" w:hAnsi="inherit" w:cs="Courier New"/>
          <w:color w:val="0086B3"/>
          <w:sz w:val="18"/>
          <w:szCs w:val="18"/>
        </w:rPr>
        <w:t>config</w:t>
      </w:r>
      <w:r w:rsidRPr="00172603">
        <w:rPr>
          <w:rFonts w:ascii="inherit" w:eastAsia="Times New Roman" w:hAnsi="inherit" w:cs="Courier New"/>
          <w:color w:val="777777"/>
          <w:sz w:val="18"/>
          <w:szCs w:val="18"/>
        </w:rPr>
        <w:t>(</w:t>
      </w:r>
      <w:r w:rsidRPr="00172603">
        <w:rPr>
          <w:rFonts w:ascii="inherit" w:eastAsia="Times New Roman" w:hAnsi="inherit" w:cs="Courier New"/>
          <w:color w:val="000000"/>
          <w:sz w:val="18"/>
          <w:szCs w:val="18"/>
        </w:rPr>
        <w:t>width=</w:t>
      </w:r>
      <w:r w:rsidRPr="00172603">
        <w:rPr>
          <w:rFonts w:ascii="inherit" w:eastAsia="Times New Roman" w:hAnsi="inherit" w:cs="Courier New"/>
          <w:color w:val="009999"/>
          <w:sz w:val="18"/>
          <w:szCs w:val="18"/>
        </w:rPr>
        <w:t>400</w:t>
      </w:r>
      <w:r w:rsidRPr="00172603">
        <w:rPr>
          <w:rFonts w:ascii="inherit" w:eastAsia="Times New Roman" w:hAnsi="inherit" w:cs="Courier New"/>
          <w:color w:val="000000"/>
          <w:sz w:val="18"/>
          <w:szCs w:val="18"/>
        </w:rPr>
        <w:t>, height=</w:t>
      </w:r>
      <w:r w:rsidRPr="00172603">
        <w:rPr>
          <w:rFonts w:ascii="inherit" w:eastAsia="Times New Roman" w:hAnsi="inherit" w:cs="Courier New"/>
          <w:color w:val="009999"/>
          <w:sz w:val="18"/>
          <w:szCs w:val="18"/>
        </w:rPr>
        <w:t>300</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barra_menus = tk.</w:t>
      </w:r>
      <w:r w:rsidRPr="00172603">
        <w:rPr>
          <w:rFonts w:ascii="inherit" w:eastAsia="Times New Roman" w:hAnsi="inherit" w:cs="Courier New"/>
          <w:color w:val="445588"/>
          <w:sz w:val="18"/>
          <w:szCs w:val="18"/>
        </w:rPr>
        <w:t>Menu</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menu_archivo = tk.</w:t>
      </w:r>
      <w:r w:rsidRPr="00172603">
        <w:rPr>
          <w:rFonts w:ascii="inherit" w:eastAsia="Times New Roman" w:hAnsi="inherit" w:cs="Courier New"/>
          <w:color w:val="445588"/>
          <w:sz w:val="18"/>
          <w:szCs w:val="18"/>
          <w:lang w:val="es-AR"/>
        </w:rPr>
        <w:t>Menu</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barra_menus, tearoff=</w:t>
      </w:r>
      <w:r w:rsidRPr="00172603">
        <w:rPr>
          <w:rFonts w:ascii="inherit" w:eastAsia="Times New Roman" w:hAnsi="inherit" w:cs="Courier New"/>
          <w:color w:val="445588"/>
          <w:sz w:val="18"/>
          <w:szCs w:val="18"/>
          <w:lang w:val="es-AR"/>
        </w:rPr>
        <w:t>False</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img_menu_nuevo = tk.</w:t>
      </w:r>
      <w:r w:rsidRPr="00172603">
        <w:rPr>
          <w:rFonts w:ascii="inherit" w:eastAsia="Times New Roman" w:hAnsi="inherit" w:cs="Courier New"/>
          <w:color w:val="445588"/>
          <w:sz w:val="18"/>
          <w:szCs w:val="18"/>
          <w:lang w:val="es-AR"/>
        </w:rPr>
        <w:t>PhotoImage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4DA0D2"/>
          <w:sz w:val="18"/>
          <w:szCs w:val="18"/>
          <w:lang w:val="es-AR"/>
        </w:rPr>
        <w:t>file</w:t>
      </w:r>
      <w:r w:rsidRPr="00172603">
        <w:rPr>
          <w:rFonts w:ascii="inherit" w:eastAsia="Times New Roman" w:hAnsi="inherit" w:cs="Courier New"/>
          <w:color w:val="000000"/>
          <w:sz w:val="18"/>
          <w:szCs w:val="18"/>
          <w:lang w:val="es-AR"/>
        </w:rPr>
        <w:t>=</w:t>
      </w:r>
      <w:r w:rsidRPr="00172603">
        <w:rPr>
          <w:rFonts w:ascii="inherit" w:eastAsia="Times New Roman" w:hAnsi="inherit" w:cs="Courier New"/>
          <w:color w:val="DD1144"/>
          <w:sz w:val="18"/>
          <w:szCs w:val="18"/>
          <w:lang w:val="es-AR"/>
        </w:rPr>
        <w:t>"nuevo_archivo.png"</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menu_archivo.</w:t>
      </w:r>
      <w:r w:rsidRPr="00172603">
        <w:rPr>
          <w:rFonts w:ascii="inherit" w:eastAsia="Times New Roman" w:hAnsi="inherit" w:cs="Courier New"/>
          <w:color w:val="0086B3"/>
          <w:sz w:val="18"/>
          <w:szCs w:val="18"/>
        </w:rPr>
        <w:t>add_command</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label=</w:t>
      </w:r>
      <w:r w:rsidRPr="00172603">
        <w:rPr>
          <w:rFonts w:ascii="inherit" w:eastAsia="Times New Roman" w:hAnsi="inherit" w:cs="Courier New"/>
          <w:color w:val="DD1144"/>
          <w:sz w:val="18"/>
          <w:szCs w:val="18"/>
        </w:rPr>
        <w:t>"Nuevo"</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accelerator=</w:t>
      </w:r>
      <w:r w:rsidRPr="00172603">
        <w:rPr>
          <w:rFonts w:ascii="inherit" w:eastAsia="Times New Roman" w:hAnsi="inherit" w:cs="Courier New"/>
          <w:color w:val="DD1144"/>
          <w:sz w:val="18"/>
          <w:szCs w:val="18"/>
        </w:rPr>
        <w:t>"Ctrl+N"</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command=archivo_nuevo_presionado,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image=img_menu_nuevo,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compound=tk.</w:t>
      </w:r>
      <w:r w:rsidRPr="00172603">
        <w:rPr>
          <w:rFonts w:ascii="inherit" w:eastAsia="Times New Roman" w:hAnsi="inherit" w:cs="Courier New"/>
          <w:color w:val="445588"/>
          <w:sz w:val="18"/>
          <w:szCs w:val="18"/>
        </w:rPr>
        <w:t>LEFT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ventana.</w:t>
      </w:r>
      <w:r w:rsidRPr="00172603">
        <w:rPr>
          <w:rFonts w:ascii="inherit" w:eastAsia="Times New Roman" w:hAnsi="inherit" w:cs="Courier New"/>
          <w:color w:val="0086B3"/>
          <w:sz w:val="18"/>
          <w:szCs w:val="18"/>
          <w:lang w:val="es-AR"/>
        </w:rPr>
        <w:t>bind_all</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DD1144"/>
          <w:sz w:val="18"/>
          <w:szCs w:val="18"/>
          <w:lang w:val="es-AR"/>
        </w:rPr>
        <w:t>"&lt;Control-n&gt;"</w:t>
      </w:r>
      <w:r w:rsidRPr="00172603">
        <w:rPr>
          <w:rFonts w:ascii="inherit" w:eastAsia="Times New Roman" w:hAnsi="inherit" w:cs="Courier New"/>
          <w:color w:val="000000"/>
          <w:sz w:val="18"/>
          <w:szCs w:val="18"/>
          <w:lang w:val="es-AR"/>
        </w:rPr>
        <w:t>, archivo_nuevo_presionado</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menu_archivo.</w:t>
      </w:r>
      <w:r w:rsidRPr="00172603">
        <w:rPr>
          <w:rFonts w:ascii="inherit" w:eastAsia="Times New Roman" w:hAnsi="inherit" w:cs="Courier New"/>
          <w:color w:val="0086B3"/>
          <w:sz w:val="18"/>
          <w:szCs w:val="18"/>
        </w:rPr>
        <w:t>add_separator</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menu_archivo.</w:t>
      </w:r>
      <w:r w:rsidRPr="00172603">
        <w:rPr>
          <w:rFonts w:ascii="inherit" w:eastAsia="Times New Roman" w:hAnsi="inherit" w:cs="Courier New"/>
          <w:color w:val="0086B3"/>
          <w:sz w:val="18"/>
          <w:szCs w:val="18"/>
        </w:rPr>
        <w:t>add_command</w:t>
      </w:r>
      <w:r w:rsidRPr="00172603">
        <w:rPr>
          <w:rFonts w:ascii="inherit" w:eastAsia="Times New Roman" w:hAnsi="inherit" w:cs="Courier New"/>
          <w:color w:val="777777"/>
          <w:sz w:val="18"/>
          <w:szCs w:val="18"/>
        </w:rPr>
        <w:t>(</w:t>
      </w:r>
      <w:r w:rsidRPr="00172603">
        <w:rPr>
          <w:rFonts w:ascii="inherit" w:eastAsia="Times New Roman" w:hAnsi="inherit" w:cs="Courier New"/>
          <w:color w:val="000000"/>
          <w:sz w:val="18"/>
          <w:szCs w:val="18"/>
        </w:rPr>
        <w:t>label=</w:t>
      </w:r>
      <w:r w:rsidRPr="00172603">
        <w:rPr>
          <w:rFonts w:ascii="inherit" w:eastAsia="Times New Roman" w:hAnsi="inherit" w:cs="Courier New"/>
          <w:color w:val="DD1144"/>
          <w:sz w:val="18"/>
          <w:szCs w:val="18"/>
        </w:rPr>
        <w:t>"Salir"</w:t>
      </w:r>
      <w:r w:rsidRPr="00172603">
        <w:rPr>
          <w:rFonts w:ascii="inherit" w:eastAsia="Times New Roman" w:hAnsi="inherit" w:cs="Courier New"/>
          <w:color w:val="000000"/>
          <w:sz w:val="18"/>
          <w:szCs w:val="18"/>
        </w:rPr>
        <w:t>, command=ventana.</w:t>
      </w:r>
      <w:r w:rsidRPr="00172603">
        <w:rPr>
          <w:rFonts w:ascii="inherit" w:eastAsia="Times New Roman" w:hAnsi="inherit" w:cs="Courier New"/>
          <w:color w:val="0086B3"/>
          <w:sz w:val="18"/>
          <w:szCs w:val="18"/>
        </w:rPr>
        <w:t>destroy</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menu_opciones = tk.</w:t>
      </w:r>
      <w:r w:rsidRPr="00172603">
        <w:rPr>
          <w:rFonts w:ascii="inherit" w:eastAsia="Times New Roman" w:hAnsi="inherit" w:cs="Courier New"/>
          <w:color w:val="445588"/>
          <w:sz w:val="18"/>
          <w:szCs w:val="18"/>
          <w:lang w:val="es-AR"/>
        </w:rPr>
        <w:t>Menu</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barra_menus, tearoff=</w:t>
      </w:r>
      <w:r w:rsidRPr="00172603">
        <w:rPr>
          <w:rFonts w:ascii="inherit" w:eastAsia="Times New Roman" w:hAnsi="inherit" w:cs="Courier New"/>
          <w:color w:val="445588"/>
          <w:sz w:val="18"/>
          <w:szCs w:val="18"/>
          <w:lang w:val="es-AR"/>
        </w:rPr>
        <w:t>False</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iniciar_con_sistema = tk.</w:t>
      </w:r>
      <w:r w:rsidRPr="00172603">
        <w:rPr>
          <w:rFonts w:ascii="inherit" w:eastAsia="Times New Roman" w:hAnsi="inherit" w:cs="Courier New"/>
          <w:color w:val="445588"/>
          <w:sz w:val="18"/>
          <w:szCs w:val="18"/>
          <w:lang w:val="es-AR"/>
        </w:rPr>
        <w:t>BooleanVar</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menu_opciones.</w:t>
      </w:r>
      <w:r w:rsidRPr="00172603">
        <w:rPr>
          <w:rFonts w:ascii="inherit" w:eastAsia="Times New Roman" w:hAnsi="inherit" w:cs="Courier New"/>
          <w:color w:val="0086B3"/>
          <w:sz w:val="18"/>
          <w:szCs w:val="18"/>
        </w:rPr>
        <w:t>add_checkbutton</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label=</w:t>
      </w:r>
      <w:r w:rsidRPr="00172603">
        <w:rPr>
          <w:rFonts w:ascii="inherit" w:eastAsia="Times New Roman" w:hAnsi="inherit" w:cs="Courier New"/>
          <w:color w:val="DD1144"/>
          <w:sz w:val="18"/>
          <w:szCs w:val="18"/>
        </w:rPr>
        <w:t>"Iniciar con sistema"</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command=menu_iniciar_con_sistema_presionado,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variable=iniciar_con_sistema</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menu_tema = tk.</w:t>
      </w:r>
      <w:r w:rsidRPr="00172603">
        <w:rPr>
          <w:rFonts w:ascii="inherit" w:eastAsia="Times New Roman" w:hAnsi="inherit" w:cs="Courier New"/>
          <w:color w:val="445588"/>
          <w:sz w:val="18"/>
          <w:szCs w:val="18"/>
          <w:lang w:val="es-AR"/>
        </w:rPr>
        <w:t>Menu</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barra_menus, tearoff=</w:t>
      </w:r>
      <w:r w:rsidRPr="00172603">
        <w:rPr>
          <w:rFonts w:ascii="inherit" w:eastAsia="Times New Roman" w:hAnsi="inherit" w:cs="Courier New"/>
          <w:color w:val="445588"/>
          <w:sz w:val="18"/>
          <w:szCs w:val="18"/>
          <w:lang w:val="es-AR"/>
        </w:rPr>
        <w:t>False</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tema_elegido = tk.</w:t>
      </w:r>
      <w:r w:rsidRPr="00172603">
        <w:rPr>
          <w:rFonts w:ascii="inherit" w:eastAsia="Times New Roman" w:hAnsi="inherit" w:cs="Courier New"/>
          <w:color w:val="445588"/>
          <w:sz w:val="18"/>
          <w:szCs w:val="18"/>
        </w:rPr>
        <w:t>IntVar</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tema_elegido.</w:t>
      </w:r>
      <w:r w:rsidRPr="00172603">
        <w:rPr>
          <w:rFonts w:ascii="inherit" w:eastAsia="Times New Roman" w:hAnsi="inherit" w:cs="Courier New"/>
          <w:color w:val="4DA0D2"/>
          <w:sz w:val="18"/>
          <w:szCs w:val="18"/>
          <w:lang w:val="es-AR"/>
        </w:rPr>
        <w:t>set</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9999"/>
          <w:sz w:val="18"/>
          <w:szCs w:val="18"/>
          <w:lang w:val="es-AR"/>
        </w:rPr>
        <w:t>1</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 xml:space="preserve"> </w:t>
      </w:r>
      <w:r w:rsidRPr="00172603">
        <w:rPr>
          <w:rFonts w:ascii="inherit" w:eastAsia="Times New Roman" w:hAnsi="inherit" w:cs="Courier New"/>
          <w:color w:val="9999AA"/>
          <w:sz w:val="18"/>
          <w:szCs w:val="18"/>
          <w:lang w:val="es-AR"/>
        </w:rPr>
        <w:t># Opción seleccionada por defecto ("Claro").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menu_tema.</w:t>
      </w:r>
      <w:r w:rsidRPr="00172603">
        <w:rPr>
          <w:rFonts w:ascii="inherit" w:eastAsia="Times New Roman" w:hAnsi="inherit" w:cs="Courier New"/>
          <w:color w:val="0086B3"/>
          <w:sz w:val="18"/>
          <w:szCs w:val="18"/>
        </w:rPr>
        <w:t>add_radiobutton</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label=</w:t>
      </w:r>
      <w:r w:rsidRPr="00172603">
        <w:rPr>
          <w:rFonts w:ascii="inherit" w:eastAsia="Times New Roman" w:hAnsi="inherit" w:cs="Courier New"/>
          <w:color w:val="DD1144"/>
          <w:sz w:val="18"/>
          <w:szCs w:val="18"/>
        </w:rPr>
        <w:t>"Claro"</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variable=tema_elegido,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value=</w:t>
      </w:r>
      <w:r w:rsidRPr="00172603">
        <w:rPr>
          <w:rFonts w:ascii="inherit" w:eastAsia="Times New Roman" w:hAnsi="inherit" w:cs="Courier New"/>
          <w:color w:val="009999"/>
          <w:sz w:val="18"/>
          <w:szCs w:val="18"/>
        </w:rPr>
        <w:t>1</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command=menu_tema_presionado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menu_tema.</w:t>
      </w:r>
      <w:r w:rsidRPr="00172603">
        <w:rPr>
          <w:rFonts w:ascii="inherit" w:eastAsia="Times New Roman" w:hAnsi="inherit" w:cs="Courier New"/>
          <w:color w:val="0086B3"/>
          <w:sz w:val="18"/>
          <w:szCs w:val="18"/>
        </w:rPr>
        <w:t>add_radiobutton</w:t>
      </w: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label=</w:t>
      </w:r>
      <w:r w:rsidRPr="00172603">
        <w:rPr>
          <w:rFonts w:ascii="inherit" w:eastAsia="Times New Roman" w:hAnsi="inherit" w:cs="Courier New"/>
          <w:color w:val="DD1144"/>
          <w:sz w:val="18"/>
          <w:szCs w:val="18"/>
        </w:rPr>
        <w:t>"Oscuro"</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value=</w:t>
      </w:r>
      <w:r w:rsidRPr="00172603">
        <w:rPr>
          <w:rFonts w:ascii="inherit" w:eastAsia="Times New Roman" w:hAnsi="inherit" w:cs="Courier New"/>
          <w:color w:val="009999"/>
          <w:sz w:val="18"/>
          <w:szCs w:val="18"/>
        </w:rPr>
        <w:t>2</w:t>
      </w:r>
      <w:r w:rsidRPr="00172603">
        <w:rPr>
          <w:rFonts w:ascii="inherit" w:eastAsia="Times New Roman" w:hAnsi="inherit" w:cs="Courier New"/>
          <w:color w:val="000000"/>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variable=tema_elegido,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command=menu_tema_presionado</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777777"/>
          <w:sz w:val="18"/>
          <w:szCs w:val="18"/>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menu_opciones.</w:t>
      </w:r>
      <w:r w:rsidRPr="00172603">
        <w:rPr>
          <w:rFonts w:ascii="inherit" w:eastAsia="Times New Roman" w:hAnsi="inherit" w:cs="Courier New"/>
          <w:color w:val="0086B3"/>
          <w:sz w:val="18"/>
          <w:szCs w:val="18"/>
          <w:lang w:val="es-AR"/>
        </w:rPr>
        <w:t>add_cascade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menu=menu_tema, label=</w:t>
      </w:r>
      <w:r w:rsidRPr="00172603">
        <w:rPr>
          <w:rFonts w:ascii="inherit" w:eastAsia="Times New Roman" w:hAnsi="inherit" w:cs="Courier New"/>
          <w:color w:val="DD1144"/>
          <w:sz w:val="18"/>
          <w:szCs w:val="18"/>
          <w:lang w:val="es-AR"/>
        </w:rPr>
        <w:t>"Tema"</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barra_menus.</w:t>
      </w:r>
      <w:r w:rsidRPr="00172603">
        <w:rPr>
          <w:rFonts w:ascii="inherit" w:eastAsia="Times New Roman" w:hAnsi="inherit" w:cs="Courier New"/>
          <w:color w:val="0086B3"/>
          <w:sz w:val="18"/>
          <w:szCs w:val="18"/>
          <w:lang w:val="es-AR"/>
        </w:rPr>
        <w:t>add_cascade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menu=menu_archivo, label=</w:t>
      </w:r>
      <w:r w:rsidRPr="00172603">
        <w:rPr>
          <w:rFonts w:ascii="inherit" w:eastAsia="Times New Roman" w:hAnsi="inherit" w:cs="Courier New"/>
          <w:color w:val="DD1144"/>
          <w:sz w:val="18"/>
          <w:szCs w:val="18"/>
          <w:lang w:val="es-AR"/>
        </w:rPr>
        <w:t>"Archivo"</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barra_menus.</w:t>
      </w:r>
      <w:r w:rsidRPr="00172603">
        <w:rPr>
          <w:rFonts w:ascii="inherit" w:eastAsia="Times New Roman" w:hAnsi="inherit" w:cs="Courier New"/>
          <w:color w:val="0086B3"/>
          <w:sz w:val="18"/>
          <w:szCs w:val="18"/>
          <w:lang w:val="es-AR"/>
        </w:rPr>
        <w:t>add_cascade</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menu=menu_opciones, label=</w:t>
      </w:r>
      <w:r w:rsidRPr="00172603">
        <w:rPr>
          <w:rFonts w:ascii="inherit" w:eastAsia="Times New Roman" w:hAnsi="inherit" w:cs="Courier New"/>
          <w:color w:val="DD1144"/>
          <w:sz w:val="18"/>
          <w:szCs w:val="18"/>
          <w:lang w:val="es-AR"/>
        </w:rPr>
        <w:t>"Opciones"</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172603">
        <w:rPr>
          <w:rFonts w:ascii="inherit" w:eastAsia="Times New Roman" w:hAnsi="inherit" w:cs="Courier New"/>
          <w:color w:val="000000"/>
          <w:sz w:val="18"/>
          <w:szCs w:val="18"/>
          <w:lang w:val="es-AR"/>
        </w:rPr>
        <w:t>ventana.</w:t>
      </w:r>
      <w:r w:rsidRPr="00172603">
        <w:rPr>
          <w:rFonts w:ascii="inherit" w:eastAsia="Times New Roman" w:hAnsi="inherit" w:cs="Courier New"/>
          <w:color w:val="0086B3"/>
          <w:sz w:val="18"/>
          <w:szCs w:val="18"/>
          <w:lang w:val="es-AR"/>
        </w:rPr>
        <w:t>config</w:t>
      </w:r>
      <w:r w:rsidRPr="00172603">
        <w:rPr>
          <w:rFonts w:ascii="inherit" w:eastAsia="Times New Roman" w:hAnsi="inherit" w:cs="Courier New"/>
          <w:color w:val="777777"/>
          <w:sz w:val="18"/>
          <w:szCs w:val="18"/>
          <w:lang w:val="es-AR"/>
        </w:rPr>
        <w:t>(</w:t>
      </w:r>
      <w:r w:rsidRPr="00172603">
        <w:rPr>
          <w:rFonts w:ascii="inherit" w:eastAsia="Times New Roman" w:hAnsi="inherit" w:cs="Courier New"/>
          <w:color w:val="000000"/>
          <w:sz w:val="18"/>
          <w:szCs w:val="18"/>
          <w:lang w:val="es-AR"/>
        </w:rPr>
        <w:t>menu=barra_menus</w:t>
      </w:r>
      <w:r w:rsidRPr="00172603">
        <w:rPr>
          <w:rFonts w:ascii="inherit" w:eastAsia="Times New Roman" w:hAnsi="inherit" w:cs="Courier New"/>
          <w:color w:val="777777"/>
          <w:sz w:val="18"/>
          <w:szCs w:val="18"/>
          <w:lang w:val="es-AR"/>
        </w:rPr>
        <w:t>)</w:t>
      </w:r>
    </w:p>
    <w:p w:rsidR="00172603" w:rsidRPr="00172603" w:rsidRDefault="00172603" w:rsidP="00093043">
      <w:pPr>
        <w:numPr>
          <w:ilvl w:val="0"/>
          <w:numId w:val="5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172603">
        <w:rPr>
          <w:rFonts w:ascii="inherit" w:eastAsia="Times New Roman" w:hAnsi="inherit" w:cs="Courier New"/>
          <w:color w:val="000000"/>
          <w:sz w:val="18"/>
          <w:szCs w:val="18"/>
        </w:rPr>
        <w:t>ventana.</w:t>
      </w:r>
      <w:r w:rsidRPr="00172603">
        <w:rPr>
          <w:rFonts w:ascii="inherit" w:eastAsia="Times New Roman" w:hAnsi="inherit" w:cs="Courier New"/>
          <w:color w:val="0086B3"/>
          <w:sz w:val="18"/>
          <w:szCs w:val="18"/>
        </w:rPr>
        <w:t>mainloop</w:t>
      </w:r>
      <w:r w:rsidRPr="00172603">
        <w:rPr>
          <w:rFonts w:ascii="inherit" w:eastAsia="Times New Roman" w:hAnsi="inherit" w:cs="Courier New"/>
          <w:color w:val="777777"/>
          <w:sz w:val="18"/>
          <w:szCs w:val="18"/>
        </w:rPr>
        <w:t>()</w:t>
      </w:r>
    </w:p>
    <w:p w:rsidR="00172603" w:rsidRPr="00172603" w:rsidRDefault="00172603" w:rsidP="00172603">
      <w:pPr>
        <w:shd w:val="clear" w:color="auto" w:fill="FBFBFB"/>
        <w:spacing w:after="255" w:line="240" w:lineRule="auto"/>
        <w:rPr>
          <w:rFonts w:ascii="Times New Roman" w:eastAsia="Times New Roman" w:hAnsi="Times New Roman" w:cs="Times New Roman"/>
          <w:color w:val="121212"/>
          <w:sz w:val="24"/>
          <w:szCs w:val="24"/>
        </w:rPr>
      </w:pPr>
      <w:r w:rsidRPr="00172603">
        <w:rPr>
          <w:rFonts w:ascii="Times New Roman" w:eastAsia="Times New Roman" w:hAnsi="Times New Roman" w:cs="Times New Roman"/>
          <w:noProof/>
          <w:color w:val="94D426"/>
          <w:sz w:val="24"/>
          <w:szCs w:val="24"/>
        </w:rPr>
        <w:lastRenderedPageBreak/>
        <w:drawing>
          <wp:inline distT="0" distB="0" distL="0" distR="0" wp14:anchorId="76B08A4C" wp14:editId="6DB67480">
            <wp:extent cx="3552825" cy="1866900"/>
            <wp:effectExtent l="0" t="0" r="9525" b="0"/>
            <wp:docPr id="11" name="Picture 11" descr="Menú de opciones con radiobutt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ú de opciones con radiobutto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2825" cy="1866900"/>
                    </a:xfrm>
                    <a:prstGeom prst="rect">
                      <a:avLst/>
                    </a:prstGeom>
                    <a:noFill/>
                    <a:ln>
                      <a:noFill/>
                    </a:ln>
                  </pic:spPr>
                </pic:pic>
              </a:graphicData>
            </a:graphic>
          </wp:inline>
        </w:drawing>
      </w:r>
    </w:p>
    <w:p w:rsidR="00E27BE3" w:rsidRDefault="00172603" w:rsidP="00364545">
      <w:pPr>
        <w:shd w:val="clear" w:color="auto" w:fill="FBFBFB"/>
        <w:spacing w:after="255" w:line="240" w:lineRule="auto"/>
        <w:jc w:val="both"/>
        <w:rPr>
          <w:color w:val="121212"/>
          <w:shd w:val="clear" w:color="auto" w:fill="FBFBFB"/>
          <w:lang w:val="es-AR"/>
        </w:rPr>
      </w:pPr>
      <w:r w:rsidRPr="00172603">
        <w:rPr>
          <w:color w:val="121212"/>
          <w:shd w:val="clear" w:color="auto" w:fill="FBFBFB"/>
          <w:lang w:val="es-AR"/>
        </w:rPr>
        <w:t>Hay varias cosas para notar en este código. En primer lugar, creamos un nuevo menú llamado </w:t>
      </w:r>
      <w:r w:rsidRPr="00172603">
        <w:rPr>
          <w:rStyle w:val="HTMLCode"/>
          <w:rFonts w:eastAsiaTheme="minorHAnsi"/>
          <w:color w:val="121212"/>
          <w:sz w:val="21"/>
          <w:szCs w:val="21"/>
          <w:shd w:val="clear" w:color="auto" w:fill="E9E9E9"/>
          <w:lang w:val="es-AR"/>
        </w:rPr>
        <w:t>menu_tema</w:t>
      </w:r>
      <w:r w:rsidRPr="00172603">
        <w:rPr>
          <w:color w:val="121212"/>
          <w:shd w:val="clear" w:color="auto" w:fill="FBFBFB"/>
          <w:lang w:val="es-AR"/>
        </w:rPr>
        <w:t> que fue a su vez añadido al menú de opciones vía </w:t>
      </w:r>
      <w:r w:rsidRPr="00172603">
        <w:rPr>
          <w:rStyle w:val="HTMLCode"/>
          <w:rFonts w:eastAsiaTheme="minorHAnsi"/>
          <w:color w:val="121212"/>
          <w:sz w:val="21"/>
          <w:szCs w:val="21"/>
          <w:shd w:val="clear" w:color="auto" w:fill="E9E9E9"/>
          <w:lang w:val="es-AR"/>
        </w:rPr>
        <w:t>add_cascade()</w:t>
      </w:r>
      <w:r w:rsidRPr="00172603">
        <w:rPr>
          <w:color w:val="121212"/>
          <w:shd w:val="clear" w:color="auto" w:fill="FBFBFB"/>
          <w:lang w:val="es-AR"/>
        </w:rPr>
        <w:t> (líneas 42 y 57). Como el mismo nombre lo indica (</w:t>
      </w:r>
      <w:r w:rsidRPr="00172603">
        <w:rPr>
          <w:rStyle w:val="Emphasis"/>
          <w:color w:val="121212"/>
          <w:shd w:val="clear" w:color="auto" w:fill="FBFBFB"/>
          <w:lang w:val="es-AR"/>
        </w:rPr>
        <w:t>cascade</w:t>
      </w:r>
      <w:r w:rsidRPr="00172603">
        <w:rPr>
          <w:color w:val="121212"/>
          <w:shd w:val="clear" w:color="auto" w:fill="FBFBFB"/>
          <w:lang w:val="es-AR"/>
        </w:rPr>
        <w:t>, «cascada»), puede haber menús dentro de otros menús que se despliegan en forma de cascada tal como se observa en la imagen. Segundo, dentro del </w:t>
      </w:r>
      <w:r w:rsidRPr="00172603">
        <w:rPr>
          <w:rStyle w:val="HTMLCode"/>
          <w:rFonts w:eastAsiaTheme="minorHAnsi"/>
          <w:color w:val="121212"/>
          <w:sz w:val="21"/>
          <w:szCs w:val="21"/>
          <w:shd w:val="clear" w:color="auto" w:fill="E9E9E9"/>
          <w:lang w:val="es-AR"/>
        </w:rPr>
        <w:t>menu_tema</w:t>
      </w:r>
      <w:r w:rsidRPr="00172603">
        <w:rPr>
          <w:color w:val="121212"/>
          <w:shd w:val="clear" w:color="auto" w:fill="FBFBFB"/>
          <w:lang w:val="es-AR"/>
        </w:rPr>
        <w:t> insertamos dos botones vía los métodos </w:t>
      </w:r>
      <w:r w:rsidRPr="00172603">
        <w:rPr>
          <w:rStyle w:val="HTMLCode"/>
          <w:rFonts w:eastAsiaTheme="minorHAnsi"/>
          <w:color w:val="121212"/>
          <w:sz w:val="21"/>
          <w:szCs w:val="21"/>
          <w:shd w:val="clear" w:color="auto" w:fill="E9E9E9"/>
          <w:lang w:val="es-AR"/>
        </w:rPr>
        <w:t>add_radiobutton()</w:t>
      </w:r>
      <w:r w:rsidRPr="00172603">
        <w:rPr>
          <w:color w:val="121212"/>
          <w:shd w:val="clear" w:color="auto" w:fill="FBFBFB"/>
          <w:lang w:val="es-AR"/>
        </w:rPr>
        <w:t>, pero a diferencia de la opción anterior insertada con </w:t>
      </w:r>
      <w:r w:rsidRPr="00172603">
        <w:rPr>
          <w:rStyle w:val="HTMLCode"/>
          <w:rFonts w:eastAsiaTheme="minorHAnsi"/>
          <w:color w:val="121212"/>
          <w:sz w:val="21"/>
          <w:szCs w:val="21"/>
          <w:shd w:val="clear" w:color="auto" w:fill="E9E9E9"/>
          <w:lang w:val="es-AR"/>
        </w:rPr>
        <w:t>add_checkbutton()</w:t>
      </w:r>
      <w:r w:rsidRPr="00172603">
        <w:rPr>
          <w:color w:val="121212"/>
          <w:shd w:val="clear" w:color="auto" w:fill="FBFBFB"/>
          <w:lang w:val="es-AR"/>
        </w:rPr>
        <w:t>, aquí ambas opciones hacen referencia a la misma variable entera </w:t>
      </w:r>
      <w:r w:rsidRPr="00172603">
        <w:rPr>
          <w:rStyle w:val="HTMLCode"/>
          <w:rFonts w:eastAsiaTheme="minorHAnsi"/>
          <w:color w:val="121212"/>
          <w:sz w:val="21"/>
          <w:szCs w:val="21"/>
          <w:shd w:val="clear" w:color="auto" w:fill="E9E9E9"/>
          <w:lang w:val="es-AR"/>
        </w:rPr>
        <w:t>tema_elegido</w:t>
      </w:r>
      <w:r w:rsidRPr="00172603">
        <w:rPr>
          <w:color w:val="121212"/>
          <w:shd w:val="clear" w:color="auto" w:fill="FBFBFB"/>
          <w:lang w:val="es-AR"/>
        </w:rPr>
        <w:t>. El hecho de que refieran a la misma variable le indica a Tk que esas dos opciones (aunque podrían ser más de dos) son incompatibles: cuando el usuario presiona el botón «Claro», se remueve la selección del tema «Oscuro» y viceversa. Por último, nótese que cada llamada a </w:t>
      </w:r>
      <w:r w:rsidRPr="00172603">
        <w:rPr>
          <w:rStyle w:val="HTMLCode"/>
          <w:rFonts w:eastAsiaTheme="minorHAnsi"/>
          <w:color w:val="121212"/>
          <w:sz w:val="21"/>
          <w:szCs w:val="21"/>
          <w:shd w:val="clear" w:color="auto" w:fill="E9E9E9"/>
          <w:lang w:val="es-AR"/>
        </w:rPr>
        <w:t>add_radiobutton()</w:t>
      </w:r>
      <w:r w:rsidRPr="00172603">
        <w:rPr>
          <w:color w:val="121212"/>
          <w:shd w:val="clear" w:color="auto" w:fill="FBFBFB"/>
          <w:lang w:val="es-AR"/>
        </w:rPr>
        <w:t> incluye un argumento </w:t>
      </w:r>
      <w:r w:rsidRPr="00172603">
        <w:rPr>
          <w:rStyle w:val="HTMLCode"/>
          <w:rFonts w:eastAsiaTheme="minorHAnsi"/>
          <w:color w:val="121212"/>
          <w:sz w:val="21"/>
          <w:szCs w:val="21"/>
          <w:shd w:val="clear" w:color="auto" w:fill="E9E9E9"/>
          <w:lang w:val="es-AR"/>
        </w:rPr>
        <w:t>value</w:t>
      </w:r>
      <w:r w:rsidRPr="00172603">
        <w:rPr>
          <w:color w:val="121212"/>
          <w:shd w:val="clear" w:color="auto" w:fill="FBFBFB"/>
          <w:lang w:val="es-AR"/>
        </w:rPr>
        <w:t> que indica el valor numérico (pues la variable creada es </w:t>
      </w:r>
      <w:r w:rsidRPr="00172603">
        <w:rPr>
          <w:rStyle w:val="HTMLCode"/>
          <w:rFonts w:eastAsiaTheme="minorHAnsi"/>
          <w:color w:val="121212"/>
          <w:sz w:val="21"/>
          <w:szCs w:val="21"/>
          <w:shd w:val="clear" w:color="auto" w:fill="E9E9E9"/>
          <w:lang w:val="es-AR"/>
        </w:rPr>
        <w:t>tk.IntVar</w:t>
      </w:r>
      <w:r w:rsidRPr="00172603">
        <w:rPr>
          <w:color w:val="121212"/>
          <w:shd w:val="clear" w:color="auto" w:fill="FBFBFB"/>
          <w:lang w:val="es-AR"/>
        </w:rPr>
        <w:t>) que representa la opción que se está agregando al menú. Este valor será retornado por </w:t>
      </w:r>
      <w:r w:rsidRPr="00172603">
        <w:rPr>
          <w:rStyle w:val="HTMLCode"/>
          <w:rFonts w:eastAsiaTheme="minorHAnsi"/>
          <w:color w:val="121212"/>
          <w:sz w:val="21"/>
          <w:szCs w:val="21"/>
          <w:shd w:val="clear" w:color="auto" w:fill="E9E9E9"/>
          <w:lang w:val="es-AR"/>
        </w:rPr>
        <w:t>menu_tema.get()</w:t>
      </w:r>
      <w:r w:rsidRPr="00172603">
        <w:rPr>
          <w:color w:val="121212"/>
          <w:shd w:val="clear" w:color="auto" w:fill="FBFBFB"/>
          <w:lang w:val="es-AR"/>
        </w:rPr>
        <w:t> cuando la opción esté seleccionada, como vemos en la función </w:t>
      </w:r>
      <w:r w:rsidRPr="00172603">
        <w:rPr>
          <w:rStyle w:val="HTMLCode"/>
          <w:rFonts w:eastAsiaTheme="minorHAnsi"/>
          <w:color w:val="121212"/>
          <w:sz w:val="21"/>
          <w:szCs w:val="21"/>
          <w:shd w:val="clear" w:color="auto" w:fill="E9E9E9"/>
          <w:lang w:val="es-AR"/>
        </w:rPr>
        <w:t>menu_tema_presionado()</w:t>
      </w:r>
      <w:r w:rsidRPr="00172603">
        <w:rPr>
          <w:color w:val="121212"/>
          <w:shd w:val="clear" w:color="auto" w:fill="FBFBFB"/>
          <w:lang w:val="es-AR"/>
        </w:rPr>
        <w:t>.</w:t>
      </w:r>
    </w:p>
    <w:p w:rsidR="00093043" w:rsidRPr="00093043" w:rsidRDefault="00093043" w:rsidP="00093043">
      <w:pPr>
        <w:pStyle w:val="Heading4"/>
        <w:shd w:val="clear" w:color="auto" w:fill="FBFBFB"/>
        <w:spacing w:before="240" w:after="240"/>
        <w:rPr>
          <w:rFonts w:ascii="Arial" w:hAnsi="Arial" w:cs="Arial"/>
          <w:color w:val="222222"/>
          <w:sz w:val="39"/>
          <w:szCs w:val="39"/>
          <w:lang w:val="es-AR"/>
        </w:rPr>
      </w:pPr>
      <w:r w:rsidRPr="00093043">
        <w:rPr>
          <w:rFonts w:ascii="Arial" w:hAnsi="Arial" w:cs="Arial"/>
          <w:color w:val="222222"/>
          <w:sz w:val="39"/>
          <w:szCs w:val="39"/>
          <w:lang w:val="es-AR"/>
        </w:rPr>
        <w:t>Estados</w:t>
      </w:r>
    </w:p>
    <w:p w:rsidR="00093043" w:rsidRPr="00093043" w:rsidRDefault="00093043" w:rsidP="00093043">
      <w:pPr>
        <w:pStyle w:val="NormalWeb"/>
        <w:shd w:val="clear" w:color="auto" w:fill="FBFBFB"/>
        <w:spacing w:before="0" w:beforeAutospacing="0" w:after="255" w:afterAutospacing="0"/>
        <w:rPr>
          <w:color w:val="121212"/>
          <w:lang w:val="es-AR"/>
        </w:rPr>
      </w:pPr>
      <w:r w:rsidRPr="00093043">
        <w:rPr>
          <w:color w:val="121212"/>
          <w:lang w:val="es-AR"/>
        </w:rPr>
        <w:t>El botón de un menú puede estar habilitado o deshabilitado, igual que un botón. Cuando está desactivado, el texto y la imagen se muestran con un color diferente y el usuario no puede presionar sobre él. Los métodos </w:t>
      </w:r>
      <w:r w:rsidRPr="00093043">
        <w:rPr>
          <w:rStyle w:val="HTMLCode"/>
          <w:color w:val="121212"/>
          <w:sz w:val="21"/>
          <w:szCs w:val="21"/>
          <w:shd w:val="clear" w:color="auto" w:fill="E9E9E9"/>
          <w:lang w:val="es-AR"/>
        </w:rPr>
        <w:t>add_command()</w:t>
      </w:r>
      <w:r w:rsidRPr="00093043">
        <w:rPr>
          <w:color w:val="121212"/>
          <w:lang w:val="es-AR"/>
        </w:rPr>
        <w:t>, </w:t>
      </w:r>
      <w:r w:rsidRPr="00093043">
        <w:rPr>
          <w:rStyle w:val="HTMLCode"/>
          <w:color w:val="121212"/>
          <w:sz w:val="21"/>
          <w:szCs w:val="21"/>
          <w:shd w:val="clear" w:color="auto" w:fill="E9E9E9"/>
          <w:lang w:val="es-AR"/>
        </w:rPr>
        <w:t>add_checkbutton()</w:t>
      </w:r>
      <w:r w:rsidRPr="00093043">
        <w:rPr>
          <w:color w:val="121212"/>
          <w:lang w:val="es-AR"/>
        </w:rPr>
        <w:t> y </w:t>
      </w:r>
      <w:r w:rsidRPr="00093043">
        <w:rPr>
          <w:rStyle w:val="HTMLCode"/>
          <w:color w:val="121212"/>
          <w:sz w:val="21"/>
          <w:szCs w:val="21"/>
          <w:shd w:val="clear" w:color="auto" w:fill="E9E9E9"/>
          <w:lang w:val="es-AR"/>
        </w:rPr>
        <w:t>add_radiobutton()</w:t>
      </w:r>
      <w:r w:rsidRPr="00093043">
        <w:rPr>
          <w:color w:val="121212"/>
          <w:lang w:val="es-AR"/>
        </w:rPr>
        <w:t> soportan el argumento </w:t>
      </w:r>
      <w:r w:rsidRPr="00093043">
        <w:rPr>
          <w:rStyle w:val="HTMLCode"/>
          <w:color w:val="121212"/>
          <w:sz w:val="21"/>
          <w:szCs w:val="21"/>
          <w:shd w:val="clear" w:color="auto" w:fill="E9E9E9"/>
          <w:lang w:val="es-AR"/>
        </w:rPr>
        <w:t>state</w:t>
      </w:r>
      <w:r w:rsidRPr="00093043">
        <w:rPr>
          <w:color w:val="121212"/>
          <w:lang w:val="es-AR"/>
        </w:rPr>
        <w:t>, que denota el estado del botón.</w:t>
      </w: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r>
        <w:rPr>
          <w:noProof/>
        </w:rPr>
        <w:drawing>
          <wp:inline distT="0" distB="0" distL="0" distR="0" wp14:anchorId="062D02B1" wp14:editId="3D27FC76">
            <wp:extent cx="2533650" cy="1247775"/>
            <wp:effectExtent l="0" t="0" r="0" b="9525"/>
            <wp:docPr id="12" name="Picture 12" descr="Ventana con menú des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ntana con menú deshabilitad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3650" cy="1247775"/>
                    </a:xfrm>
                    <a:prstGeom prst="rect">
                      <a:avLst/>
                    </a:prstGeom>
                    <a:noFill/>
                    <a:ln>
                      <a:noFill/>
                    </a:ln>
                  </pic:spPr>
                </pic:pic>
              </a:graphicData>
            </a:graphic>
          </wp:inline>
        </w:drawing>
      </w: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093043" w:rsidRPr="00093043" w:rsidRDefault="00093043" w:rsidP="00093043">
      <w:pPr>
        <w:numPr>
          <w:ilvl w:val="0"/>
          <w:numId w:val="5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b/>
          <w:bCs/>
          <w:color w:val="286491"/>
          <w:sz w:val="18"/>
          <w:szCs w:val="18"/>
        </w:rPr>
        <w:lastRenderedPageBreak/>
        <w:t>import</w:t>
      </w:r>
      <w:r w:rsidRPr="00093043">
        <w:rPr>
          <w:rFonts w:ascii="inherit" w:eastAsia="Times New Roman" w:hAnsi="inherit" w:cs="Courier New"/>
          <w:color w:val="000000"/>
          <w:sz w:val="18"/>
          <w:szCs w:val="18"/>
        </w:rPr>
        <w:t xml:space="preserve"> tkinter </w:t>
      </w:r>
      <w:r w:rsidRPr="00093043">
        <w:rPr>
          <w:rFonts w:ascii="inherit" w:eastAsia="Times New Roman" w:hAnsi="inherit" w:cs="Courier New"/>
          <w:b/>
          <w:bCs/>
          <w:color w:val="286491"/>
          <w:sz w:val="18"/>
          <w:szCs w:val="18"/>
        </w:rPr>
        <w:t>as</w:t>
      </w:r>
      <w:r w:rsidRPr="00093043">
        <w:rPr>
          <w:rFonts w:ascii="inherit" w:eastAsia="Times New Roman" w:hAnsi="inherit" w:cs="Courier New"/>
          <w:color w:val="000000"/>
          <w:sz w:val="18"/>
          <w:szCs w:val="18"/>
        </w:rPr>
        <w:t xml:space="preserve"> tk</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 = tk.</w:t>
      </w:r>
      <w:r w:rsidRPr="00093043">
        <w:rPr>
          <w:rFonts w:ascii="inherit" w:eastAsia="Times New Roman" w:hAnsi="inherit" w:cs="Courier New"/>
          <w:color w:val="445588"/>
          <w:sz w:val="18"/>
          <w:szCs w:val="18"/>
        </w:rPr>
        <w:t>Tk</w:t>
      </w:r>
      <w:r w:rsidRPr="00093043">
        <w:rPr>
          <w:rFonts w:ascii="inherit" w:eastAsia="Times New Roman" w:hAnsi="inherit" w:cs="Courier New"/>
          <w:color w:val="777777"/>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ventana.</w:t>
      </w:r>
      <w:r w:rsidRPr="00093043">
        <w:rPr>
          <w:rFonts w:ascii="inherit" w:eastAsia="Times New Roman" w:hAnsi="inherit" w:cs="Courier New"/>
          <w:color w:val="0086B3"/>
          <w:sz w:val="18"/>
          <w:szCs w:val="18"/>
          <w:lang w:val="es-AR"/>
        </w:rPr>
        <w:t>title</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DD1144"/>
          <w:sz w:val="18"/>
          <w:szCs w:val="18"/>
          <w:lang w:val="es-AR"/>
        </w:rPr>
        <w:t>"Barra de menús en Tk"</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w:t>
      </w:r>
      <w:r w:rsidRPr="00093043">
        <w:rPr>
          <w:rFonts w:ascii="inherit" w:eastAsia="Times New Roman" w:hAnsi="inherit" w:cs="Courier New"/>
          <w:color w:val="0086B3"/>
          <w:sz w:val="18"/>
          <w:szCs w:val="18"/>
        </w:rPr>
        <w:t>config</w:t>
      </w:r>
      <w:r w:rsidRPr="00093043">
        <w:rPr>
          <w:rFonts w:ascii="inherit" w:eastAsia="Times New Roman" w:hAnsi="inherit" w:cs="Courier New"/>
          <w:color w:val="777777"/>
          <w:sz w:val="18"/>
          <w:szCs w:val="18"/>
        </w:rPr>
        <w:t>(</w:t>
      </w:r>
      <w:r w:rsidRPr="00093043">
        <w:rPr>
          <w:rFonts w:ascii="inherit" w:eastAsia="Times New Roman" w:hAnsi="inherit" w:cs="Courier New"/>
          <w:color w:val="000000"/>
          <w:sz w:val="18"/>
          <w:szCs w:val="18"/>
        </w:rPr>
        <w:t>width=</w:t>
      </w:r>
      <w:r w:rsidRPr="00093043">
        <w:rPr>
          <w:rFonts w:ascii="inherit" w:eastAsia="Times New Roman" w:hAnsi="inherit" w:cs="Courier New"/>
          <w:color w:val="009999"/>
          <w:sz w:val="18"/>
          <w:szCs w:val="18"/>
        </w:rPr>
        <w:t>400</w:t>
      </w:r>
      <w:r w:rsidRPr="00093043">
        <w:rPr>
          <w:rFonts w:ascii="inherit" w:eastAsia="Times New Roman" w:hAnsi="inherit" w:cs="Courier New"/>
          <w:color w:val="000000"/>
          <w:sz w:val="18"/>
          <w:szCs w:val="18"/>
        </w:rPr>
        <w:t>, height=</w:t>
      </w:r>
      <w:r w:rsidRPr="00093043">
        <w:rPr>
          <w:rFonts w:ascii="inherit" w:eastAsia="Times New Roman" w:hAnsi="inherit" w:cs="Courier New"/>
          <w:color w:val="009999"/>
          <w:sz w:val="18"/>
          <w:szCs w:val="18"/>
        </w:rPr>
        <w:t>300</w:t>
      </w:r>
      <w:r w:rsidRPr="00093043">
        <w:rPr>
          <w:rFonts w:ascii="inherit" w:eastAsia="Times New Roman" w:hAnsi="inherit" w:cs="Courier New"/>
          <w:color w:val="777777"/>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barra_menus = tk.</w:t>
      </w:r>
      <w:r w:rsidRPr="00093043">
        <w:rPr>
          <w:rFonts w:ascii="inherit" w:eastAsia="Times New Roman" w:hAnsi="inherit" w:cs="Courier New"/>
          <w:color w:val="445588"/>
          <w:sz w:val="18"/>
          <w:szCs w:val="18"/>
        </w:rPr>
        <w:t>Menu</w:t>
      </w:r>
      <w:r w:rsidRPr="00093043">
        <w:rPr>
          <w:rFonts w:ascii="inherit" w:eastAsia="Times New Roman" w:hAnsi="inherit" w:cs="Courier New"/>
          <w:color w:val="777777"/>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menu_archivo = tk.</w:t>
      </w:r>
      <w:r w:rsidRPr="00093043">
        <w:rPr>
          <w:rFonts w:ascii="inherit" w:eastAsia="Times New Roman" w:hAnsi="inherit" w:cs="Courier New"/>
          <w:color w:val="445588"/>
          <w:sz w:val="18"/>
          <w:szCs w:val="18"/>
          <w:lang w:val="es-AR"/>
        </w:rPr>
        <w:t>Menu</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barra_menus, tearoff=</w:t>
      </w:r>
      <w:r w:rsidRPr="00093043">
        <w:rPr>
          <w:rFonts w:ascii="inherit" w:eastAsia="Times New Roman" w:hAnsi="inherit" w:cs="Courier New"/>
          <w:color w:val="445588"/>
          <w:sz w:val="18"/>
          <w:szCs w:val="18"/>
          <w:lang w:val="es-AR"/>
        </w:rPr>
        <w:t>False</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menu_archivo.</w:t>
      </w:r>
      <w:r w:rsidRPr="00093043">
        <w:rPr>
          <w:rFonts w:ascii="inherit" w:eastAsia="Times New Roman" w:hAnsi="inherit" w:cs="Courier New"/>
          <w:color w:val="0086B3"/>
          <w:sz w:val="18"/>
          <w:szCs w:val="18"/>
        </w:rPr>
        <w:t>add_command</w:t>
      </w:r>
      <w:r w:rsidRPr="00093043">
        <w:rPr>
          <w:rFonts w:ascii="inherit" w:eastAsia="Times New Roman" w:hAnsi="inherit" w:cs="Courier New"/>
          <w:color w:val="777777"/>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label=</w:t>
      </w:r>
      <w:r w:rsidRPr="00093043">
        <w:rPr>
          <w:rFonts w:ascii="inherit" w:eastAsia="Times New Roman" w:hAnsi="inherit" w:cs="Courier New"/>
          <w:color w:val="DD1144"/>
          <w:sz w:val="18"/>
          <w:szCs w:val="18"/>
        </w:rPr>
        <w:t>"Nuevo"</w:t>
      </w:r>
      <w:r w:rsidRPr="00093043">
        <w:rPr>
          <w:rFonts w:ascii="inherit" w:eastAsia="Times New Roman" w:hAnsi="inherit" w:cs="Courier New"/>
          <w:color w:val="000000"/>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accelerator=</w:t>
      </w:r>
      <w:r w:rsidRPr="00093043">
        <w:rPr>
          <w:rFonts w:ascii="inherit" w:eastAsia="Times New Roman" w:hAnsi="inherit" w:cs="Courier New"/>
          <w:color w:val="DD1144"/>
          <w:sz w:val="18"/>
          <w:szCs w:val="18"/>
        </w:rPr>
        <w:t>"Ctrl+N"</w:t>
      </w:r>
      <w:r w:rsidRPr="00093043">
        <w:rPr>
          <w:rFonts w:ascii="inherit" w:eastAsia="Times New Roman" w:hAnsi="inherit" w:cs="Courier New"/>
          <w:color w:val="000000"/>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state=tk.</w:t>
      </w:r>
      <w:r w:rsidRPr="00093043">
        <w:rPr>
          <w:rFonts w:ascii="inherit" w:eastAsia="Times New Roman" w:hAnsi="inherit" w:cs="Courier New"/>
          <w:color w:val="445588"/>
          <w:sz w:val="18"/>
          <w:szCs w:val="18"/>
        </w:rPr>
        <w:t>DISABLED</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777777"/>
          <w:sz w:val="18"/>
          <w:szCs w:val="18"/>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093043">
        <w:rPr>
          <w:rFonts w:ascii="inherit" w:eastAsia="Times New Roman" w:hAnsi="inherit" w:cs="Courier New"/>
          <w:color w:val="000000"/>
          <w:sz w:val="18"/>
          <w:szCs w:val="18"/>
          <w:lang w:val="es-AR"/>
        </w:rPr>
        <w:t>barra_menus.</w:t>
      </w:r>
      <w:r w:rsidRPr="00093043">
        <w:rPr>
          <w:rFonts w:ascii="inherit" w:eastAsia="Times New Roman" w:hAnsi="inherit" w:cs="Courier New"/>
          <w:color w:val="0086B3"/>
          <w:sz w:val="18"/>
          <w:szCs w:val="18"/>
          <w:lang w:val="es-AR"/>
        </w:rPr>
        <w:t>add_cascade</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menu=menu_archivo, label=</w:t>
      </w:r>
      <w:r w:rsidRPr="00093043">
        <w:rPr>
          <w:rFonts w:ascii="inherit" w:eastAsia="Times New Roman" w:hAnsi="inherit" w:cs="Courier New"/>
          <w:color w:val="DD1144"/>
          <w:sz w:val="18"/>
          <w:szCs w:val="18"/>
          <w:lang w:val="es-AR"/>
        </w:rPr>
        <w:t>"Archivo"</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ventana.</w:t>
      </w:r>
      <w:r w:rsidRPr="00093043">
        <w:rPr>
          <w:rFonts w:ascii="inherit" w:eastAsia="Times New Roman" w:hAnsi="inherit" w:cs="Courier New"/>
          <w:color w:val="0086B3"/>
          <w:sz w:val="18"/>
          <w:szCs w:val="18"/>
          <w:lang w:val="es-AR"/>
        </w:rPr>
        <w:t>config</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menu=barra_menus</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w:t>
      </w:r>
      <w:r w:rsidRPr="00093043">
        <w:rPr>
          <w:rFonts w:ascii="inherit" w:eastAsia="Times New Roman" w:hAnsi="inherit" w:cs="Courier New"/>
          <w:color w:val="0086B3"/>
          <w:sz w:val="18"/>
          <w:szCs w:val="18"/>
        </w:rPr>
        <w:t>mainloop</w:t>
      </w:r>
      <w:r w:rsidRPr="00093043">
        <w:rPr>
          <w:rFonts w:ascii="inherit" w:eastAsia="Times New Roman" w:hAnsi="inherit" w:cs="Courier New"/>
          <w:color w:val="777777"/>
          <w:sz w:val="18"/>
          <w:szCs w:val="18"/>
        </w:rPr>
        <w:t>()</w:t>
      </w: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093043" w:rsidRPr="00093043" w:rsidRDefault="00093043" w:rsidP="00093043">
      <w:pPr>
        <w:shd w:val="clear" w:color="auto" w:fill="FBFBFB"/>
        <w:spacing w:before="240" w:after="240" w:line="240" w:lineRule="auto"/>
        <w:outlineLvl w:val="3"/>
        <w:rPr>
          <w:rFonts w:ascii="Arial" w:eastAsia="Times New Roman" w:hAnsi="Arial" w:cs="Arial"/>
          <w:b/>
          <w:bCs/>
          <w:color w:val="222222"/>
          <w:sz w:val="39"/>
          <w:szCs w:val="39"/>
          <w:lang w:val="es-AR"/>
        </w:rPr>
      </w:pPr>
      <w:r w:rsidRPr="00093043">
        <w:rPr>
          <w:rFonts w:ascii="Arial" w:eastAsia="Times New Roman" w:hAnsi="Arial" w:cs="Arial"/>
          <w:b/>
          <w:bCs/>
          <w:color w:val="222222"/>
          <w:sz w:val="39"/>
          <w:szCs w:val="39"/>
          <w:lang w:val="es-AR"/>
        </w:rPr>
        <w:t>Estilos</w:t>
      </w:r>
    </w:p>
    <w:p w:rsidR="00093043" w:rsidRPr="00093043" w:rsidRDefault="00093043" w:rsidP="00093043">
      <w:pPr>
        <w:shd w:val="clear" w:color="auto" w:fill="FBFBFB"/>
        <w:spacing w:after="255" w:line="240" w:lineRule="auto"/>
        <w:rPr>
          <w:rFonts w:ascii="Times New Roman" w:eastAsia="Times New Roman" w:hAnsi="Times New Roman" w:cs="Times New Roman"/>
          <w:color w:val="121212"/>
          <w:sz w:val="24"/>
          <w:szCs w:val="24"/>
          <w:lang w:val="es-AR"/>
        </w:rPr>
      </w:pPr>
      <w:r w:rsidRPr="00093043">
        <w:rPr>
          <w:rFonts w:ascii="Times New Roman" w:eastAsia="Times New Roman" w:hAnsi="Times New Roman" w:cs="Times New Roman"/>
          <w:color w:val="121212"/>
          <w:sz w:val="24"/>
          <w:szCs w:val="24"/>
          <w:lang w:val="es-AR"/>
        </w:rPr>
        <w:t>La apariencia de los botones de los menús se personaliza pasando argumentos a las funciones </w:t>
      </w:r>
      <w:r w:rsidRPr="00093043">
        <w:rPr>
          <w:rFonts w:ascii="Courier New" w:eastAsia="Times New Roman" w:hAnsi="Courier New" w:cs="Courier New"/>
          <w:color w:val="121212"/>
          <w:sz w:val="21"/>
          <w:szCs w:val="21"/>
          <w:shd w:val="clear" w:color="auto" w:fill="E9E9E9"/>
          <w:lang w:val="es-AR"/>
        </w:rPr>
        <w:t>add_command()</w:t>
      </w:r>
      <w:r w:rsidRPr="00093043">
        <w:rPr>
          <w:rFonts w:ascii="Times New Roman" w:eastAsia="Times New Roman" w:hAnsi="Times New Roman" w:cs="Times New Roman"/>
          <w:color w:val="121212"/>
          <w:sz w:val="24"/>
          <w:szCs w:val="24"/>
          <w:lang w:val="es-AR"/>
        </w:rPr>
        <w:t>, </w:t>
      </w:r>
      <w:r w:rsidRPr="00093043">
        <w:rPr>
          <w:rFonts w:ascii="Courier New" w:eastAsia="Times New Roman" w:hAnsi="Courier New" w:cs="Courier New"/>
          <w:color w:val="121212"/>
          <w:sz w:val="21"/>
          <w:szCs w:val="21"/>
          <w:shd w:val="clear" w:color="auto" w:fill="E9E9E9"/>
          <w:lang w:val="es-AR"/>
        </w:rPr>
        <w:t>add_checkbutton()</w:t>
      </w:r>
      <w:r w:rsidRPr="00093043">
        <w:rPr>
          <w:rFonts w:ascii="Times New Roman" w:eastAsia="Times New Roman" w:hAnsi="Times New Roman" w:cs="Times New Roman"/>
          <w:color w:val="121212"/>
          <w:sz w:val="24"/>
          <w:szCs w:val="24"/>
          <w:lang w:val="es-AR"/>
        </w:rPr>
        <w:t> y </w:t>
      </w:r>
      <w:r w:rsidRPr="00093043">
        <w:rPr>
          <w:rFonts w:ascii="Courier New" w:eastAsia="Times New Roman" w:hAnsi="Courier New" w:cs="Courier New"/>
          <w:color w:val="121212"/>
          <w:sz w:val="21"/>
          <w:szCs w:val="21"/>
          <w:shd w:val="clear" w:color="auto" w:fill="E9E9E9"/>
          <w:lang w:val="es-AR"/>
        </w:rPr>
        <w:t>add_radiobutton()</w:t>
      </w:r>
      <w:r w:rsidRPr="00093043">
        <w:rPr>
          <w:rFonts w:ascii="Times New Roman" w:eastAsia="Times New Roman" w:hAnsi="Times New Roman" w:cs="Times New Roman"/>
          <w:color w:val="121212"/>
          <w:sz w:val="24"/>
          <w:szCs w:val="24"/>
          <w:lang w:val="es-AR"/>
        </w:rPr>
        <w:t>. Las tres soportan cinco propiedades que establecen el tipo de letra y los colores de los botones.</w:t>
      </w: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r>
        <w:rPr>
          <w:noProof/>
        </w:rPr>
        <w:drawing>
          <wp:inline distT="0" distB="0" distL="0" distR="0" wp14:anchorId="26149AB5" wp14:editId="0C2519BE">
            <wp:extent cx="2781300" cy="1323975"/>
            <wp:effectExtent l="0" t="0" r="0" b="9525"/>
            <wp:docPr id="13" name="Picture 13" descr="Menú con est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nú con estilo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1300" cy="1323975"/>
                    </a:xfrm>
                    <a:prstGeom prst="rect">
                      <a:avLst/>
                    </a:prstGeom>
                    <a:noFill/>
                    <a:ln>
                      <a:noFill/>
                    </a:ln>
                  </pic:spPr>
                </pic:pic>
              </a:graphicData>
            </a:graphic>
          </wp:inline>
        </w:drawing>
      </w:r>
    </w:p>
    <w:p w:rsidR="00093043" w:rsidRPr="00093043" w:rsidRDefault="00093043" w:rsidP="00093043">
      <w:pPr>
        <w:numPr>
          <w:ilvl w:val="0"/>
          <w:numId w:val="5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b/>
          <w:bCs/>
          <w:color w:val="286491"/>
          <w:sz w:val="18"/>
          <w:szCs w:val="18"/>
        </w:rPr>
        <w:t>import</w:t>
      </w:r>
      <w:r w:rsidRPr="00093043">
        <w:rPr>
          <w:rFonts w:ascii="inherit" w:eastAsia="Times New Roman" w:hAnsi="inherit" w:cs="Courier New"/>
          <w:color w:val="000000"/>
          <w:sz w:val="18"/>
          <w:szCs w:val="18"/>
        </w:rPr>
        <w:t xml:space="preserve"> tkinter </w:t>
      </w:r>
      <w:r w:rsidRPr="00093043">
        <w:rPr>
          <w:rFonts w:ascii="inherit" w:eastAsia="Times New Roman" w:hAnsi="inherit" w:cs="Courier New"/>
          <w:b/>
          <w:bCs/>
          <w:color w:val="286491"/>
          <w:sz w:val="18"/>
          <w:szCs w:val="18"/>
        </w:rPr>
        <w:t>as</w:t>
      </w:r>
      <w:r w:rsidRPr="00093043">
        <w:rPr>
          <w:rFonts w:ascii="inherit" w:eastAsia="Times New Roman" w:hAnsi="inherit" w:cs="Courier New"/>
          <w:color w:val="000000"/>
          <w:sz w:val="18"/>
          <w:szCs w:val="18"/>
        </w:rPr>
        <w:t xml:space="preserve"> tk</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b/>
          <w:bCs/>
          <w:color w:val="286491"/>
          <w:sz w:val="18"/>
          <w:szCs w:val="18"/>
        </w:rPr>
        <w:t>from</w:t>
      </w:r>
      <w:r w:rsidRPr="00093043">
        <w:rPr>
          <w:rFonts w:ascii="inherit" w:eastAsia="Times New Roman" w:hAnsi="inherit" w:cs="Courier New"/>
          <w:color w:val="000000"/>
          <w:sz w:val="18"/>
          <w:szCs w:val="18"/>
        </w:rPr>
        <w:t xml:space="preserve"> tkinter </w:t>
      </w:r>
      <w:r w:rsidRPr="00093043">
        <w:rPr>
          <w:rFonts w:ascii="inherit" w:eastAsia="Times New Roman" w:hAnsi="inherit" w:cs="Courier New"/>
          <w:b/>
          <w:bCs/>
          <w:color w:val="286491"/>
          <w:sz w:val="18"/>
          <w:szCs w:val="18"/>
        </w:rPr>
        <w:t>import</w:t>
      </w:r>
      <w:r w:rsidRPr="00093043">
        <w:rPr>
          <w:rFonts w:ascii="inherit" w:eastAsia="Times New Roman" w:hAnsi="inherit" w:cs="Courier New"/>
          <w:color w:val="000000"/>
          <w:sz w:val="18"/>
          <w:szCs w:val="18"/>
        </w:rPr>
        <w:t xml:space="preserve"> font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 = tk.</w:t>
      </w:r>
      <w:r w:rsidRPr="00093043">
        <w:rPr>
          <w:rFonts w:ascii="inherit" w:eastAsia="Times New Roman" w:hAnsi="inherit" w:cs="Courier New"/>
          <w:color w:val="445588"/>
          <w:sz w:val="18"/>
          <w:szCs w:val="18"/>
        </w:rPr>
        <w:t>Tk</w:t>
      </w:r>
      <w:r w:rsidRPr="00093043">
        <w:rPr>
          <w:rFonts w:ascii="inherit" w:eastAsia="Times New Roman" w:hAnsi="inherit" w:cs="Courier New"/>
          <w:color w:val="777777"/>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ventana.</w:t>
      </w:r>
      <w:r w:rsidRPr="00093043">
        <w:rPr>
          <w:rFonts w:ascii="inherit" w:eastAsia="Times New Roman" w:hAnsi="inherit" w:cs="Courier New"/>
          <w:color w:val="0086B3"/>
          <w:sz w:val="18"/>
          <w:szCs w:val="18"/>
          <w:lang w:val="es-AR"/>
        </w:rPr>
        <w:t>title</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DD1144"/>
          <w:sz w:val="18"/>
          <w:szCs w:val="18"/>
          <w:lang w:val="es-AR"/>
        </w:rPr>
        <w:t>"Barra de menús en Tk"</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w:t>
      </w:r>
      <w:r w:rsidRPr="00093043">
        <w:rPr>
          <w:rFonts w:ascii="inherit" w:eastAsia="Times New Roman" w:hAnsi="inherit" w:cs="Courier New"/>
          <w:color w:val="0086B3"/>
          <w:sz w:val="18"/>
          <w:szCs w:val="18"/>
        </w:rPr>
        <w:t>config</w:t>
      </w:r>
      <w:r w:rsidRPr="00093043">
        <w:rPr>
          <w:rFonts w:ascii="inherit" w:eastAsia="Times New Roman" w:hAnsi="inherit" w:cs="Courier New"/>
          <w:color w:val="777777"/>
          <w:sz w:val="18"/>
          <w:szCs w:val="18"/>
        </w:rPr>
        <w:t>(</w:t>
      </w:r>
      <w:r w:rsidRPr="00093043">
        <w:rPr>
          <w:rFonts w:ascii="inherit" w:eastAsia="Times New Roman" w:hAnsi="inherit" w:cs="Courier New"/>
          <w:color w:val="000000"/>
          <w:sz w:val="18"/>
          <w:szCs w:val="18"/>
        </w:rPr>
        <w:t>width=</w:t>
      </w:r>
      <w:r w:rsidRPr="00093043">
        <w:rPr>
          <w:rFonts w:ascii="inherit" w:eastAsia="Times New Roman" w:hAnsi="inherit" w:cs="Courier New"/>
          <w:color w:val="009999"/>
          <w:sz w:val="18"/>
          <w:szCs w:val="18"/>
        </w:rPr>
        <w:t>400</w:t>
      </w:r>
      <w:r w:rsidRPr="00093043">
        <w:rPr>
          <w:rFonts w:ascii="inherit" w:eastAsia="Times New Roman" w:hAnsi="inherit" w:cs="Courier New"/>
          <w:color w:val="000000"/>
          <w:sz w:val="18"/>
          <w:szCs w:val="18"/>
        </w:rPr>
        <w:t>, height=</w:t>
      </w:r>
      <w:r w:rsidRPr="00093043">
        <w:rPr>
          <w:rFonts w:ascii="inherit" w:eastAsia="Times New Roman" w:hAnsi="inherit" w:cs="Courier New"/>
          <w:color w:val="009999"/>
          <w:sz w:val="18"/>
          <w:szCs w:val="18"/>
        </w:rPr>
        <w:t>300</w:t>
      </w:r>
      <w:r w:rsidRPr="00093043">
        <w:rPr>
          <w:rFonts w:ascii="inherit" w:eastAsia="Times New Roman" w:hAnsi="inherit" w:cs="Courier New"/>
          <w:color w:val="777777"/>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barra_menus = tk.</w:t>
      </w:r>
      <w:r w:rsidRPr="00093043">
        <w:rPr>
          <w:rFonts w:ascii="inherit" w:eastAsia="Times New Roman" w:hAnsi="inherit" w:cs="Courier New"/>
          <w:color w:val="445588"/>
          <w:sz w:val="18"/>
          <w:szCs w:val="18"/>
        </w:rPr>
        <w:t>Menu</w:t>
      </w:r>
      <w:r w:rsidRPr="00093043">
        <w:rPr>
          <w:rFonts w:ascii="inherit" w:eastAsia="Times New Roman" w:hAnsi="inherit" w:cs="Courier New"/>
          <w:color w:val="777777"/>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menu_archivo = tk.</w:t>
      </w:r>
      <w:r w:rsidRPr="00093043">
        <w:rPr>
          <w:rFonts w:ascii="inherit" w:eastAsia="Times New Roman" w:hAnsi="inherit" w:cs="Courier New"/>
          <w:color w:val="445588"/>
          <w:sz w:val="18"/>
          <w:szCs w:val="18"/>
          <w:lang w:val="es-AR"/>
        </w:rPr>
        <w:t>Menu</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barra_menus, tearoff=</w:t>
      </w:r>
      <w:r w:rsidRPr="00093043">
        <w:rPr>
          <w:rFonts w:ascii="inherit" w:eastAsia="Times New Roman" w:hAnsi="inherit" w:cs="Courier New"/>
          <w:color w:val="445588"/>
          <w:sz w:val="18"/>
          <w:szCs w:val="18"/>
          <w:lang w:val="es-AR"/>
        </w:rPr>
        <w:t>False</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menu_archivo.</w:t>
      </w:r>
      <w:r w:rsidRPr="00093043">
        <w:rPr>
          <w:rFonts w:ascii="inherit" w:eastAsia="Times New Roman" w:hAnsi="inherit" w:cs="Courier New"/>
          <w:color w:val="0086B3"/>
          <w:sz w:val="18"/>
          <w:szCs w:val="18"/>
        </w:rPr>
        <w:t>add_command</w:t>
      </w:r>
      <w:r w:rsidRPr="00093043">
        <w:rPr>
          <w:rFonts w:ascii="inherit" w:eastAsia="Times New Roman" w:hAnsi="inherit" w:cs="Courier New"/>
          <w:color w:val="777777"/>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label=</w:t>
      </w:r>
      <w:r w:rsidRPr="00093043">
        <w:rPr>
          <w:rFonts w:ascii="inherit" w:eastAsia="Times New Roman" w:hAnsi="inherit" w:cs="Courier New"/>
          <w:color w:val="DD1144"/>
          <w:sz w:val="18"/>
          <w:szCs w:val="18"/>
        </w:rPr>
        <w:t>"Nuevo"</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accelerator=</w:t>
      </w:r>
      <w:r w:rsidRPr="00093043">
        <w:rPr>
          <w:rFonts w:ascii="inherit" w:eastAsia="Times New Roman" w:hAnsi="inherit" w:cs="Courier New"/>
          <w:color w:val="DD1144"/>
          <w:sz w:val="18"/>
          <w:szCs w:val="18"/>
        </w:rPr>
        <w:t>"Ctrl+N"</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9999AA"/>
          <w:sz w:val="18"/>
          <w:szCs w:val="18"/>
        </w:rPr>
        <w:t># Tipo de fuente.</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font=font.</w:t>
      </w:r>
      <w:r w:rsidRPr="00093043">
        <w:rPr>
          <w:rFonts w:ascii="inherit" w:eastAsia="Times New Roman" w:hAnsi="inherit" w:cs="Courier New"/>
          <w:color w:val="445588"/>
          <w:sz w:val="18"/>
          <w:szCs w:val="18"/>
        </w:rPr>
        <w:t>Font</w:t>
      </w:r>
      <w:r w:rsidRPr="00093043">
        <w:rPr>
          <w:rFonts w:ascii="inherit" w:eastAsia="Times New Roman" w:hAnsi="inherit" w:cs="Courier New"/>
          <w:color w:val="777777"/>
          <w:sz w:val="18"/>
          <w:szCs w:val="18"/>
        </w:rPr>
        <w:t>(</w:t>
      </w:r>
      <w:r w:rsidRPr="00093043">
        <w:rPr>
          <w:rFonts w:ascii="inherit" w:eastAsia="Times New Roman" w:hAnsi="inherit" w:cs="Courier New"/>
          <w:color w:val="000000"/>
          <w:sz w:val="18"/>
          <w:szCs w:val="18"/>
        </w:rPr>
        <w:t>family=</w:t>
      </w:r>
      <w:r w:rsidRPr="00093043">
        <w:rPr>
          <w:rFonts w:ascii="inherit" w:eastAsia="Times New Roman" w:hAnsi="inherit" w:cs="Courier New"/>
          <w:color w:val="DD1144"/>
          <w:sz w:val="18"/>
          <w:szCs w:val="18"/>
        </w:rPr>
        <w:t>"Times"</w:t>
      </w:r>
      <w:r w:rsidRPr="00093043">
        <w:rPr>
          <w:rFonts w:ascii="inherit" w:eastAsia="Times New Roman" w:hAnsi="inherit" w:cs="Courier New"/>
          <w:color w:val="000000"/>
          <w:sz w:val="18"/>
          <w:szCs w:val="18"/>
        </w:rPr>
        <w:t>, size=</w:t>
      </w:r>
      <w:r w:rsidRPr="00093043">
        <w:rPr>
          <w:rFonts w:ascii="inherit" w:eastAsia="Times New Roman" w:hAnsi="inherit" w:cs="Courier New"/>
          <w:color w:val="009999"/>
          <w:sz w:val="18"/>
          <w:szCs w:val="18"/>
        </w:rPr>
        <w:t>14</w:t>
      </w:r>
      <w:r w:rsidRPr="00093043">
        <w:rPr>
          <w:rFonts w:ascii="inherit" w:eastAsia="Times New Roman" w:hAnsi="inherit" w:cs="Courier New"/>
          <w:color w:val="777777"/>
          <w:sz w:val="18"/>
          <w:szCs w:val="18"/>
        </w:rPr>
        <w:t>)</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9999AA"/>
          <w:sz w:val="18"/>
          <w:szCs w:val="18"/>
        </w:rPr>
        <w:t># Color de fondo.</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background=</w:t>
      </w:r>
      <w:r w:rsidRPr="00093043">
        <w:rPr>
          <w:rFonts w:ascii="inherit" w:eastAsia="Times New Roman" w:hAnsi="inherit" w:cs="Courier New"/>
          <w:color w:val="DD1144"/>
          <w:sz w:val="18"/>
          <w:szCs w:val="18"/>
        </w:rPr>
        <w:t>"#ADD8E6"</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9999AA"/>
          <w:sz w:val="18"/>
          <w:szCs w:val="18"/>
        </w:rPr>
        <w:t># Color del texto.</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foreground=</w:t>
      </w:r>
      <w:r w:rsidRPr="00093043">
        <w:rPr>
          <w:rFonts w:ascii="inherit" w:eastAsia="Times New Roman" w:hAnsi="inherit" w:cs="Courier New"/>
          <w:color w:val="DD1144"/>
          <w:sz w:val="18"/>
          <w:szCs w:val="18"/>
        </w:rPr>
        <w:t>"#FF0000"</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9999AA"/>
          <w:sz w:val="18"/>
          <w:szCs w:val="18"/>
          <w:lang w:val="es-AR"/>
        </w:rPr>
        <w:lastRenderedPageBreak/>
        <w:t># Color de fondo cuanto el botón tiene el foco.</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activebackground=</w:t>
      </w:r>
      <w:r w:rsidRPr="00093043">
        <w:rPr>
          <w:rFonts w:ascii="inherit" w:eastAsia="Times New Roman" w:hAnsi="inherit" w:cs="Courier New"/>
          <w:color w:val="DD1144"/>
          <w:sz w:val="18"/>
          <w:szCs w:val="18"/>
        </w:rPr>
        <w:t>"#32CDFF"</w:t>
      </w:r>
      <w:r w:rsidRPr="00093043">
        <w:rPr>
          <w:rFonts w:ascii="inherit" w:eastAsia="Times New Roman" w:hAnsi="inherit" w:cs="Courier New"/>
          <w:color w:val="000000"/>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9999AA"/>
          <w:sz w:val="18"/>
          <w:szCs w:val="18"/>
          <w:lang w:val="es-AR"/>
        </w:rPr>
        <w:t># Color del texto cuando el botón tiene el foco.</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DF5F0"/>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activeforeground=</w:t>
      </w:r>
      <w:r w:rsidRPr="00093043">
        <w:rPr>
          <w:rFonts w:ascii="inherit" w:eastAsia="Times New Roman" w:hAnsi="inherit" w:cs="Courier New"/>
          <w:color w:val="DD1144"/>
          <w:sz w:val="18"/>
          <w:szCs w:val="18"/>
        </w:rPr>
        <w:t>"#FFFF00"</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777777"/>
          <w:sz w:val="18"/>
          <w:szCs w:val="18"/>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val="es-AR"/>
        </w:rPr>
      </w:pPr>
      <w:r w:rsidRPr="00093043">
        <w:rPr>
          <w:rFonts w:ascii="inherit" w:eastAsia="Times New Roman" w:hAnsi="inherit" w:cs="Courier New"/>
          <w:color w:val="000000"/>
          <w:sz w:val="18"/>
          <w:szCs w:val="18"/>
          <w:lang w:val="es-AR"/>
        </w:rPr>
        <w:t>barra_menus.</w:t>
      </w:r>
      <w:r w:rsidRPr="00093043">
        <w:rPr>
          <w:rFonts w:ascii="inherit" w:eastAsia="Times New Roman" w:hAnsi="inherit" w:cs="Courier New"/>
          <w:color w:val="0086B3"/>
          <w:sz w:val="18"/>
          <w:szCs w:val="18"/>
          <w:lang w:val="es-AR"/>
        </w:rPr>
        <w:t>add_cascade</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menu=menu_archivo, label=</w:t>
      </w:r>
      <w:r w:rsidRPr="00093043">
        <w:rPr>
          <w:rFonts w:ascii="inherit" w:eastAsia="Times New Roman" w:hAnsi="inherit" w:cs="Courier New"/>
          <w:color w:val="DD1144"/>
          <w:sz w:val="18"/>
          <w:szCs w:val="18"/>
          <w:lang w:val="es-AR"/>
        </w:rPr>
        <w:t>"Archivo"</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3"/>
        </w:numPr>
        <w:pBdr>
          <w:top w:val="single" w:sz="2" w:space="1" w:color="FFFFFF"/>
          <w:left w:val="single" w:sz="6" w:space="11" w:color="E0E0E0"/>
          <w:bottom w:val="single" w:sz="2" w:space="1" w:color="FFFFFF"/>
          <w:right w:val="single" w:sz="2" w:space="4" w:color="FFFFFF"/>
        </w:pBdr>
        <w:shd w:val="clear" w:color="auto" w:fill="FFFCD3"/>
        <w:spacing w:after="0" w:line="240" w:lineRule="atLeast"/>
        <w:ind w:left="600"/>
        <w:rPr>
          <w:rFonts w:ascii="Courier New" w:eastAsia="Times New Roman" w:hAnsi="Courier New" w:cs="Courier New"/>
          <w:color w:val="444444"/>
          <w:sz w:val="17"/>
          <w:szCs w:val="17"/>
          <w:lang w:val="es-AR"/>
        </w:rPr>
      </w:pPr>
      <w:r w:rsidRPr="00093043">
        <w:rPr>
          <w:rFonts w:ascii="inherit" w:eastAsia="Times New Roman" w:hAnsi="inherit" w:cs="Courier New"/>
          <w:color w:val="000000"/>
          <w:sz w:val="18"/>
          <w:szCs w:val="18"/>
          <w:lang w:val="es-AR"/>
        </w:rPr>
        <w:t>ventana.</w:t>
      </w:r>
      <w:r w:rsidRPr="00093043">
        <w:rPr>
          <w:rFonts w:ascii="inherit" w:eastAsia="Times New Roman" w:hAnsi="inherit" w:cs="Courier New"/>
          <w:color w:val="0086B3"/>
          <w:sz w:val="18"/>
          <w:szCs w:val="18"/>
          <w:lang w:val="es-AR"/>
        </w:rPr>
        <w:t>config</w:t>
      </w:r>
      <w:r w:rsidRPr="00093043">
        <w:rPr>
          <w:rFonts w:ascii="inherit" w:eastAsia="Times New Roman" w:hAnsi="inherit" w:cs="Courier New"/>
          <w:color w:val="777777"/>
          <w:sz w:val="18"/>
          <w:szCs w:val="18"/>
          <w:lang w:val="es-AR"/>
        </w:rPr>
        <w:t>(</w:t>
      </w:r>
      <w:r w:rsidRPr="00093043">
        <w:rPr>
          <w:rFonts w:ascii="inherit" w:eastAsia="Times New Roman" w:hAnsi="inherit" w:cs="Courier New"/>
          <w:color w:val="000000"/>
          <w:sz w:val="18"/>
          <w:szCs w:val="18"/>
          <w:lang w:val="es-AR"/>
        </w:rPr>
        <w:t>menu=barra_menus</w:t>
      </w:r>
      <w:r w:rsidRPr="00093043">
        <w:rPr>
          <w:rFonts w:ascii="inherit" w:eastAsia="Times New Roman" w:hAnsi="inherit" w:cs="Courier New"/>
          <w:color w:val="777777"/>
          <w:sz w:val="18"/>
          <w:szCs w:val="18"/>
          <w:lang w:val="es-AR"/>
        </w:rPr>
        <w:t>)</w:t>
      </w:r>
    </w:p>
    <w:p w:rsidR="00093043" w:rsidRPr="00093043" w:rsidRDefault="00093043" w:rsidP="00093043">
      <w:pPr>
        <w:numPr>
          <w:ilvl w:val="0"/>
          <w:numId w:val="5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rPr>
      </w:pPr>
      <w:r w:rsidRPr="00093043">
        <w:rPr>
          <w:rFonts w:ascii="inherit" w:eastAsia="Times New Roman" w:hAnsi="inherit" w:cs="Courier New"/>
          <w:color w:val="000000"/>
          <w:sz w:val="18"/>
          <w:szCs w:val="18"/>
        </w:rPr>
        <w:t>ventana.</w:t>
      </w:r>
      <w:r w:rsidRPr="00093043">
        <w:rPr>
          <w:rFonts w:ascii="inherit" w:eastAsia="Times New Roman" w:hAnsi="inherit" w:cs="Courier New"/>
          <w:color w:val="0086B3"/>
          <w:sz w:val="18"/>
          <w:szCs w:val="18"/>
        </w:rPr>
        <w:t>mainloop</w:t>
      </w:r>
      <w:r w:rsidRPr="00093043">
        <w:rPr>
          <w:rFonts w:ascii="inherit" w:eastAsia="Times New Roman" w:hAnsi="inherit" w:cs="Courier New"/>
          <w:color w:val="777777"/>
          <w:sz w:val="18"/>
          <w:szCs w:val="18"/>
        </w:rPr>
        <w:t>()</w:t>
      </w:r>
    </w:p>
    <w:p w:rsidR="00093043" w:rsidRDefault="00093043" w:rsidP="00364545">
      <w:pPr>
        <w:shd w:val="clear" w:color="auto" w:fill="FBFBFB"/>
        <w:spacing w:after="255" w:line="240" w:lineRule="auto"/>
        <w:jc w:val="both"/>
        <w:rPr>
          <w:rFonts w:ascii="Times New Roman" w:eastAsia="Times New Roman" w:hAnsi="Times New Roman" w:cs="Times New Roman"/>
          <w:color w:val="121212"/>
          <w:sz w:val="24"/>
          <w:szCs w:val="24"/>
          <w:lang w:val="es-AR"/>
        </w:rPr>
      </w:pPr>
    </w:p>
    <w:p w:rsidR="00C2304A" w:rsidRDefault="00C2304A" w:rsidP="00C2304A">
      <w:pPr>
        <w:shd w:val="clear" w:color="auto" w:fill="FBFBFB"/>
        <w:spacing w:after="255" w:line="240" w:lineRule="auto"/>
        <w:jc w:val="center"/>
        <w:rPr>
          <w:rFonts w:ascii="Times New Roman" w:eastAsia="Times New Roman" w:hAnsi="Times New Roman" w:cs="Times New Roman"/>
          <w:b/>
          <w:color w:val="121212"/>
          <w:sz w:val="40"/>
          <w:szCs w:val="40"/>
          <w:lang w:val="es-AR"/>
        </w:rPr>
      </w:pPr>
      <w:r w:rsidRPr="00C2304A">
        <w:rPr>
          <w:rFonts w:ascii="Times New Roman" w:eastAsia="Times New Roman" w:hAnsi="Times New Roman" w:cs="Times New Roman"/>
          <w:b/>
          <w:color w:val="121212"/>
          <w:sz w:val="40"/>
          <w:szCs w:val="40"/>
          <w:lang w:val="es-AR"/>
        </w:rPr>
        <w:t>BASANDOME EN OTRO TUTORIAL PARA SACARLE EL PROVECHO DE PYTHON AL MAXIMO</w:t>
      </w:r>
    </w:p>
    <w:p w:rsidR="00C2304A" w:rsidRDefault="009F3E26" w:rsidP="00C2304A">
      <w:pPr>
        <w:shd w:val="clear" w:color="auto" w:fill="FBFBFB"/>
        <w:spacing w:after="255" w:line="240" w:lineRule="auto"/>
        <w:jc w:val="both"/>
        <w:rPr>
          <w:rFonts w:ascii="Arial" w:hAnsi="Arial" w:cs="Arial"/>
          <w:color w:val="414141"/>
          <w:sz w:val="20"/>
          <w:szCs w:val="20"/>
          <w:shd w:val="clear" w:color="auto" w:fill="FFFFFF"/>
          <w:lang w:val="es-AR"/>
        </w:rPr>
      </w:pPr>
      <w:r w:rsidRPr="009F3E26">
        <w:rPr>
          <w:rFonts w:ascii="Arial" w:hAnsi="Arial" w:cs="Arial"/>
          <w:color w:val="414141"/>
          <w:sz w:val="20"/>
          <w:szCs w:val="20"/>
          <w:shd w:val="clear" w:color="auto" w:fill="FFFFFF"/>
          <w:lang w:val="es-AR"/>
        </w:rPr>
        <w:t>Con Python </w:t>
      </w:r>
      <w:hyperlink r:id="rId69" w:tgtFrame="_blank" w:history="1">
        <w:r w:rsidRPr="009F3E26">
          <w:rPr>
            <w:rFonts w:ascii="Arial" w:hAnsi="Arial" w:cs="Arial"/>
            <w:color w:val="2577D0"/>
            <w:sz w:val="20"/>
            <w:szCs w:val="20"/>
            <w:shd w:val="clear" w:color="auto" w:fill="FFFFFF"/>
            <w:lang w:val="es-AR"/>
          </w:rPr>
          <w:t>hay muchas posibilidades para programar una interfaz gráfica de usuario</w:t>
        </w:r>
      </w:hyperlink>
      <w:r w:rsidRPr="009F3E26">
        <w:rPr>
          <w:rFonts w:ascii="Arial" w:hAnsi="Arial" w:cs="Arial"/>
          <w:color w:val="414141"/>
          <w:sz w:val="20"/>
          <w:szCs w:val="20"/>
          <w:shd w:val="clear" w:color="auto" w:fill="FFFFFF"/>
          <w:lang w:val="es-AR"/>
        </w:rPr>
        <w:t> (</w:t>
      </w:r>
      <w:hyperlink r:id="rId70" w:tgtFrame="_blank" w:history="1">
        <w:r w:rsidRPr="009F3E26">
          <w:rPr>
            <w:rFonts w:ascii="Arial" w:hAnsi="Arial" w:cs="Arial"/>
            <w:b/>
            <w:bCs/>
            <w:color w:val="2577D0"/>
            <w:sz w:val="20"/>
            <w:szCs w:val="20"/>
            <w:shd w:val="clear" w:color="auto" w:fill="FFFFFF"/>
            <w:lang w:val="es-AR"/>
          </w:rPr>
          <w:t>GUI</w:t>
        </w:r>
      </w:hyperlink>
      <w:r w:rsidRPr="009F3E26">
        <w:rPr>
          <w:rFonts w:ascii="Arial" w:hAnsi="Arial" w:cs="Arial"/>
          <w:color w:val="414141"/>
          <w:sz w:val="20"/>
          <w:szCs w:val="20"/>
          <w:shd w:val="clear" w:color="auto" w:fill="FFFFFF"/>
          <w:lang w:val="es-AR"/>
        </w:rPr>
        <w:t>) pero </w:t>
      </w:r>
      <w:r w:rsidRPr="009F3E26">
        <w:rPr>
          <w:rFonts w:ascii="Arial" w:hAnsi="Arial" w:cs="Arial"/>
          <w:b/>
          <w:bCs/>
          <w:color w:val="414141"/>
          <w:sz w:val="20"/>
          <w:szCs w:val="20"/>
          <w:shd w:val="clear" w:color="auto" w:fill="FFFFFF"/>
          <w:lang w:val="es-AR"/>
        </w:rPr>
        <w:t>Tkinter</w:t>
      </w:r>
      <w:r w:rsidRPr="009F3E26">
        <w:rPr>
          <w:rFonts w:ascii="Arial" w:hAnsi="Arial" w:cs="Arial"/>
          <w:color w:val="414141"/>
          <w:sz w:val="20"/>
          <w:szCs w:val="20"/>
          <w:shd w:val="clear" w:color="auto" w:fill="FFFFFF"/>
          <w:lang w:val="es-AR"/>
        </w:rPr>
        <w:t> es fácil de usar, es multiplataforma y, además, viene incluido con Python en su versión para Windows, para Mac y para la mayoría de las distribuciones GNU/Linux. Se le considera el estándar de facto en la programación GUI con Python.</w:t>
      </w:r>
      <w:r w:rsidRPr="009F3E26">
        <w:rPr>
          <w:rFonts w:ascii="Arial" w:hAnsi="Arial" w:cs="Arial"/>
          <w:color w:val="414141"/>
          <w:sz w:val="20"/>
          <w:szCs w:val="20"/>
          <w:lang w:val="es-AR"/>
        </w:rPr>
        <w:br/>
      </w:r>
      <w:r w:rsidRPr="009F3E26">
        <w:rPr>
          <w:rFonts w:ascii="Arial" w:hAnsi="Arial" w:cs="Arial"/>
          <w:color w:val="414141"/>
          <w:sz w:val="20"/>
          <w:szCs w:val="20"/>
          <w:lang w:val="es-AR"/>
        </w:rPr>
        <w:br/>
      </w:r>
      <w:r w:rsidRPr="009F3E26">
        <w:rPr>
          <w:rFonts w:ascii="Arial" w:hAnsi="Arial" w:cs="Arial"/>
          <w:b/>
          <w:bCs/>
          <w:color w:val="414141"/>
          <w:sz w:val="20"/>
          <w:szCs w:val="20"/>
          <w:shd w:val="clear" w:color="auto" w:fill="FFFFFF"/>
          <w:lang w:val="es-AR"/>
        </w:rPr>
        <w:t>Tkinter</w:t>
      </w:r>
      <w:r w:rsidRPr="009F3E26">
        <w:rPr>
          <w:rFonts w:ascii="Arial" w:hAnsi="Arial" w:cs="Arial"/>
          <w:color w:val="414141"/>
          <w:sz w:val="20"/>
          <w:szCs w:val="20"/>
          <w:shd w:val="clear" w:color="auto" w:fill="FFFFFF"/>
          <w:lang w:val="es-AR"/>
        </w:rPr>
        <w:t> es un </w:t>
      </w:r>
      <w:hyperlink r:id="rId71" w:anchor="Inform.C3.A1tica" w:tgtFrame="_blank" w:history="1">
        <w:r w:rsidRPr="009F3E26">
          <w:rPr>
            <w:rFonts w:ascii="Arial" w:hAnsi="Arial" w:cs="Arial"/>
            <w:b/>
            <w:bCs/>
            <w:color w:val="2577D0"/>
            <w:sz w:val="20"/>
            <w:szCs w:val="20"/>
            <w:shd w:val="clear" w:color="auto" w:fill="FFFFFF"/>
            <w:lang w:val="es-AR"/>
          </w:rPr>
          <w:t>binding</w:t>
        </w:r>
      </w:hyperlink>
      <w:r w:rsidRPr="009F3E26">
        <w:rPr>
          <w:rFonts w:ascii="Arial" w:hAnsi="Arial" w:cs="Arial"/>
          <w:color w:val="414141"/>
          <w:sz w:val="20"/>
          <w:szCs w:val="20"/>
          <w:shd w:val="clear" w:color="auto" w:fill="FFFFFF"/>
          <w:lang w:val="es-AR"/>
        </w:rPr>
        <w:t> de la biblioteca </w:t>
      </w:r>
      <w:hyperlink r:id="rId72" w:tgtFrame="_blank" w:history="1">
        <w:r w:rsidRPr="009F3E26">
          <w:rPr>
            <w:rFonts w:ascii="Arial" w:hAnsi="Arial" w:cs="Arial"/>
            <w:color w:val="2577D0"/>
            <w:sz w:val="20"/>
            <w:szCs w:val="20"/>
            <w:shd w:val="clear" w:color="auto" w:fill="FFFFFF"/>
            <w:lang w:val="es-AR"/>
          </w:rPr>
          <w:t>Tcl</w:t>
        </w:r>
      </w:hyperlink>
      <w:r w:rsidRPr="009F3E26">
        <w:rPr>
          <w:rFonts w:ascii="Arial" w:hAnsi="Arial" w:cs="Arial"/>
          <w:color w:val="414141"/>
          <w:sz w:val="20"/>
          <w:szCs w:val="20"/>
          <w:shd w:val="clear" w:color="auto" w:fill="FFFFFF"/>
          <w:lang w:val="es-AR"/>
        </w:rPr>
        <w:t>/</w:t>
      </w:r>
      <w:hyperlink r:id="rId73" w:tgtFrame="_blank" w:history="1">
        <w:r w:rsidRPr="009F3E26">
          <w:rPr>
            <w:rFonts w:ascii="Arial" w:hAnsi="Arial" w:cs="Arial"/>
            <w:color w:val="2577D0"/>
            <w:sz w:val="20"/>
            <w:szCs w:val="20"/>
            <w:shd w:val="clear" w:color="auto" w:fill="FFFFFF"/>
            <w:lang w:val="es-AR"/>
          </w:rPr>
          <w:t>Tk</w:t>
        </w:r>
      </w:hyperlink>
      <w:r w:rsidRPr="009F3E26">
        <w:rPr>
          <w:rFonts w:ascii="Arial" w:hAnsi="Arial" w:cs="Arial"/>
          <w:color w:val="414141"/>
          <w:sz w:val="20"/>
          <w:szCs w:val="20"/>
          <w:shd w:val="clear" w:color="auto" w:fill="FFFFFF"/>
          <w:lang w:val="es-AR"/>
        </w:rPr>
        <w:t> que está también disponible para otros lenguajes como Perl y Rubí.</w:t>
      </w:r>
      <w:r w:rsidRPr="009F3E26">
        <w:rPr>
          <w:rFonts w:ascii="Arial" w:hAnsi="Arial" w:cs="Arial"/>
          <w:color w:val="414141"/>
          <w:sz w:val="20"/>
          <w:szCs w:val="20"/>
          <w:lang w:val="es-AR"/>
        </w:rPr>
        <w:br/>
      </w:r>
      <w:r w:rsidRPr="009F3E26">
        <w:rPr>
          <w:rFonts w:ascii="Arial" w:hAnsi="Arial" w:cs="Arial"/>
          <w:color w:val="414141"/>
          <w:sz w:val="20"/>
          <w:szCs w:val="20"/>
          <w:lang w:val="es-AR"/>
        </w:rPr>
        <w:br/>
      </w:r>
      <w:r w:rsidRPr="009F3E26">
        <w:rPr>
          <w:rFonts w:ascii="Arial" w:hAnsi="Arial" w:cs="Arial"/>
          <w:color w:val="414141"/>
          <w:sz w:val="20"/>
          <w:szCs w:val="20"/>
          <w:shd w:val="clear" w:color="auto" w:fill="FFFFFF"/>
          <w:lang w:val="es-AR"/>
        </w:rPr>
        <w:t>A pesar de su larga historia, su uso no está demasiado extendido entre los usuarios de equipos personales porque su integración visual con los sistemas operativos no era buena y proporcionaba pocos </w:t>
      </w:r>
      <w:r w:rsidRPr="009F3E26">
        <w:rPr>
          <w:rFonts w:ascii="Arial" w:hAnsi="Arial" w:cs="Arial"/>
          <w:b/>
          <w:bCs/>
          <w:color w:val="414141"/>
          <w:sz w:val="20"/>
          <w:szCs w:val="20"/>
          <w:shd w:val="clear" w:color="auto" w:fill="FFFFFF"/>
          <w:lang w:val="es-AR"/>
        </w:rPr>
        <w:t>widgets</w:t>
      </w:r>
      <w:r w:rsidRPr="009F3E26">
        <w:rPr>
          <w:rFonts w:ascii="Arial" w:hAnsi="Arial" w:cs="Arial"/>
          <w:color w:val="414141"/>
          <w:sz w:val="20"/>
          <w:szCs w:val="20"/>
          <w:shd w:val="clear" w:color="auto" w:fill="FFFFFF"/>
          <w:lang w:val="es-AR"/>
        </w:rPr>
        <w:t> (controles) para construir los programas gráficos.</w:t>
      </w:r>
      <w:r w:rsidRPr="009F3E26">
        <w:rPr>
          <w:rFonts w:ascii="Arial" w:hAnsi="Arial" w:cs="Arial"/>
          <w:color w:val="414141"/>
          <w:sz w:val="20"/>
          <w:szCs w:val="20"/>
          <w:lang w:val="es-AR"/>
        </w:rPr>
        <w:br/>
      </w:r>
      <w:r w:rsidRPr="009F3E26">
        <w:rPr>
          <w:rFonts w:ascii="Arial" w:hAnsi="Arial" w:cs="Arial"/>
          <w:color w:val="414141"/>
          <w:sz w:val="20"/>
          <w:szCs w:val="20"/>
          <w:lang w:val="es-AR"/>
        </w:rPr>
        <w:br/>
      </w:r>
      <w:r w:rsidRPr="009F3E26">
        <w:rPr>
          <w:rFonts w:ascii="Arial" w:hAnsi="Arial" w:cs="Arial"/>
          <w:color w:val="414141"/>
          <w:sz w:val="20"/>
          <w:szCs w:val="20"/>
          <w:shd w:val="clear" w:color="auto" w:fill="FFFFFF"/>
          <w:lang w:val="es-AR"/>
        </w:rPr>
        <w:t>Sin embargo, a partir de </w:t>
      </w:r>
      <w:r w:rsidRPr="009F3E26">
        <w:rPr>
          <w:rFonts w:ascii="Arial" w:hAnsi="Arial" w:cs="Arial"/>
          <w:b/>
          <w:bCs/>
          <w:color w:val="414141"/>
          <w:sz w:val="20"/>
          <w:szCs w:val="20"/>
          <w:shd w:val="clear" w:color="auto" w:fill="FFFFFF"/>
          <w:lang w:val="es-AR"/>
        </w:rPr>
        <w:t>TKinter 8.5</w:t>
      </w:r>
      <w:r w:rsidRPr="009F3E26">
        <w:rPr>
          <w:rFonts w:ascii="Arial" w:hAnsi="Arial" w:cs="Arial"/>
          <w:color w:val="414141"/>
          <w:sz w:val="20"/>
          <w:szCs w:val="20"/>
          <w:shd w:val="clear" w:color="auto" w:fill="FFFFFF"/>
          <w:lang w:val="es-AR"/>
        </w:rPr>
        <w:t> la situación dio un giro de ciento ochenta grados en lo que se refiere a integración visual, mejorando en este aspecto notablemente; también en el número de widgets que se incluyen y en la posibilidad de trabajar con estilos y temas, que permiten ahora personalizar totalmente la estética de un programa. Por ello, ahora Tkinter es una alternativa atractiva y tan recomendable como otras.</w:t>
      </w:r>
    </w:p>
    <w:p w:rsidR="0038648B" w:rsidRPr="0038648B" w:rsidRDefault="0038648B" w:rsidP="0038648B">
      <w:pPr>
        <w:shd w:val="clear" w:color="auto" w:fill="FFFFFF"/>
        <w:spacing w:after="0" w:line="240" w:lineRule="auto"/>
        <w:outlineLvl w:val="2"/>
        <w:rPr>
          <w:rFonts w:ascii="Arial" w:eastAsia="Times New Roman" w:hAnsi="Arial" w:cs="Arial"/>
          <w:b/>
          <w:bCs/>
          <w:color w:val="414141"/>
          <w:sz w:val="40"/>
          <w:szCs w:val="27"/>
          <w:lang w:val="es-AR"/>
        </w:rPr>
      </w:pPr>
      <w:r w:rsidRPr="0038648B">
        <w:rPr>
          <w:rFonts w:ascii="Arial" w:eastAsia="Times New Roman" w:hAnsi="Arial" w:cs="Arial"/>
          <w:b/>
          <w:bCs/>
          <w:color w:val="660000"/>
          <w:sz w:val="40"/>
          <w:szCs w:val="27"/>
          <w:lang w:val="es-AR"/>
        </w:rPr>
        <w:t>La primera aplicación con Tkinter</w:t>
      </w:r>
    </w:p>
    <w:p w:rsidR="0038648B" w:rsidRPr="0038648B" w:rsidRDefault="0038648B" w:rsidP="0038648B">
      <w:pPr>
        <w:spacing w:after="0" w:line="240" w:lineRule="auto"/>
        <w:rPr>
          <w:rFonts w:ascii="Times New Roman" w:eastAsia="Times New Roman" w:hAnsi="Times New Roman" w:cs="Times New Roman"/>
          <w:sz w:val="24"/>
          <w:szCs w:val="24"/>
          <w:lang w:val="es-AR"/>
        </w:rPr>
      </w:pPr>
    </w:p>
    <w:p w:rsidR="0038648B" w:rsidRPr="0038648B" w:rsidRDefault="0038648B" w:rsidP="0038648B">
      <w:pPr>
        <w:shd w:val="clear" w:color="auto" w:fill="FFFFFF"/>
        <w:spacing w:after="0" w:line="240" w:lineRule="auto"/>
        <w:jc w:val="both"/>
        <w:rPr>
          <w:rFonts w:ascii="Arial" w:eastAsia="Times New Roman" w:hAnsi="Arial" w:cs="Arial"/>
          <w:color w:val="414141"/>
          <w:sz w:val="20"/>
          <w:szCs w:val="20"/>
          <w:lang w:val="es-AR"/>
        </w:rPr>
      </w:pPr>
      <w:r w:rsidRPr="0038648B">
        <w:rPr>
          <w:rFonts w:ascii="Arial" w:eastAsia="Times New Roman" w:hAnsi="Arial" w:cs="Arial"/>
          <w:color w:val="414141"/>
          <w:sz w:val="20"/>
          <w:szCs w:val="20"/>
          <w:lang w:val="es-AR"/>
        </w:rPr>
        <w:t>El siguiente ejemplo crea una aplicación que incluye una ventana con un botón en la parte inferior. Al presionar el botón la aplicación termina su ejecución. Una ventana es el elemento fundamental de una aplicación GUI. Es el primer objeto que se crea y sobre éste se colocan el resto de objetos llamados widgets (etiquetas, botones, etc.).</w:t>
      </w:r>
    </w:p>
    <w:p w:rsidR="009F3E26" w:rsidRDefault="009F3E26" w:rsidP="00C2304A">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3A23C1" w:rsidRDefault="003A23C1" w:rsidP="003A23C1">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lastRenderedPageBreak/>
        <w:drawing>
          <wp:inline distT="0" distB="0" distL="0" distR="0">
            <wp:extent cx="1952625" cy="1439110"/>
            <wp:effectExtent l="0" t="0" r="0" b="8890"/>
            <wp:docPr id="14" name="Picture 14" descr="https://3.bp.blogspot.com/-RvvnICbRs4Q/Vn28xM8SN0I/AAAAAAAACo0/6Dh9GN_4oeA/s1600/tkinter-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RvvnICbRs4Q/Vn28xM8SN0I/AAAAAAAACo0/6Dh9GN_4oeA/s1600/tkinter-aplicacio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5493" cy="1441223"/>
                    </a:xfrm>
                    <a:prstGeom prst="rect">
                      <a:avLst/>
                    </a:prstGeom>
                    <a:noFill/>
                    <a:ln>
                      <a:noFill/>
                    </a:ln>
                  </pic:spPr>
                </pic:pic>
              </a:graphicData>
            </a:graphic>
          </wp:inline>
        </w:drawing>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r w:rsidRPr="00F95B27">
        <w:rPr>
          <w:rFonts w:ascii="Consolas" w:eastAsia="Times New Roman" w:hAnsi="Consolas" w:cs="Times New Roman"/>
          <w:color w:val="6A9955"/>
          <w:sz w:val="21"/>
          <w:szCs w:val="21"/>
        </w:rPr>
        <w:t>#!/usr/bin/env python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r w:rsidRPr="00F95B27">
        <w:rPr>
          <w:rFonts w:ascii="Consolas" w:eastAsia="Times New Roman" w:hAnsi="Consolas" w:cs="Times New Roman"/>
          <w:color w:val="6A9955"/>
          <w:sz w:val="21"/>
          <w:szCs w:val="21"/>
        </w:rPr>
        <w:t># -*- coding: utf-8 -*-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Las dos líneas siguientes son necesaias para hacer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compatible el interfaz Tkinter con los programas basados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en versiones anteriores a la 8.5, con las más recientes.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r w:rsidRPr="00F95B27">
        <w:rPr>
          <w:rFonts w:ascii="Consolas" w:eastAsia="Times New Roman" w:hAnsi="Consolas" w:cs="Times New Roman"/>
          <w:color w:val="C586C0"/>
          <w:sz w:val="21"/>
          <w:szCs w:val="21"/>
        </w:rPr>
        <w:t>from</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4EC9B0"/>
          <w:sz w:val="21"/>
          <w:szCs w:val="21"/>
        </w:rPr>
        <w:t>tkinter</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C586C0"/>
          <w:sz w:val="21"/>
          <w:szCs w:val="21"/>
        </w:rPr>
        <w:t>import</w:t>
      </w:r>
      <w:r w:rsidRPr="00F95B27">
        <w:rPr>
          <w:rFonts w:ascii="Consolas" w:eastAsia="Times New Roman" w:hAnsi="Consolas" w:cs="Times New Roman"/>
          <w:color w:val="D4D4D4"/>
          <w:sz w:val="21"/>
          <w:szCs w:val="21"/>
        </w:rPr>
        <w:t xml:space="preserve"> *    </w:t>
      </w:r>
      <w:r w:rsidRPr="00F95B27">
        <w:rPr>
          <w:rFonts w:ascii="Consolas" w:eastAsia="Times New Roman" w:hAnsi="Consolas" w:cs="Times New Roman"/>
          <w:color w:val="6A9955"/>
          <w:sz w:val="21"/>
          <w:szCs w:val="21"/>
        </w:rPr>
        <w:t># Carga módulo tk (widgets estándar)</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r w:rsidRPr="00F95B27">
        <w:rPr>
          <w:rFonts w:ascii="Consolas" w:eastAsia="Times New Roman" w:hAnsi="Consolas" w:cs="Times New Roman"/>
          <w:color w:val="C586C0"/>
          <w:sz w:val="21"/>
          <w:szCs w:val="21"/>
        </w:rPr>
        <w:t>from</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4EC9B0"/>
          <w:sz w:val="21"/>
          <w:szCs w:val="21"/>
        </w:rPr>
        <w:t>tkinter</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C586C0"/>
          <w:sz w:val="21"/>
          <w:szCs w:val="21"/>
        </w:rPr>
        <w:t>import</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4EC9B0"/>
          <w:sz w:val="21"/>
          <w:szCs w:val="21"/>
        </w:rPr>
        <w:t>ttk</w:t>
      </w:r>
      <w:r w:rsidRPr="00F95B27">
        <w:rPr>
          <w:rFonts w:ascii="Consolas" w:eastAsia="Times New Roman" w:hAnsi="Consolas" w:cs="Times New Roman"/>
          <w:color w:val="D4D4D4"/>
          <w:sz w:val="21"/>
          <w:szCs w:val="21"/>
        </w:rPr>
        <w:t xml:space="preserve">  </w:t>
      </w:r>
      <w:r w:rsidRPr="00F95B27">
        <w:rPr>
          <w:rFonts w:ascii="Consolas" w:eastAsia="Times New Roman" w:hAnsi="Consolas" w:cs="Times New Roman"/>
          <w:color w:val="6A9955"/>
          <w:sz w:val="21"/>
          <w:szCs w:val="21"/>
        </w:rPr>
        <w:t># Carga ttk (para widgets nuevos 8.5+)</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Define la ventana principal de la aplicación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9CDCFE"/>
          <w:sz w:val="21"/>
          <w:szCs w:val="21"/>
          <w:lang w:val="es-AR"/>
        </w:rPr>
        <w:t>raiz</w:t>
      </w:r>
      <w:r w:rsidRPr="00F95B27">
        <w:rPr>
          <w:rFonts w:ascii="Consolas" w:eastAsia="Times New Roman" w:hAnsi="Consolas" w:cs="Times New Roman"/>
          <w:color w:val="D4D4D4"/>
          <w:sz w:val="21"/>
          <w:szCs w:val="21"/>
          <w:lang w:val="es-AR"/>
        </w:rPr>
        <w:t xml:space="preserve"> = </w:t>
      </w:r>
      <w:r w:rsidRPr="00F95B27">
        <w:rPr>
          <w:rFonts w:ascii="Consolas" w:eastAsia="Times New Roman" w:hAnsi="Consolas" w:cs="Times New Roman"/>
          <w:color w:val="4EC9B0"/>
          <w:sz w:val="21"/>
          <w:szCs w:val="21"/>
          <w:lang w:val="es-AR"/>
        </w:rPr>
        <w:t>Tk</w:t>
      </w:r>
      <w:r w:rsidRPr="00F95B27">
        <w:rPr>
          <w:rFonts w:ascii="Consolas" w:eastAsia="Times New Roman" w:hAnsi="Consolas" w:cs="Times New Roman"/>
          <w:color w:val="D4D4D4"/>
          <w:sz w:val="21"/>
          <w:szCs w:val="21"/>
          <w:lang w:val="es-AR"/>
        </w:rPr>
        <w:t>()</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Define las dimensiones de la ventana, que se ubicará en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el centro de la pantalla. Si se omite esta línea la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ventana se adaptará a los widgets que se coloquen en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ella.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9CDCFE"/>
          <w:sz w:val="21"/>
          <w:szCs w:val="21"/>
          <w:lang w:val="es-AR"/>
        </w:rPr>
        <w:t>raiz</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geometry</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CE9178"/>
          <w:sz w:val="21"/>
          <w:szCs w:val="21"/>
          <w:lang w:val="es-AR"/>
        </w:rPr>
        <w:t>'300x200'</w:t>
      </w:r>
      <w:r w:rsidRPr="00F95B27">
        <w:rPr>
          <w:rFonts w:ascii="Consolas" w:eastAsia="Times New Roman" w:hAnsi="Consolas" w:cs="Times New Roman"/>
          <w:color w:val="D4D4D4"/>
          <w:sz w:val="21"/>
          <w:szCs w:val="21"/>
          <w:lang w:val="es-AR"/>
        </w:rPr>
        <w:t xml:space="preserve">) </w:t>
      </w:r>
      <w:r w:rsidRPr="00F95B27">
        <w:rPr>
          <w:rFonts w:ascii="Consolas" w:eastAsia="Times New Roman" w:hAnsi="Consolas" w:cs="Times New Roman"/>
          <w:color w:val="6A9955"/>
          <w:sz w:val="21"/>
          <w:szCs w:val="21"/>
          <w:lang w:val="es-AR"/>
        </w:rPr>
        <w:t># anchura x altura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Asigna un color de fondo a la ventana. Si se omite</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esta línea el fondo será gris</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9CDCFE"/>
          <w:sz w:val="21"/>
          <w:szCs w:val="21"/>
          <w:lang w:val="es-AR"/>
        </w:rPr>
        <w:t>raiz</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DCDCAA"/>
          <w:sz w:val="21"/>
          <w:szCs w:val="21"/>
          <w:lang w:val="es-AR"/>
        </w:rPr>
        <w:t>configure</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bg</w:t>
      </w:r>
      <w:r w:rsidRPr="00F95B27">
        <w:rPr>
          <w:rFonts w:ascii="Consolas" w:eastAsia="Times New Roman" w:hAnsi="Consolas" w:cs="Times New Roman"/>
          <w:color w:val="D4D4D4"/>
          <w:sz w:val="21"/>
          <w:szCs w:val="21"/>
          <w:lang w:val="es-AR"/>
        </w:rPr>
        <w:t xml:space="preserve"> = </w:t>
      </w:r>
      <w:r w:rsidRPr="00F95B27">
        <w:rPr>
          <w:rFonts w:ascii="Consolas" w:eastAsia="Times New Roman" w:hAnsi="Consolas" w:cs="Times New Roman"/>
          <w:color w:val="CE9178"/>
          <w:sz w:val="21"/>
          <w:szCs w:val="21"/>
          <w:lang w:val="es-AR"/>
        </w:rPr>
        <w:t>'beige'</w:t>
      </w:r>
      <w:r w:rsidRPr="00F95B27">
        <w:rPr>
          <w:rFonts w:ascii="Consolas" w:eastAsia="Times New Roman" w:hAnsi="Consolas" w:cs="Times New Roman"/>
          <w:color w:val="D4D4D4"/>
          <w:sz w:val="21"/>
          <w:szCs w:val="21"/>
          <w:lang w:val="es-AR"/>
        </w:rPr>
        <w:t>)</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Asigna un título a la ventana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9CDCFE"/>
          <w:sz w:val="21"/>
          <w:szCs w:val="21"/>
          <w:lang w:val="es-AR"/>
        </w:rPr>
        <w:t>raiz</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title</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CE9178"/>
          <w:sz w:val="21"/>
          <w:szCs w:val="21"/>
          <w:lang w:val="es-AR"/>
        </w:rPr>
        <w:t>'Aplicación'</w:t>
      </w:r>
      <w:r w:rsidRPr="00F95B27">
        <w:rPr>
          <w:rFonts w:ascii="Consolas" w:eastAsia="Times New Roman" w:hAnsi="Consolas" w:cs="Times New Roman"/>
          <w:color w:val="D4D4D4"/>
          <w:sz w:val="21"/>
          <w:szCs w:val="21"/>
          <w:lang w:val="es-AR"/>
        </w:rPr>
        <w:t>)</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Define un botón en la parte inferior de la ventana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que cuando sea presionado hará que termine el programa.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El primer parámetro indica el nombre de la ventana 'raiz'</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donde se ubicará el botón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4EC9B0"/>
          <w:sz w:val="21"/>
          <w:szCs w:val="21"/>
          <w:lang w:val="es-AR"/>
        </w:rPr>
        <w:t>ttk</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4EC9B0"/>
          <w:sz w:val="21"/>
          <w:szCs w:val="21"/>
          <w:lang w:val="es-AR"/>
        </w:rPr>
        <w:t>Button</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raiz</w:t>
      </w:r>
      <w:r w:rsidRPr="00F95B27">
        <w:rPr>
          <w:rFonts w:ascii="Consolas" w:eastAsia="Times New Roman" w:hAnsi="Consolas" w:cs="Times New Roman"/>
          <w:color w:val="D4D4D4"/>
          <w:sz w:val="21"/>
          <w:szCs w:val="21"/>
          <w:lang w:val="es-AR"/>
        </w:rPr>
        <w:t xml:space="preserve">, </w:t>
      </w:r>
      <w:r w:rsidRPr="00F95B27">
        <w:rPr>
          <w:rFonts w:ascii="Consolas" w:eastAsia="Times New Roman" w:hAnsi="Consolas" w:cs="Times New Roman"/>
          <w:color w:val="9CDCFE"/>
          <w:sz w:val="21"/>
          <w:szCs w:val="21"/>
          <w:lang w:val="es-AR"/>
        </w:rPr>
        <w:t>text</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CE9178"/>
          <w:sz w:val="21"/>
          <w:szCs w:val="21"/>
          <w:lang w:val="es-AR"/>
        </w:rPr>
        <w:t>'Salir'</w:t>
      </w:r>
      <w:r w:rsidRPr="00F95B27">
        <w:rPr>
          <w:rFonts w:ascii="Consolas" w:eastAsia="Times New Roman" w:hAnsi="Consolas" w:cs="Times New Roman"/>
          <w:color w:val="D4D4D4"/>
          <w:sz w:val="21"/>
          <w:szCs w:val="21"/>
          <w:lang w:val="es-AR"/>
        </w:rPr>
        <w:t xml:space="preserve">, </w:t>
      </w:r>
      <w:r w:rsidRPr="00F95B27">
        <w:rPr>
          <w:rFonts w:ascii="Consolas" w:eastAsia="Times New Roman" w:hAnsi="Consolas" w:cs="Times New Roman"/>
          <w:color w:val="9CDCFE"/>
          <w:sz w:val="21"/>
          <w:szCs w:val="21"/>
          <w:lang w:val="es-AR"/>
        </w:rPr>
        <w:t>command</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DCDCAA"/>
          <w:sz w:val="21"/>
          <w:szCs w:val="21"/>
          <w:lang w:val="es-AR"/>
        </w:rPr>
        <w:t>quit</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pack</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9CDCFE"/>
          <w:sz w:val="21"/>
          <w:szCs w:val="21"/>
          <w:lang w:val="es-AR"/>
        </w:rPr>
        <w:t>side</w:t>
      </w:r>
      <w:r w:rsidRPr="00F95B27">
        <w:rPr>
          <w:rFonts w:ascii="Consolas" w:eastAsia="Times New Roman" w:hAnsi="Consolas" w:cs="Times New Roman"/>
          <w:color w:val="D4D4D4"/>
          <w:sz w:val="21"/>
          <w:szCs w:val="21"/>
          <w:lang w:val="es-AR"/>
        </w:rPr>
        <w:t>=</w:t>
      </w:r>
      <w:r w:rsidRPr="00F95B27">
        <w:rPr>
          <w:rFonts w:ascii="Consolas" w:eastAsia="Times New Roman" w:hAnsi="Consolas" w:cs="Times New Roman"/>
          <w:color w:val="4FC1FF"/>
          <w:sz w:val="21"/>
          <w:szCs w:val="21"/>
          <w:lang w:val="es-AR"/>
        </w:rPr>
        <w:t>BOTTOM</w:t>
      </w:r>
      <w:r w:rsidRPr="00F95B27">
        <w:rPr>
          <w:rFonts w:ascii="Consolas" w:eastAsia="Times New Roman" w:hAnsi="Consolas" w:cs="Times New Roman"/>
          <w:color w:val="D4D4D4"/>
          <w:sz w:val="21"/>
          <w:szCs w:val="21"/>
          <w:lang w:val="es-AR"/>
        </w:rPr>
        <w:t>)</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Después de definir la ventana principal y un widget botón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la siguiente línea hará que cuando se ejecute el programa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xml:space="preserve"># construya y muestre la ventana, quedando a la espera de </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que alguna persona interactúe con ella.</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Si la persona presiona sobre el botón Cerrar 'X', o bien,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F95B27">
        <w:rPr>
          <w:rFonts w:ascii="Consolas" w:eastAsia="Times New Roman" w:hAnsi="Consolas" w:cs="Times New Roman"/>
          <w:color w:val="6A9955"/>
          <w:sz w:val="21"/>
          <w:szCs w:val="21"/>
          <w:lang w:val="es-AR"/>
        </w:rPr>
        <w:t># sobre el botón 'Salir' el programa llegará a su fin.</w:t>
      </w:r>
    </w:p>
    <w:p w:rsidR="00F95B27" w:rsidRPr="00F95B27" w:rsidRDefault="00F95B27" w:rsidP="00F95B27">
      <w:pPr>
        <w:shd w:val="clear" w:color="auto" w:fill="1E1E1E"/>
        <w:spacing w:after="0" w:line="285" w:lineRule="atLeast"/>
        <w:rPr>
          <w:rFonts w:ascii="Consolas" w:eastAsia="Times New Roman" w:hAnsi="Consolas" w:cs="Times New Roman"/>
          <w:color w:val="D4D4D4"/>
          <w:sz w:val="21"/>
          <w:szCs w:val="21"/>
          <w:lang w:val="es-AR"/>
        </w:rPr>
      </w:pPr>
    </w:p>
    <w:p w:rsidR="00F95B27" w:rsidRPr="00036F1C" w:rsidRDefault="00F95B27" w:rsidP="00F95B27">
      <w:pPr>
        <w:shd w:val="clear" w:color="auto" w:fill="1E1E1E"/>
        <w:spacing w:after="0" w:line="285" w:lineRule="atLeast"/>
        <w:rPr>
          <w:rFonts w:ascii="Consolas" w:eastAsia="Times New Roman" w:hAnsi="Consolas" w:cs="Times New Roman"/>
          <w:color w:val="D4D4D4"/>
          <w:sz w:val="21"/>
          <w:szCs w:val="21"/>
          <w:lang w:val="es-AR"/>
        </w:rPr>
      </w:pPr>
      <w:r w:rsidRPr="00036F1C">
        <w:rPr>
          <w:rFonts w:ascii="Consolas" w:eastAsia="Times New Roman" w:hAnsi="Consolas" w:cs="Times New Roman"/>
          <w:color w:val="9CDCFE"/>
          <w:sz w:val="21"/>
          <w:szCs w:val="21"/>
          <w:lang w:val="es-AR"/>
        </w:rPr>
        <w:t>raiz</w:t>
      </w:r>
      <w:r w:rsidRPr="00036F1C">
        <w:rPr>
          <w:rFonts w:ascii="Consolas" w:eastAsia="Times New Roman" w:hAnsi="Consolas" w:cs="Times New Roman"/>
          <w:color w:val="D4D4D4"/>
          <w:sz w:val="21"/>
          <w:szCs w:val="21"/>
          <w:lang w:val="es-AR"/>
        </w:rPr>
        <w:t>.</w:t>
      </w:r>
      <w:r w:rsidRPr="00036F1C">
        <w:rPr>
          <w:rFonts w:ascii="Consolas" w:eastAsia="Times New Roman" w:hAnsi="Consolas" w:cs="Times New Roman"/>
          <w:color w:val="DCDCAA"/>
          <w:sz w:val="21"/>
          <w:szCs w:val="21"/>
          <w:lang w:val="es-AR"/>
        </w:rPr>
        <w:t>mainloop</w:t>
      </w:r>
      <w:r w:rsidRPr="00036F1C">
        <w:rPr>
          <w:rFonts w:ascii="Consolas" w:eastAsia="Times New Roman" w:hAnsi="Consolas" w:cs="Times New Roman"/>
          <w:color w:val="D4D4D4"/>
          <w:sz w:val="21"/>
          <w:szCs w:val="21"/>
          <w:lang w:val="es-AR"/>
        </w:rPr>
        <w:t>()</w:t>
      </w:r>
    </w:p>
    <w:p w:rsidR="003A23C1" w:rsidRDefault="003A23C1" w:rsidP="003A23C1">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CF744E" w:rsidRPr="00CF744E" w:rsidRDefault="00CF744E" w:rsidP="00CF744E">
      <w:pPr>
        <w:pStyle w:val="Heading3"/>
        <w:shd w:val="clear" w:color="auto" w:fill="FFFFFF"/>
        <w:spacing w:before="0"/>
        <w:rPr>
          <w:rFonts w:ascii="Arial" w:hAnsi="Arial" w:cs="Arial"/>
          <w:color w:val="414141"/>
          <w:sz w:val="40"/>
          <w:lang w:val="es-AR"/>
        </w:rPr>
      </w:pPr>
      <w:r w:rsidRPr="00CF744E">
        <w:rPr>
          <w:rFonts w:ascii="Arial" w:hAnsi="Arial" w:cs="Arial"/>
          <w:color w:val="660000"/>
          <w:sz w:val="40"/>
          <w:lang w:val="es-AR"/>
        </w:rPr>
        <w:t>La primera aplicación, orientada a objetos</w:t>
      </w:r>
    </w:p>
    <w:p w:rsidR="00CF744E" w:rsidRPr="00CF744E" w:rsidRDefault="00CF744E" w:rsidP="00CF744E">
      <w:pPr>
        <w:rPr>
          <w:rFonts w:ascii="Times New Roman" w:hAnsi="Times New Roman" w:cs="Times New Roman"/>
          <w:lang w:val="es-AR"/>
        </w:rPr>
      </w:pPr>
    </w:p>
    <w:p w:rsidR="00CF744E" w:rsidRPr="00CF744E" w:rsidRDefault="00CF744E" w:rsidP="00CF744E">
      <w:pPr>
        <w:shd w:val="clear" w:color="auto" w:fill="FFFFFF"/>
        <w:jc w:val="both"/>
        <w:rPr>
          <w:rFonts w:ascii="Arial" w:hAnsi="Arial" w:cs="Arial"/>
          <w:color w:val="414141"/>
          <w:sz w:val="20"/>
          <w:szCs w:val="20"/>
          <w:lang w:val="es-AR"/>
        </w:rPr>
      </w:pPr>
      <w:r w:rsidRPr="00CF744E">
        <w:rPr>
          <w:rFonts w:ascii="Arial" w:hAnsi="Arial" w:cs="Arial"/>
          <w:color w:val="414141"/>
          <w:sz w:val="20"/>
          <w:szCs w:val="20"/>
          <w:lang w:val="es-AR"/>
        </w:rPr>
        <w:t>A continuación, se muestra la misma aplicación pero </w:t>
      </w:r>
      <w:hyperlink r:id="rId75" w:tgtFrame="_blank" w:history="1">
        <w:r w:rsidRPr="00CF744E">
          <w:rPr>
            <w:rStyle w:val="Hyperlink"/>
            <w:rFonts w:ascii="Arial" w:hAnsi="Arial" w:cs="Arial"/>
            <w:color w:val="2577D0"/>
            <w:sz w:val="20"/>
            <w:szCs w:val="20"/>
            <w:lang w:val="es-AR"/>
          </w:rPr>
          <w:t>orientada a objetos</w:t>
        </w:r>
      </w:hyperlink>
      <w:r w:rsidRPr="00CF744E">
        <w:rPr>
          <w:rFonts w:ascii="Arial" w:hAnsi="Arial" w:cs="Arial"/>
          <w:color w:val="414141"/>
          <w:sz w:val="20"/>
          <w:szCs w:val="20"/>
          <w:lang w:val="es-AR"/>
        </w:rPr>
        <w:t>. Aunque este tipo de programación siempre es recomendable con Python no es imprescindible. Sin embargo, si vamos a trabajar con Tkinter es lo más adecuado, sobre todo, porque facilita la gestión de los widgets y de los eventos que se producen en las aplicaciones. Desde luego, todo van a ser ventajas.</w:t>
      </w:r>
      <w:r w:rsidRPr="00CF744E">
        <w:rPr>
          <w:rFonts w:ascii="Arial" w:hAnsi="Arial" w:cs="Arial"/>
          <w:color w:val="414141"/>
          <w:sz w:val="20"/>
          <w:szCs w:val="20"/>
          <w:lang w:val="es-AR"/>
        </w:rPr>
        <w:br/>
      </w:r>
      <w:r w:rsidRPr="00CF744E">
        <w:rPr>
          <w:rFonts w:ascii="Arial" w:hAnsi="Arial" w:cs="Arial"/>
          <w:color w:val="414141"/>
          <w:sz w:val="20"/>
          <w:szCs w:val="20"/>
          <w:lang w:val="es-AR"/>
        </w:rPr>
        <w:br/>
        <w:t>Normalmente, cuando se ejecuta una aplicación gráfica ésta se queda a la espera de que una persona interactúe con ella, que presione un botón, escriba algo en una caja de texto, seleccione una opción de un menú, sitúe el ratón en una posición determinada, etc., o bien, se produzca un suceso en el que no haya intervención humana como que termine un proceso, que cambie el valor de una variable, etc. En cualquiera de estos casos, lo habitual será vincular estos eventos o sucesos con unas acciones a realizar, que pueden ser mejor implementadas con las técnicas propias de la programación orientada a objetos.</w:t>
      </w:r>
    </w:p>
    <w:p w:rsidR="000E1983" w:rsidRPr="000E1983" w:rsidRDefault="000E1983" w:rsidP="000E1983">
      <w:pPr>
        <w:shd w:val="clear" w:color="auto" w:fill="FFFFFF"/>
        <w:spacing w:after="0" w:line="240" w:lineRule="auto"/>
        <w:outlineLvl w:val="2"/>
        <w:rPr>
          <w:rFonts w:ascii="Arial" w:eastAsia="Times New Roman" w:hAnsi="Arial" w:cs="Arial"/>
          <w:b/>
          <w:bCs/>
          <w:color w:val="414141"/>
          <w:sz w:val="40"/>
          <w:szCs w:val="27"/>
          <w:lang w:val="es-AR"/>
        </w:rPr>
      </w:pPr>
      <w:r w:rsidRPr="000E1983">
        <w:rPr>
          <w:rFonts w:ascii="Arial" w:eastAsia="Times New Roman" w:hAnsi="Arial" w:cs="Arial"/>
          <w:b/>
          <w:bCs/>
          <w:color w:val="660000"/>
          <w:sz w:val="40"/>
          <w:szCs w:val="27"/>
          <w:lang w:val="es-AR"/>
        </w:rPr>
        <w:t>Obtener información de una ventana</w:t>
      </w:r>
    </w:p>
    <w:p w:rsidR="000E1983" w:rsidRPr="000E1983" w:rsidRDefault="000E1983" w:rsidP="000E1983">
      <w:pPr>
        <w:spacing w:after="0" w:line="240" w:lineRule="auto"/>
        <w:rPr>
          <w:rFonts w:ascii="Times New Roman" w:eastAsia="Times New Roman" w:hAnsi="Times New Roman" w:cs="Times New Roman"/>
          <w:sz w:val="24"/>
          <w:szCs w:val="24"/>
          <w:lang w:val="es-AR"/>
        </w:rPr>
      </w:pPr>
    </w:p>
    <w:p w:rsidR="000E1983" w:rsidRDefault="000E1983" w:rsidP="000E1983">
      <w:pPr>
        <w:shd w:val="clear" w:color="auto" w:fill="FFFFFF"/>
        <w:spacing w:after="0" w:line="240" w:lineRule="auto"/>
        <w:jc w:val="both"/>
        <w:rPr>
          <w:rFonts w:ascii="Arial" w:eastAsia="Times New Roman" w:hAnsi="Arial" w:cs="Arial"/>
          <w:color w:val="414141"/>
          <w:sz w:val="20"/>
          <w:szCs w:val="20"/>
          <w:lang w:val="es-AR"/>
        </w:rPr>
      </w:pPr>
      <w:r w:rsidRPr="000E1983">
        <w:rPr>
          <w:rFonts w:ascii="Arial" w:eastAsia="Times New Roman" w:hAnsi="Arial" w:cs="Arial"/>
          <w:color w:val="414141"/>
          <w:sz w:val="20"/>
          <w:szCs w:val="20"/>
          <w:lang w:val="es-AR"/>
        </w:rPr>
        <w:t>Para finalizar este capítulo se incluye una aplicación basada en los ejemplos anteriores que sirve para algo, concretamente, para mostrar información relacionada con la ventana.</w:t>
      </w:r>
      <w:r w:rsidRPr="000E1983">
        <w:rPr>
          <w:rFonts w:ascii="Arial" w:eastAsia="Times New Roman" w:hAnsi="Arial" w:cs="Arial"/>
          <w:color w:val="414141"/>
          <w:sz w:val="20"/>
          <w:szCs w:val="20"/>
          <w:lang w:val="es-AR"/>
        </w:rPr>
        <w:br/>
      </w:r>
      <w:r w:rsidRPr="000E1983">
        <w:rPr>
          <w:rFonts w:ascii="Arial" w:eastAsia="Times New Roman" w:hAnsi="Arial" w:cs="Arial"/>
          <w:color w:val="414141"/>
          <w:sz w:val="20"/>
          <w:szCs w:val="20"/>
          <w:lang w:val="es-AR"/>
        </w:rPr>
        <w:br/>
        <w:t>Para ello, en la ventana de la aplicación se han agregado nuevos widgets: un botón con la etiqueta "Info" y una caja de texto que aparece vacía.</w:t>
      </w:r>
      <w:r w:rsidRPr="000E1983">
        <w:rPr>
          <w:rFonts w:ascii="Arial" w:eastAsia="Times New Roman" w:hAnsi="Arial" w:cs="Arial"/>
          <w:color w:val="414141"/>
          <w:sz w:val="20"/>
          <w:szCs w:val="20"/>
          <w:lang w:val="es-AR"/>
        </w:rPr>
        <w:br/>
      </w:r>
      <w:r w:rsidRPr="000E1983">
        <w:rPr>
          <w:rFonts w:ascii="Arial" w:eastAsia="Times New Roman" w:hAnsi="Arial" w:cs="Arial"/>
          <w:color w:val="414141"/>
          <w:sz w:val="20"/>
          <w:szCs w:val="20"/>
          <w:lang w:val="es-AR"/>
        </w:rPr>
        <w:br/>
        <w:t>También, se ha incluido un método que será llamado cuando se presione el botón "Info" para obtener la información e insertarla en la caja de texto:</w:t>
      </w:r>
    </w:p>
    <w:p w:rsidR="001C02C3" w:rsidRDefault="001C02C3" w:rsidP="000E1983">
      <w:pPr>
        <w:shd w:val="clear" w:color="auto" w:fill="FFFFFF"/>
        <w:spacing w:after="0" w:line="240" w:lineRule="auto"/>
        <w:jc w:val="both"/>
        <w:rPr>
          <w:rFonts w:ascii="Arial" w:eastAsia="Times New Roman" w:hAnsi="Arial" w:cs="Arial"/>
          <w:color w:val="414141"/>
          <w:sz w:val="20"/>
          <w:szCs w:val="20"/>
          <w:lang w:val="es-AR"/>
        </w:rPr>
      </w:pPr>
    </w:p>
    <w:p w:rsidR="001C02C3" w:rsidRPr="000E1983" w:rsidRDefault="001C02C3" w:rsidP="000E1983">
      <w:pPr>
        <w:shd w:val="clear" w:color="auto" w:fill="FFFFFF"/>
        <w:spacing w:after="0" w:line="240" w:lineRule="auto"/>
        <w:jc w:val="both"/>
        <w:rPr>
          <w:rFonts w:ascii="Arial" w:eastAsia="Times New Roman" w:hAnsi="Arial" w:cs="Arial"/>
          <w:color w:val="414141"/>
          <w:sz w:val="20"/>
          <w:szCs w:val="20"/>
          <w:lang w:val="es-AR"/>
        </w:rPr>
      </w:pPr>
    </w:p>
    <w:p w:rsidR="00CF744E" w:rsidRDefault="001C02C3" w:rsidP="001C02C3">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lastRenderedPageBreak/>
        <w:drawing>
          <wp:inline distT="0" distB="0" distL="0" distR="0" wp14:anchorId="30B34CCC" wp14:editId="58BD0DFB">
            <wp:extent cx="2933700" cy="2162175"/>
            <wp:effectExtent l="0" t="0" r="0" b="9525"/>
            <wp:docPr id="15" name="Picture 15" descr="https://4.bp.blogspot.com/-HxZlO9aWS7I/Vn28yzA3VPI/AAAAAAAACpA/uy06GU_vRyc/s1600/tkinter-v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HxZlO9aWS7I/Vn28yzA3VPI/AAAAAAAACpA/uy06GU_vRyc/s1600/tkinter-verinf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162175"/>
                    </a:xfrm>
                    <a:prstGeom prst="rect">
                      <a:avLst/>
                    </a:prstGeom>
                    <a:noFill/>
                    <a:ln>
                      <a:noFill/>
                    </a:ln>
                  </pic:spPr>
                </pic:pic>
              </a:graphicData>
            </a:graphic>
          </wp:inline>
        </w:drawing>
      </w:r>
    </w:p>
    <w:p w:rsidR="001C02C3" w:rsidRDefault="001C02C3" w:rsidP="001C02C3">
      <w:pPr>
        <w:shd w:val="clear" w:color="auto" w:fill="FBFBFB"/>
        <w:spacing w:after="255" w:line="240" w:lineRule="auto"/>
        <w:jc w:val="center"/>
        <w:rPr>
          <w:rFonts w:ascii="Times New Roman" w:eastAsia="Times New Roman" w:hAnsi="Times New Roman" w:cs="Times New Roman"/>
          <w:b/>
          <w:color w:val="121212"/>
          <w:sz w:val="40"/>
          <w:szCs w:val="40"/>
          <w:lang w:val="es-AR"/>
        </w:rPr>
      </w:pPr>
    </w:p>
    <w:p w:rsidR="001C02C3" w:rsidRDefault="00C146E0" w:rsidP="00C146E0">
      <w:pPr>
        <w:shd w:val="clear" w:color="auto" w:fill="FBFBFB"/>
        <w:spacing w:after="255" w:line="240" w:lineRule="auto"/>
        <w:jc w:val="both"/>
        <w:rPr>
          <w:rFonts w:ascii="Arial" w:hAnsi="Arial" w:cs="Arial"/>
          <w:color w:val="414141"/>
          <w:sz w:val="20"/>
          <w:szCs w:val="20"/>
          <w:shd w:val="clear" w:color="auto" w:fill="FFFFFF"/>
          <w:lang w:val="es-AR"/>
        </w:rPr>
      </w:pPr>
      <w:r w:rsidRPr="00C146E0">
        <w:rPr>
          <w:rFonts w:ascii="Arial" w:hAnsi="Arial" w:cs="Arial"/>
          <w:color w:val="414141"/>
          <w:sz w:val="20"/>
          <w:szCs w:val="20"/>
          <w:shd w:val="clear" w:color="auto" w:fill="FFFFFF"/>
          <w:lang w:val="es-AR"/>
        </w:rPr>
        <w:t>En la aplicación se utiliza el método </w:t>
      </w:r>
      <w:r w:rsidRPr="00C146E0">
        <w:rPr>
          <w:rFonts w:ascii="Arial" w:hAnsi="Arial" w:cs="Arial"/>
          <w:b/>
          <w:bCs/>
          <w:color w:val="414141"/>
          <w:sz w:val="20"/>
          <w:szCs w:val="20"/>
          <w:shd w:val="clear" w:color="auto" w:fill="FFFFFF"/>
          <w:lang w:val="es-AR"/>
        </w:rPr>
        <w:t>pack()</w:t>
      </w:r>
      <w:r w:rsidRPr="00C146E0">
        <w:rPr>
          <w:rFonts w:ascii="Arial" w:hAnsi="Arial" w:cs="Arial"/>
          <w:color w:val="414141"/>
          <w:sz w:val="20"/>
          <w:szCs w:val="20"/>
          <w:shd w:val="clear" w:color="auto" w:fill="FFFFFF"/>
          <w:lang w:val="es-AR"/>
        </w:rPr>
        <w:t> para ubicar los widgets en una posición determinada dentro de la ventana. Dicho método da nombre a uno de los tres </w:t>
      </w:r>
      <w:r w:rsidRPr="00C146E0">
        <w:rPr>
          <w:rFonts w:ascii="Arial" w:hAnsi="Arial" w:cs="Arial"/>
          <w:b/>
          <w:bCs/>
          <w:color w:val="414141"/>
          <w:sz w:val="20"/>
          <w:szCs w:val="20"/>
          <w:shd w:val="clear" w:color="auto" w:fill="FFFFFF"/>
          <w:lang w:val="es-AR"/>
        </w:rPr>
        <w:t>gestores de geometría</w:t>
      </w:r>
      <w:r w:rsidRPr="00C146E0">
        <w:rPr>
          <w:rFonts w:ascii="Arial" w:hAnsi="Arial" w:cs="Arial"/>
          <w:color w:val="414141"/>
          <w:sz w:val="20"/>
          <w:szCs w:val="20"/>
          <w:shd w:val="clear" w:color="auto" w:fill="FFFFFF"/>
          <w:lang w:val="es-AR"/>
        </w:rPr>
        <w:t> existentes en Tkinter, que son los responsables de esta tarea.</w:t>
      </w:r>
    </w:p>
    <w:p w:rsidR="00100FD0" w:rsidRPr="00036F1C" w:rsidRDefault="00100FD0" w:rsidP="00100FD0">
      <w:pPr>
        <w:shd w:val="clear" w:color="auto" w:fill="FFFFFF"/>
        <w:spacing w:before="180" w:after="0" w:line="240" w:lineRule="auto"/>
        <w:outlineLvl w:val="2"/>
        <w:rPr>
          <w:rFonts w:ascii="Arial" w:eastAsia="Times New Roman" w:hAnsi="Arial" w:cs="Arial"/>
          <w:b/>
          <w:bCs/>
          <w:color w:val="414141"/>
          <w:sz w:val="33"/>
          <w:szCs w:val="33"/>
          <w:lang w:val="es-AR"/>
        </w:rPr>
      </w:pPr>
      <w:r w:rsidRPr="00036F1C">
        <w:rPr>
          <w:rFonts w:ascii="Arial" w:eastAsia="Times New Roman" w:hAnsi="Arial" w:cs="Arial"/>
          <w:b/>
          <w:bCs/>
          <w:color w:val="414141"/>
          <w:sz w:val="33"/>
          <w:szCs w:val="33"/>
          <w:lang w:val="es-AR"/>
        </w:rPr>
        <w:t>Tkinter: Diseñando ventanas gráficas</w:t>
      </w:r>
    </w:p>
    <w:p w:rsidR="00C146E0" w:rsidRDefault="00C146E0" w:rsidP="00C146E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191393" w:rsidRPr="00191393" w:rsidRDefault="00191393" w:rsidP="00191393">
      <w:pPr>
        <w:shd w:val="clear" w:color="auto" w:fill="FFFFFF"/>
        <w:spacing w:after="0" w:line="240" w:lineRule="auto"/>
        <w:jc w:val="both"/>
        <w:rPr>
          <w:rFonts w:ascii="Arial" w:eastAsia="Times New Roman" w:hAnsi="Arial" w:cs="Arial"/>
          <w:color w:val="414141"/>
          <w:sz w:val="20"/>
          <w:szCs w:val="20"/>
          <w:lang w:val="es-AR"/>
        </w:rPr>
      </w:pPr>
      <w:r w:rsidRPr="00191393">
        <w:rPr>
          <w:rFonts w:ascii="Arial" w:eastAsia="Times New Roman" w:hAnsi="Arial" w:cs="Arial"/>
          <w:color w:val="414141"/>
          <w:sz w:val="20"/>
          <w:szCs w:val="20"/>
          <w:lang w:val="es-AR"/>
        </w:rPr>
        <w:t>Para definir el modo en que deben colocarse los widgets (controles) dentro de una ventana se utilizan los gestores de geometría. En Tkinter existen tres gestores de geometría: </w:t>
      </w:r>
      <w:r w:rsidRPr="00191393">
        <w:rPr>
          <w:rFonts w:ascii="Arial" w:eastAsia="Times New Roman" w:hAnsi="Arial" w:cs="Arial"/>
          <w:b/>
          <w:bCs/>
          <w:color w:val="414141"/>
          <w:sz w:val="20"/>
          <w:szCs w:val="20"/>
          <w:lang w:val="es-AR"/>
        </w:rPr>
        <w:t>pack</w:t>
      </w:r>
      <w:r w:rsidRPr="00191393">
        <w:rPr>
          <w:rFonts w:ascii="Arial" w:eastAsia="Times New Roman" w:hAnsi="Arial" w:cs="Arial"/>
          <w:color w:val="414141"/>
          <w:sz w:val="20"/>
          <w:szCs w:val="20"/>
          <w:lang w:val="es-AR"/>
        </w:rPr>
        <w:t>, </w:t>
      </w:r>
      <w:r w:rsidRPr="00191393">
        <w:rPr>
          <w:rFonts w:ascii="Arial" w:eastAsia="Times New Roman" w:hAnsi="Arial" w:cs="Arial"/>
          <w:b/>
          <w:bCs/>
          <w:color w:val="414141"/>
          <w:sz w:val="20"/>
          <w:szCs w:val="20"/>
          <w:lang w:val="es-AR"/>
        </w:rPr>
        <w:t>grid</w:t>
      </w:r>
      <w:r w:rsidRPr="00191393">
        <w:rPr>
          <w:rFonts w:ascii="Arial" w:eastAsia="Times New Roman" w:hAnsi="Arial" w:cs="Arial"/>
          <w:color w:val="414141"/>
          <w:sz w:val="20"/>
          <w:szCs w:val="20"/>
          <w:lang w:val="es-AR"/>
        </w:rPr>
        <w:t> y </w:t>
      </w:r>
      <w:r w:rsidRPr="00191393">
        <w:rPr>
          <w:rFonts w:ascii="Arial" w:eastAsia="Times New Roman" w:hAnsi="Arial" w:cs="Arial"/>
          <w:b/>
          <w:bCs/>
          <w:color w:val="414141"/>
          <w:sz w:val="20"/>
          <w:szCs w:val="20"/>
          <w:lang w:val="es-AR"/>
        </w:rPr>
        <w:t>place</w:t>
      </w:r>
      <w:r w:rsidRPr="00191393">
        <w:rPr>
          <w:rFonts w:ascii="Arial" w:eastAsia="Times New Roman" w:hAnsi="Arial" w:cs="Arial"/>
          <w:color w:val="414141"/>
          <w:sz w:val="20"/>
          <w:szCs w:val="20"/>
          <w:lang w:val="es-AR"/>
        </w:rPr>
        <w:t>.</w:t>
      </w:r>
      <w:r w:rsidRPr="00191393">
        <w:rPr>
          <w:rFonts w:ascii="Arial" w:eastAsia="Times New Roman" w:hAnsi="Arial" w:cs="Arial"/>
          <w:color w:val="414141"/>
          <w:sz w:val="20"/>
          <w:szCs w:val="20"/>
          <w:lang w:val="es-AR"/>
        </w:rPr>
        <w:br/>
      </w:r>
      <w:r w:rsidRPr="00191393">
        <w:rPr>
          <w:rFonts w:ascii="Arial" w:eastAsia="Times New Roman" w:hAnsi="Arial" w:cs="Arial"/>
          <w:color w:val="414141"/>
          <w:sz w:val="20"/>
          <w:szCs w:val="20"/>
          <w:lang w:val="es-AR"/>
        </w:rPr>
        <w:br/>
        <w:t>Si una aplicación tiene varias ventanas, cada una de ellas puede estar construida con cualquiera de estos gestores, indistintamente. Será el desarrollador el que tendrá que elegir el que mejor resuelva el diseño que tenga por delante en cada momento.</w:t>
      </w:r>
      <w:r w:rsidRPr="00191393">
        <w:rPr>
          <w:rFonts w:ascii="Arial" w:eastAsia="Times New Roman" w:hAnsi="Arial" w:cs="Arial"/>
          <w:color w:val="414141"/>
          <w:sz w:val="20"/>
          <w:szCs w:val="20"/>
          <w:lang w:val="es-AR"/>
        </w:rPr>
        <w:br/>
      </w:r>
      <w:r w:rsidRPr="00191393">
        <w:rPr>
          <w:rFonts w:ascii="Arial" w:eastAsia="Times New Roman" w:hAnsi="Arial" w:cs="Arial"/>
          <w:color w:val="414141"/>
          <w:sz w:val="20"/>
          <w:szCs w:val="20"/>
          <w:lang w:val="es-AR"/>
        </w:rPr>
        <w:br/>
        <w:t>También, indicar que para construir las ventanas se pueden utilizar unos widgets especiales (marcos, paneles, etc.) que actúan como contenedores de otros widgets. Estos widgets se utilizan para agrupar varios controles al objeto de facilitar la operación a los usuarios. En las ventanas que se utilicen podrá emplearse un gestor con la ventana y otro diferente para organizar los controles dentro de estos widgets.</w:t>
      </w:r>
      <w:r w:rsidRPr="00191393">
        <w:rPr>
          <w:rFonts w:ascii="Arial" w:eastAsia="Times New Roman" w:hAnsi="Arial" w:cs="Arial"/>
          <w:color w:val="414141"/>
          <w:sz w:val="20"/>
          <w:szCs w:val="20"/>
          <w:lang w:val="es-AR"/>
        </w:rPr>
        <w:br/>
      </w:r>
      <w:r w:rsidRPr="00191393">
        <w:rPr>
          <w:rFonts w:ascii="Arial" w:eastAsia="Times New Roman" w:hAnsi="Arial" w:cs="Arial"/>
          <w:color w:val="414141"/>
          <w:sz w:val="20"/>
          <w:szCs w:val="20"/>
          <w:lang w:val="es-AR"/>
        </w:rPr>
        <w:br/>
        <w:t>A continuación, vamos a conocer las características de los tres gestores geométricos y a desarrollar una misma aplicación, utilizando cada uno de ellos.</w:t>
      </w:r>
      <w:r w:rsidRPr="00191393">
        <w:rPr>
          <w:rFonts w:ascii="Arial" w:eastAsia="Times New Roman" w:hAnsi="Arial" w:cs="Arial"/>
          <w:color w:val="414141"/>
          <w:sz w:val="20"/>
          <w:szCs w:val="20"/>
          <w:lang w:val="es-AR"/>
        </w:rPr>
        <w:br/>
      </w:r>
      <w:r w:rsidRPr="00191393">
        <w:rPr>
          <w:rFonts w:ascii="Arial" w:eastAsia="Times New Roman" w:hAnsi="Arial" w:cs="Arial"/>
          <w:color w:val="414141"/>
          <w:sz w:val="20"/>
          <w:szCs w:val="20"/>
          <w:lang w:val="es-AR"/>
        </w:rPr>
        <w:br/>
        <w:t>La aplicación consta de una ventana típica de acceso a un sistema que muestra en una caja de entrada la cuenta del usuario actual del equipo y presenta otra caja para introducir su contraseña. En la parte inferior hay dos botones: uno con el texto 'Aceptar' para validar la contraseña (mediante la llamada a un método) y otro con 'Cancelar' para finalizar la aplicación. </w:t>
      </w:r>
    </w:p>
    <w:p w:rsidR="007411EE" w:rsidRDefault="007411EE" w:rsidP="00C146E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191393" w:rsidRDefault="00191393" w:rsidP="00191393">
      <w:pPr>
        <w:pStyle w:val="Heading3"/>
        <w:shd w:val="clear" w:color="auto" w:fill="FFFFFF"/>
        <w:spacing w:before="0"/>
        <w:rPr>
          <w:rFonts w:ascii="Arial" w:hAnsi="Arial" w:cs="Arial"/>
          <w:color w:val="660000"/>
          <w:sz w:val="36"/>
          <w:lang w:val="es-AR"/>
        </w:rPr>
      </w:pPr>
      <w:r w:rsidRPr="007200AF">
        <w:rPr>
          <w:rFonts w:ascii="Arial" w:hAnsi="Arial" w:cs="Arial"/>
          <w:color w:val="660000"/>
          <w:sz w:val="36"/>
          <w:lang w:val="es-AR"/>
        </w:rPr>
        <w:t>El gestor de geometría Pack</w:t>
      </w:r>
    </w:p>
    <w:p w:rsidR="007200AF" w:rsidRPr="007200AF" w:rsidRDefault="007200AF" w:rsidP="007200AF">
      <w:pPr>
        <w:rPr>
          <w:lang w:val="es-AR"/>
        </w:rPr>
      </w:pPr>
    </w:p>
    <w:p w:rsidR="007200AF" w:rsidRDefault="007200AF" w:rsidP="00C146E0">
      <w:pPr>
        <w:shd w:val="clear" w:color="auto" w:fill="FBFBFB"/>
        <w:spacing w:after="255" w:line="240" w:lineRule="auto"/>
        <w:jc w:val="both"/>
        <w:rPr>
          <w:rFonts w:ascii="Arial" w:hAnsi="Arial" w:cs="Arial"/>
          <w:color w:val="414141"/>
          <w:sz w:val="20"/>
          <w:szCs w:val="20"/>
          <w:shd w:val="clear" w:color="auto" w:fill="FFFFFF"/>
          <w:lang w:val="es-AR"/>
        </w:rPr>
      </w:pPr>
      <w:r w:rsidRPr="007200AF">
        <w:rPr>
          <w:rFonts w:ascii="Arial" w:hAnsi="Arial" w:cs="Arial"/>
          <w:color w:val="414141"/>
          <w:sz w:val="20"/>
          <w:szCs w:val="20"/>
          <w:shd w:val="clear" w:color="auto" w:fill="FFFFFF"/>
          <w:lang w:val="es-AR"/>
        </w:rPr>
        <w:lastRenderedPageBreak/>
        <w:t>Con este gestor la organización de los widgets se hace teniendo en cuenta los lados de una ventana: arriba, abajo, derecha e izquierda.</w:t>
      </w:r>
      <w:r w:rsidRPr="007200AF">
        <w:rPr>
          <w:rFonts w:ascii="Arial" w:hAnsi="Arial" w:cs="Arial"/>
          <w:color w:val="414141"/>
          <w:sz w:val="20"/>
          <w:szCs w:val="20"/>
          <w:lang w:val="es-AR"/>
        </w:rPr>
        <w:br/>
      </w:r>
      <w:r w:rsidRPr="007200AF">
        <w:rPr>
          <w:rFonts w:ascii="Arial" w:hAnsi="Arial" w:cs="Arial"/>
          <w:color w:val="414141"/>
          <w:sz w:val="20"/>
          <w:szCs w:val="20"/>
          <w:lang w:val="es-AR"/>
        </w:rPr>
        <w:br/>
      </w:r>
      <w:r w:rsidRPr="007200AF">
        <w:rPr>
          <w:rFonts w:ascii="Arial" w:hAnsi="Arial" w:cs="Arial"/>
          <w:color w:val="414141"/>
          <w:sz w:val="20"/>
          <w:szCs w:val="20"/>
          <w:shd w:val="clear" w:color="auto" w:fill="FFFFFF"/>
          <w:lang w:val="es-AR"/>
        </w:rPr>
        <w:t>Si varios controles se ubican (todos) en el lado de arriba o (todos) en el lado izquierdo de una ventana, construiremos una barra vertical o una barra horizontal de controles. Aunque es ideal para diseños simples (barras de herramientas, cuadros de diálogos, etc.) se puede utilizar también con diseños complejos. Además, es posible hacer que los controles se ajusten a los cambios de tamaño de la ventana.</w:t>
      </w:r>
      <w:r w:rsidRPr="007200AF">
        <w:rPr>
          <w:rFonts w:ascii="Arial" w:hAnsi="Arial" w:cs="Arial"/>
          <w:color w:val="414141"/>
          <w:sz w:val="20"/>
          <w:szCs w:val="20"/>
          <w:lang w:val="es-AR"/>
        </w:rPr>
        <w:br/>
      </w:r>
      <w:r w:rsidRPr="007200AF">
        <w:rPr>
          <w:rFonts w:ascii="Arial" w:hAnsi="Arial" w:cs="Arial"/>
          <w:color w:val="414141"/>
          <w:sz w:val="20"/>
          <w:szCs w:val="20"/>
          <w:lang w:val="es-AR"/>
        </w:rPr>
        <w:br/>
      </w:r>
      <w:r w:rsidRPr="007200AF">
        <w:rPr>
          <w:rFonts w:ascii="Arial" w:hAnsi="Arial" w:cs="Arial"/>
          <w:color w:val="414141"/>
          <w:sz w:val="20"/>
          <w:szCs w:val="20"/>
          <w:shd w:val="clear" w:color="auto" w:fill="FFFFFF"/>
          <w:lang w:val="es-AR"/>
        </w:rPr>
        <w:t>El ejemplo muestra la aplicación comentada con su ventana construida con el gestor </w:t>
      </w:r>
      <w:r w:rsidRPr="007200AF">
        <w:rPr>
          <w:rFonts w:ascii="Arial" w:hAnsi="Arial" w:cs="Arial"/>
          <w:b/>
          <w:bCs/>
          <w:color w:val="414141"/>
          <w:sz w:val="20"/>
          <w:szCs w:val="20"/>
          <w:shd w:val="clear" w:color="auto" w:fill="FFFFFF"/>
          <w:lang w:val="es-AR"/>
        </w:rPr>
        <w:t>pack</w:t>
      </w:r>
      <w:r w:rsidRPr="007200AF">
        <w:rPr>
          <w:rFonts w:ascii="Arial" w:hAnsi="Arial" w:cs="Arial"/>
          <w:color w:val="414141"/>
          <w:sz w:val="20"/>
          <w:szCs w:val="20"/>
          <w:shd w:val="clear" w:color="auto" w:fill="FFFFFF"/>
          <w:lang w:val="es-AR"/>
        </w:rPr>
        <w:t>: </w:t>
      </w:r>
    </w:p>
    <w:p w:rsidR="007200AF" w:rsidRDefault="007200AF" w:rsidP="00C146E0">
      <w:pPr>
        <w:shd w:val="clear" w:color="auto" w:fill="FBFBFB"/>
        <w:spacing w:after="255" w:line="240" w:lineRule="auto"/>
        <w:jc w:val="both"/>
        <w:rPr>
          <w:rFonts w:ascii="Arial" w:hAnsi="Arial" w:cs="Arial"/>
          <w:color w:val="414141"/>
          <w:sz w:val="20"/>
          <w:szCs w:val="20"/>
          <w:shd w:val="clear" w:color="auto" w:fill="FFFFFF"/>
          <w:lang w:val="es-AR"/>
        </w:rPr>
      </w:pPr>
    </w:p>
    <w:p w:rsidR="007200AF" w:rsidRDefault="007200AF" w:rsidP="007200AF">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492D0F89" wp14:editId="4D719120">
            <wp:extent cx="1905000" cy="1419225"/>
            <wp:effectExtent l="0" t="0" r="0" b="9525"/>
            <wp:docPr id="16" name="Picture 16" descr="https://3.bp.blogspot.com/-wVXUcV7GLBI/VoEtDz6WTQI/AAAAAAAACq8/d5TDy37yJf8/s200/p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wVXUcV7GLBI/VoEtDz6WTQI/AAAAAAAACq8/d5TDy37yJf8/s200/pack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5000" cy="1419225"/>
                    </a:xfrm>
                    <a:prstGeom prst="rect">
                      <a:avLst/>
                    </a:prstGeom>
                    <a:noFill/>
                    <a:ln>
                      <a:noFill/>
                    </a:ln>
                  </pic:spPr>
                </pic:pic>
              </a:graphicData>
            </a:graphic>
          </wp:inline>
        </w:drawing>
      </w:r>
    </w:p>
    <w:p w:rsidR="007200AF" w:rsidRDefault="00017E28" w:rsidP="007200AF">
      <w:pPr>
        <w:shd w:val="clear" w:color="auto" w:fill="FBFBFB"/>
        <w:spacing w:after="255" w:line="240" w:lineRule="auto"/>
        <w:jc w:val="both"/>
        <w:rPr>
          <w:rFonts w:ascii="Arial" w:hAnsi="Arial" w:cs="Arial"/>
          <w:color w:val="414141"/>
          <w:sz w:val="20"/>
          <w:szCs w:val="20"/>
          <w:shd w:val="clear" w:color="auto" w:fill="FFFFFF"/>
          <w:lang w:val="es-AR"/>
        </w:rPr>
      </w:pPr>
      <w:r w:rsidRPr="00017E28">
        <w:rPr>
          <w:rFonts w:ascii="Arial" w:hAnsi="Arial" w:cs="Arial"/>
          <w:color w:val="414141"/>
          <w:sz w:val="20"/>
          <w:szCs w:val="20"/>
          <w:shd w:val="clear" w:color="auto" w:fill="FFFFFF"/>
          <w:lang w:val="es-AR"/>
        </w:rPr>
        <w:t>Como hemos comentado antes la aplicación permite cambiar la dimensión de la ventana. Si lo hacemos los widgets se adaptarán al nuevo tamaño, teniendo en cuenta la configuración particular de cada uno de ellos. Para comprobar el funcionamiento podemos arrastrar los bordes de la ventana para ampliar o reducir el tamaño y comprobar como trabaja el gestor </w:t>
      </w:r>
      <w:r w:rsidRPr="00017E28">
        <w:rPr>
          <w:rFonts w:ascii="Arial" w:hAnsi="Arial" w:cs="Arial"/>
          <w:b/>
          <w:bCs/>
          <w:color w:val="414141"/>
          <w:sz w:val="20"/>
          <w:szCs w:val="20"/>
          <w:shd w:val="clear" w:color="auto" w:fill="FFFFFF"/>
          <w:lang w:val="es-AR"/>
        </w:rPr>
        <w:t>pack</w:t>
      </w:r>
      <w:r w:rsidRPr="00017E28">
        <w:rPr>
          <w:rFonts w:ascii="Arial" w:hAnsi="Arial" w:cs="Arial"/>
          <w:color w:val="414141"/>
          <w:sz w:val="20"/>
          <w:szCs w:val="20"/>
          <w:shd w:val="clear" w:color="auto" w:fill="FFFFFF"/>
          <w:lang w:val="es-AR"/>
        </w:rPr>
        <w:t>:</w:t>
      </w:r>
    </w:p>
    <w:p w:rsidR="00017E28" w:rsidRPr="00036F1C" w:rsidRDefault="00630D34" w:rsidP="007200AF">
      <w:pPr>
        <w:shd w:val="clear" w:color="auto" w:fill="FBFBFB"/>
        <w:spacing w:after="255" w:line="240" w:lineRule="auto"/>
        <w:jc w:val="both"/>
        <w:rPr>
          <w:rFonts w:ascii="Arial" w:hAnsi="Arial" w:cs="Arial"/>
          <w:color w:val="414141"/>
          <w:sz w:val="20"/>
          <w:szCs w:val="20"/>
          <w:shd w:val="clear" w:color="auto" w:fill="FFFFFF"/>
          <w:lang w:val="es-AR"/>
        </w:rPr>
      </w:pPr>
      <w:r w:rsidRPr="00630D34">
        <w:rPr>
          <w:rFonts w:ascii="Arial" w:hAnsi="Arial" w:cs="Arial"/>
          <w:color w:val="414141"/>
          <w:sz w:val="20"/>
          <w:szCs w:val="20"/>
          <w:shd w:val="clear" w:color="auto" w:fill="FFFFFF"/>
          <w:lang w:val="es-AR"/>
        </w:rPr>
        <w:t>También, para verificar como actúa la opción </w:t>
      </w:r>
      <w:r w:rsidRPr="00630D34">
        <w:rPr>
          <w:rFonts w:ascii="Arial" w:hAnsi="Arial" w:cs="Arial"/>
          <w:b/>
          <w:bCs/>
          <w:color w:val="414141"/>
          <w:sz w:val="20"/>
          <w:szCs w:val="20"/>
          <w:shd w:val="clear" w:color="auto" w:fill="FFFFFF"/>
          <w:lang w:val="es-AR"/>
        </w:rPr>
        <w:t>fill</w:t>
      </w:r>
      <w:r w:rsidRPr="00630D34">
        <w:rPr>
          <w:rFonts w:ascii="Arial" w:hAnsi="Arial" w:cs="Arial"/>
          <w:color w:val="414141"/>
          <w:sz w:val="20"/>
          <w:szCs w:val="20"/>
          <w:shd w:val="clear" w:color="auto" w:fill="FFFFFF"/>
          <w:lang w:val="es-AR"/>
        </w:rPr>
        <w:t> podemos cambiar el valor actual </w:t>
      </w:r>
      <w:r w:rsidRPr="00630D34">
        <w:rPr>
          <w:rFonts w:ascii="Arial" w:hAnsi="Arial" w:cs="Arial"/>
          <w:b/>
          <w:bCs/>
          <w:color w:val="414141"/>
          <w:sz w:val="20"/>
          <w:szCs w:val="20"/>
          <w:shd w:val="clear" w:color="auto" w:fill="FFFFFF"/>
          <w:lang w:val="es-AR"/>
        </w:rPr>
        <w:t>X</w:t>
      </w:r>
      <w:r w:rsidRPr="00630D34">
        <w:rPr>
          <w:rFonts w:ascii="Arial" w:hAnsi="Arial" w:cs="Arial"/>
          <w:color w:val="414141"/>
          <w:sz w:val="20"/>
          <w:szCs w:val="20"/>
          <w:shd w:val="clear" w:color="auto" w:fill="FFFFFF"/>
          <w:lang w:val="es-AR"/>
        </w:rPr>
        <w:t> del widtget </w:t>
      </w:r>
      <w:r w:rsidRPr="00630D34">
        <w:rPr>
          <w:rFonts w:ascii="Arial" w:hAnsi="Arial" w:cs="Arial"/>
          <w:b/>
          <w:bCs/>
          <w:color w:val="414141"/>
          <w:sz w:val="20"/>
          <w:szCs w:val="20"/>
          <w:shd w:val="clear" w:color="auto" w:fill="FFFFFF"/>
          <w:lang w:val="es-AR"/>
        </w:rPr>
        <w:t>self.ctext1.pack</w:t>
      </w:r>
      <w:r w:rsidRPr="00630D34">
        <w:rPr>
          <w:rFonts w:ascii="Arial" w:hAnsi="Arial" w:cs="Arial"/>
          <w:color w:val="414141"/>
          <w:sz w:val="20"/>
          <w:szCs w:val="20"/>
          <w:shd w:val="clear" w:color="auto" w:fill="FFFFFF"/>
          <w:lang w:val="es-AR"/>
        </w:rPr>
        <w:t> por </w:t>
      </w:r>
      <w:r w:rsidRPr="00630D34">
        <w:rPr>
          <w:rFonts w:ascii="Arial" w:hAnsi="Arial" w:cs="Arial"/>
          <w:b/>
          <w:bCs/>
          <w:color w:val="414141"/>
          <w:sz w:val="20"/>
          <w:szCs w:val="20"/>
          <w:shd w:val="clear" w:color="auto" w:fill="FFFFFF"/>
          <w:lang w:val="es-AR"/>
        </w:rPr>
        <w:t>Y</w:t>
      </w:r>
      <w:r w:rsidRPr="00630D34">
        <w:rPr>
          <w:rFonts w:ascii="Arial" w:hAnsi="Arial" w:cs="Arial"/>
          <w:color w:val="414141"/>
          <w:sz w:val="20"/>
          <w:szCs w:val="20"/>
          <w:shd w:val="clear" w:color="auto" w:fill="FFFFFF"/>
          <w:lang w:val="es-AR"/>
        </w:rPr>
        <w:t xml:space="preserve"> y arrastrar los bordes de la ventana. </w:t>
      </w:r>
      <w:r w:rsidRPr="00036F1C">
        <w:rPr>
          <w:rFonts w:ascii="Arial" w:hAnsi="Arial" w:cs="Arial"/>
          <w:color w:val="414141"/>
          <w:sz w:val="20"/>
          <w:szCs w:val="20"/>
          <w:shd w:val="clear" w:color="auto" w:fill="FFFFFF"/>
          <w:lang w:val="es-AR"/>
        </w:rPr>
        <w:t>Si arrastramos hacia abajo el widget se expandirá verticalmente:</w:t>
      </w:r>
    </w:p>
    <w:p w:rsidR="00194808" w:rsidRPr="00194808" w:rsidRDefault="00194808" w:rsidP="00194808">
      <w:pPr>
        <w:shd w:val="clear" w:color="auto" w:fill="FFFFFF"/>
        <w:spacing w:after="0" w:line="240" w:lineRule="auto"/>
        <w:outlineLvl w:val="2"/>
        <w:rPr>
          <w:rFonts w:ascii="Arial" w:eastAsia="Times New Roman" w:hAnsi="Arial" w:cs="Arial"/>
          <w:b/>
          <w:bCs/>
          <w:color w:val="414141"/>
          <w:sz w:val="40"/>
          <w:szCs w:val="27"/>
          <w:lang w:val="es-AR"/>
        </w:rPr>
      </w:pPr>
      <w:r w:rsidRPr="00194808">
        <w:rPr>
          <w:rFonts w:ascii="Arial" w:eastAsia="Times New Roman" w:hAnsi="Arial" w:cs="Arial"/>
          <w:b/>
          <w:bCs/>
          <w:color w:val="660000"/>
          <w:sz w:val="40"/>
          <w:szCs w:val="27"/>
          <w:lang w:val="es-AR"/>
        </w:rPr>
        <w:t>El gestor de geometría Grid</w:t>
      </w:r>
    </w:p>
    <w:p w:rsidR="00194808" w:rsidRPr="00194808" w:rsidRDefault="00194808" w:rsidP="00194808">
      <w:pPr>
        <w:spacing w:after="0" w:line="240" w:lineRule="auto"/>
        <w:rPr>
          <w:rFonts w:ascii="Times New Roman" w:eastAsia="Times New Roman" w:hAnsi="Times New Roman" w:cs="Times New Roman"/>
          <w:sz w:val="24"/>
          <w:szCs w:val="24"/>
          <w:lang w:val="es-AR"/>
        </w:rPr>
      </w:pPr>
    </w:p>
    <w:p w:rsidR="00194808" w:rsidRPr="00194808" w:rsidRDefault="00194808" w:rsidP="00194808">
      <w:pPr>
        <w:shd w:val="clear" w:color="auto" w:fill="FFFFFF"/>
        <w:spacing w:after="0" w:line="240" w:lineRule="auto"/>
        <w:jc w:val="both"/>
        <w:rPr>
          <w:rFonts w:ascii="Arial" w:eastAsia="Times New Roman" w:hAnsi="Arial" w:cs="Arial"/>
          <w:color w:val="414141"/>
          <w:sz w:val="20"/>
          <w:szCs w:val="20"/>
          <w:lang w:val="es-AR"/>
        </w:rPr>
      </w:pPr>
      <w:r w:rsidRPr="00194808">
        <w:rPr>
          <w:rFonts w:ascii="Arial" w:eastAsia="Times New Roman" w:hAnsi="Arial" w:cs="Arial"/>
          <w:color w:val="414141"/>
          <w:sz w:val="20"/>
          <w:szCs w:val="20"/>
          <w:lang w:val="es-AR"/>
        </w:rPr>
        <w:t>Este gestor geométrico trata una ventana como si fuera una cuadrícula, formada por filas y columnas como un tablero de ajedrez, donde es posible situar mediante una coordenada (fila, columna) los widgets; teniendo en cuenta que, si se requiere, un widget puede ocupar varias columnas y/o varias filas.</w:t>
      </w:r>
      <w:r w:rsidRPr="00194808">
        <w:rPr>
          <w:rFonts w:ascii="Arial" w:eastAsia="Times New Roman" w:hAnsi="Arial" w:cs="Arial"/>
          <w:color w:val="414141"/>
          <w:sz w:val="20"/>
          <w:szCs w:val="20"/>
          <w:lang w:val="es-AR"/>
        </w:rPr>
        <w:br/>
      </w:r>
      <w:r w:rsidRPr="00194808">
        <w:rPr>
          <w:rFonts w:ascii="Arial" w:eastAsia="Times New Roman" w:hAnsi="Arial" w:cs="Arial"/>
          <w:color w:val="414141"/>
          <w:sz w:val="20"/>
          <w:szCs w:val="20"/>
          <w:lang w:val="es-AR"/>
        </w:rPr>
        <w:br/>
        <w:t>Con este gestor es posible construir ventanas complejas y hacer que los controles se ajusten a un nuevo tamaño de las mismas. Se recomienda su uso con diseños en los que los controles deben aparecer alineados en varias columnas o filas, es decir, siguiendo la forma de una tabla.</w:t>
      </w:r>
    </w:p>
    <w:p w:rsidR="00630D34" w:rsidRDefault="00630D34" w:rsidP="007200AF">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7341F" w:rsidRPr="00D7341F" w:rsidRDefault="00D7341F" w:rsidP="00D7341F">
      <w:pPr>
        <w:pStyle w:val="Heading3"/>
        <w:shd w:val="clear" w:color="auto" w:fill="FFFFFF"/>
        <w:spacing w:before="0"/>
        <w:rPr>
          <w:rFonts w:ascii="Arial" w:hAnsi="Arial" w:cs="Arial"/>
          <w:color w:val="414141"/>
          <w:sz w:val="36"/>
          <w:lang w:val="es-AR"/>
        </w:rPr>
      </w:pPr>
      <w:r w:rsidRPr="00D7341F">
        <w:rPr>
          <w:rFonts w:ascii="Arial" w:hAnsi="Arial" w:cs="Arial"/>
          <w:color w:val="414141"/>
          <w:sz w:val="36"/>
          <w:lang w:val="es-AR"/>
        </w:rPr>
        <w:t>Grid con ventana no dimensionable</w:t>
      </w:r>
    </w:p>
    <w:p w:rsidR="00D7341F" w:rsidRDefault="00D7341F" w:rsidP="00D7341F">
      <w:pPr>
        <w:shd w:val="clear" w:color="auto" w:fill="FFFFFF"/>
        <w:jc w:val="both"/>
        <w:rPr>
          <w:rFonts w:ascii="Arial" w:hAnsi="Arial" w:cs="Arial"/>
          <w:color w:val="414141"/>
          <w:sz w:val="20"/>
          <w:szCs w:val="20"/>
          <w:lang w:val="es-AR"/>
        </w:rPr>
      </w:pPr>
      <w:r w:rsidRPr="00D7341F">
        <w:rPr>
          <w:rFonts w:ascii="Arial" w:hAnsi="Arial" w:cs="Arial"/>
          <w:color w:val="414141"/>
          <w:sz w:val="20"/>
          <w:szCs w:val="20"/>
          <w:lang w:val="es-AR"/>
        </w:rPr>
        <w:br/>
        <w:t>El siguiente ejemplo pretende ilustrar cómo usar el gestor </w:t>
      </w:r>
      <w:r w:rsidRPr="00D7341F">
        <w:rPr>
          <w:rFonts w:ascii="Arial" w:hAnsi="Arial" w:cs="Arial"/>
          <w:b/>
          <w:bCs/>
          <w:color w:val="414141"/>
          <w:sz w:val="20"/>
          <w:szCs w:val="20"/>
          <w:lang w:val="es-AR"/>
        </w:rPr>
        <w:t>grid</w:t>
      </w:r>
      <w:r w:rsidRPr="00D7341F">
        <w:rPr>
          <w:rFonts w:ascii="Arial" w:hAnsi="Arial" w:cs="Arial"/>
          <w:color w:val="414141"/>
          <w:sz w:val="20"/>
          <w:szCs w:val="20"/>
          <w:lang w:val="es-AR"/>
        </w:rPr>
        <w:t> con una ventana no dimensionable. También, utiliza un widget </w:t>
      </w:r>
      <w:r w:rsidRPr="00D7341F">
        <w:rPr>
          <w:rFonts w:ascii="Arial" w:hAnsi="Arial" w:cs="Arial"/>
          <w:b/>
          <w:bCs/>
          <w:color w:val="414141"/>
          <w:sz w:val="20"/>
          <w:szCs w:val="20"/>
          <w:lang w:val="es-AR"/>
        </w:rPr>
        <w:t>Frame</w:t>
      </w:r>
      <w:r w:rsidRPr="00D7341F">
        <w:rPr>
          <w:rFonts w:ascii="Arial" w:hAnsi="Arial" w:cs="Arial"/>
          <w:color w:val="414141"/>
          <w:sz w:val="20"/>
          <w:szCs w:val="20"/>
          <w:lang w:val="es-AR"/>
        </w:rPr>
        <w:t> con efecto 3D que contendrá al resto de controles:</w:t>
      </w:r>
    </w:p>
    <w:p w:rsidR="0079681D" w:rsidRPr="00D7341F" w:rsidRDefault="0079681D" w:rsidP="00D7341F">
      <w:pPr>
        <w:shd w:val="clear" w:color="auto" w:fill="FFFFFF"/>
        <w:jc w:val="both"/>
        <w:rPr>
          <w:rFonts w:ascii="Arial" w:hAnsi="Arial" w:cs="Arial"/>
          <w:color w:val="414141"/>
          <w:sz w:val="20"/>
          <w:szCs w:val="20"/>
          <w:lang w:val="es-AR"/>
        </w:rPr>
      </w:pPr>
    </w:p>
    <w:p w:rsidR="00D7341F" w:rsidRDefault="0079681D" w:rsidP="0079681D">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lastRenderedPageBreak/>
        <w:drawing>
          <wp:inline distT="0" distB="0" distL="0" distR="0" wp14:anchorId="3B72649B" wp14:editId="25D14EB6">
            <wp:extent cx="3048000" cy="1114425"/>
            <wp:effectExtent l="0" t="0" r="0" b="9525"/>
            <wp:docPr id="17" name="Picture 17" descr="https://3.bp.blogspot.com/-XY9cYKk8Foc/VoEnvSJy2eI/AAAAAAAACqI/FIlut7cECeo/s320/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XY9cYKk8Foc/VoEnvSJy2eI/AAAAAAAACqI/FIlut7cECeo/s320/grid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0" cy="1114425"/>
                    </a:xfrm>
                    <a:prstGeom prst="rect">
                      <a:avLst/>
                    </a:prstGeom>
                    <a:noFill/>
                    <a:ln>
                      <a:noFill/>
                    </a:ln>
                  </pic:spPr>
                </pic:pic>
              </a:graphicData>
            </a:graphic>
          </wp:inline>
        </w:drawing>
      </w:r>
    </w:p>
    <w:p w:rsidR="0079681D" w:rsidRDefault="0079681D" w:rsidP="0079681D">
      <w:pPr>
        <w:shd w:val="clear" w:color="auto" w:fill="FBFBFB"/>
        <w:spacing w:after="255" w:line="240" w:lineRule="auto"/>
        <w:jc w:val="center"/>
        <w:rPr>
          <w:rFonts w:ascii="Times New Roman" w:eastAsia="Times New Roman" w:hAnsi="Times New Roman" w:cs="Times New Roman"/>
          <w:b/>
          <w:color w:val="121212"/>
          <w:sz w:val="40"/>
          <w:szCs w:val="40"/>
          <w:lang w:val="es-AR"/>
        </w:rPr>
      </w:pPr>
    </w:p>
    <w:p w:rsidR="00ED6F3F" w:rsidRDefault="00ED6F3F" w:rsidP="00ED6F3F">
      <w:pPr>
        <w:shd w:val="clear" w:color="auto" w:fill="FFFFFF"/>
        <w:spacing w:after="0" w:line="240" w:lineRule="auto"/>
        <w:outlineLvl w:val="2"/>
        <w:rPr>
          <w:rFonts w:ascii="Arial" w:eastAsia="Times New Roman" w:hAnsi="Arial" w:cs="Arial"/>
          <w:b/>
          <w:bCs/>
          <w:color w:val="414141"/>
          <w:sz w:val="27"/>
          <w:szCs w:val="27"/>
        </w:rPr>
      </w:pPr>
    </w:p>
    <w:p w:rsidR="00ED6F3F" w:rsidRPr="00ED6F3F" w:rsidRDefault="00ED6F3F" w:rsidP="00ED6F3F">
      <w:pPr>
        <w:shd w:val="clear" w:color="auto" w:fill="FFFFFF"/>
        <w:spacing w:after="0" w:line="240" w:lineRule="auto"/>
        <w:outlineLvl w:val="2"/>
        <w:rPr>
          <w:rFonts w:ascii="Arial" w:eastAsia="Times New Roman" w:hAnsi="Arial" w:cs="Arial"/>
          <w:b/>
          <w:bCs/>
          <w:color w:val="414141"/>
          <w:sz w:val="36"/>
          <w:szCs w:val="27"/>
        </w:rPr>
      </w:pPr>
      <w:r w:rsidRPr="00ED6F3F">
        <w:rPr>
          <w:rFonts w:ascii="Arial" w:eastAsia="Times New Roman" w:hAnsi="Arial" w:cs="Arial"/>
          <w:b/>
          <w:bCs/>
          <w:color w:val="414141"/>
          <w:sz w:val="36"/>
          <w:szCs w:val="27"/>
        </w:rPr>
        <w:t>Grid con ventana dimensionable</w:t>
      </w:r>
    </w:p>
    <w:p w:rsidR="0079681D" w:rsidRDefault="0079681D" w:rsidP="0079681D">
      <w:pPr>
        <w:shd w:val="clear" w:color="auto" w:fill="FBFBFB"/>
        <w:spacing w:after="255" w:line="240" w:lineRule="auto"/>
        <w:jc w:val="center"/>
        <w:rPr>
          <w:rFonts w:ascii="Times New Roman" w:eastAsia="Times New Roman" w:hAnsi="Times New Roman" w:cs="Times New Roman"/>
          <w:b/>
          <w:color w:val="121212"/>
          <w:sz w:val="40"/>
          <w:szCs w:val="40"/>
          <w:lang w:val="es-AR"/>
        </w:rPr>
      </w:pPr>
    </w:p>
    <w:p w:rsidR="00ED6F3F" w:rsidRDefault="00243BBA" w:rsidP="00243BBA">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1FBAD277" wp14:editId="191AF5AF">
            <wp:extent cx="3048000" cy="1228725"/>
            <wp:effectExtent l="0" t="0" r="0" b="9525"/>
            <wp:docPr id="18" name="Picture 18" descr="https://3.bp.blogspot.com/-0zjloUJVGwQ/VoEo1dLOfxI/AAAAAAAACqM/fjKwt7KR4QI/s320/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0zjloUJVGwQ/VoEo1dLOfxI/AAAAAAAACqM/fjKwt7KR4QI/s320/grid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0" cy="1228725"/>
                    </a:xfrm>
                    <a:prstGeom prst="rect">
                      <a:avLst/>
                    </a:prstGeom>
                    <a:noFill/>
                    <a:ln>
                      <a:noFill/>
                    </a:ln>
                  </pic:spPr>
                </pic:pic>
              </a:graphicData>
            </a:graphic>
          </wp:inline>
        </w:drawing>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6A9955"/>
          <w:sz w:val="21"/>
          <w:szCs w:val="21"/>
        </w:rPr>
        <w:t>#!/usr/bin/env python</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6A9955"/>
          <w:sz w:val="21"/>
          <w:szCs w:val="21"/>
        </w:rPr>
        <w:t># -*- coding: utf-8 -*-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C586C0"/>
          <w:sz w:val="21"/>
          <w:szCs w:val="21"/>
        </w:rPr>
        <w:t>from</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EC9B0"/>
          <w:sz w:val="21"/>
          <w:szCs w:val="21"/>
        </w:rPr>
        <w:t>tkinter</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C586C0"/>
          <w:sz w:val="21"/>
          <w:szCs w:val="21"/>
        </w:rPr>
        <w:t>import</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C586C0"/>
          <w:sz w:val="21"/>
          <w:szCs w:val="21"/>
        </w:rPr>
        <w:t>from</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EC9B0"/>
          <w:sz w:val="21"/>
          <w:szCs w:val="21"/>
        </w:rPr>
        <w:t>tkinter</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C586C0"/>
          <w:sz w:val="21"/>
          <w:szCs w:val="21"/>
        </w:rPr>
        <w:t>import</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EC9B0"/>
          <w:sz w:val="21"/>
          <w:szCs w:val="21"/>
        </w:rPr>
        <w:t>font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C586C0"/>
          <w:sz w:val="21"/>
          <w:szCs w:val="21"/>
          <w:lang w:val="es-AR"/>
        </w:rPr>
        <w:t>import</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4EC9B0"/>
          <w:sz w:val="21"/>
          <w:szCs w:val="21"/>
          <w:lang w:val="es-AR"/>
        </w:rPr>
        <w:t>getpass</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6A9955"/>
          <w:sz w:val="21"/>
          <w:szCs w:val="21"/>
          <w:lang w:val="es-AR"/>
        </w:rPr>
        <w:t># Gestor de geometría (grid). Ventana dimensionable</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569CD6"/>
          <w:sz w:val="21"/>
          <w:szCs w:val="21"/>
          <w:lang w:val="es-AR"/>
        </w:rPr>
        <w:t>class</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4EC9B0"/>
          <w:sz w:val="21"/>
          <w:szCs w:val="21"/>
          <w:lang w:val="es-AR"/>
        </w:rPr>
        <w:t>Aplicacion</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569CD6"/>
          <w:sz w:val="21"/>
          <w:szCs w:val="21"/>
          <w:lang w:val="es-AR"/>
        </w:rPr>
        <w:t>def</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DCDCAA"/>
          <w:sz w:val="21"/>
          <w:szCs w:val="21"/>
          <w:lang w:val="es-AR"/>
        </w:rPr>
        <w:t>__init__</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raiz</w:t>
      </w:r>
      <w:r w:rsidRPr="00CA3A64">
        <w:rPr>
          <w:rFonts w:ascii="Consolas" w:eastAsia="Times New Roman" w:hAnsi="Consolas" w:cs="Times New Roman"/>
          <w:color w:val="D4D4D4"/>
          <w:sz w:val="21"/>
          <w:szCs w:val="21"/>
          <w:lang w:val="es-AR"/>
        </w:rPr>
        <w:t xml:space="preserve"> = </w:t>
      </w:r>
      <w:r w:rsidRPr="00CA3A64">
        <w:rPr>
          <w:rFonts w:ascii="Consolas" w:eastAsia="Times New Roman" w:hAnsi="Consolas" w:cs="Times New Roman"/>
          <w:color w:val="4EC9B0"/>
          <w:sz w:val="21"/>
          <w:szCs w:val="21"/>
          <w:lang w:val="es-AR"/>
        </w:rPr>
        <w:t>Tk</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raiz</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title</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CE9178"/>
          <w:sz w:val="21"/>
          <w:szCs w:val="21"/>
          <w:lang w:val="es-AR"/>
        </w:rPr>
        <w:t>"Acceso"</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fuente</w:t>
      </w:r>
      <w:r w:rsidRPr="00CA3A64">
        <w:rPr>
          <w:rFonts w:ascii="Consolas" w:eastAsia="Times New Roman" w:hAnsi="Consolas" w:cs="Times New Roman"/>
          <w:color w:val="D4D4D4"/>
          <w:sz w:val="21"/>
          <w:szCs w:val="21"/>
          <w:lang w:val="es-AR"/>
        </w:rPr>
        <w:t xml:space="preserve"> = </w:t>
      </w:r>
      <w:r w:rsidRPr="00CA3A64">
        <w:rPr>
          <w:rFonts w:ascii="Consolas" w:eastAsia="Times New Roman" w:hAnsi="Consolas" w:cs="Times New Roman"/>
          <w:color w:val="4EC9B0"/>
          <w:sz w:val="21"/>
          <w:szCs w:val="21"/>
          <w:lang w:val="es-AR"/>
        </w:rPr>
        <w:t>font</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4EC9B0"/>
          <w:sz w:val="21"/>
          <w:szCs w:val="21"/>
          <w:lang w:val="es-AR"/>
        </w:rPr>
        <w:t>Font</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weight</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CE9178"/>
          <w:sz w:val="21"/>
          <w:szCs w:val="21"/>
          <w:lang w:val="es-AR"/>
        </w:rPr>
        <w:t>'bold'</w:t>
      </w:r>
      <w:r w:rsidRPr="00CA3A64">
        <w:rPr>
          <w:rFonts w:ascii="Consolas" w:eastAsia="Times New Roman" w:hAnsi="Consolas" w:cs="Times New Roman"/>
          <w:color w:val="D4D4D4"/>
          <w:sz w:val="21"/>
          <w:szCs w:val="21"/>
          <w:lang w:val="es-AR"/>
        </w:rPr>
        <w:t>)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marco</w:t>
      </w:r>
      <w:r w:rsidRPr="00CA3A64">
        <w:rPr>
          <w:rFonts w:ascii="Consolas" w:eastAsia="Times New Roman" w:hAnsi="Consolas" w:cs="Times New Roman"/>
          <w:color w:val="D4D4D4"/>
          <w:sz w:val="21"/>
          <w:szCs w:val="21"/>
          <w:lang w:val="es-AR"/>
        </w:rPr>
        <w:t xml:space="preserve"> = </w:t>
      </w:r>
      <w:r w:rsidRPr="00CA3A64">
        <w:rPr>
          <w:rFonts w:ascii="Consolas" w:eastAsia="Times New Roman" w:hAnsi="Consolas" w:cs="Times New Roman"/>
          <w:color w:val="4EC9B0"/>
          <w:sz w:val="21"/>
          <w:szCs w:val="21"/>
          <w:lang w:val="es-AR"/>
        </w:rPr>
        <w:t>ttk</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4EC9B0"/>
          <w:sz w:val="21"/>
          <w:szCs w:val="21"/>
          <w:lang w:val="es-AR"/>
        </w:rPr>
        <w:t>Frame</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raiz</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borderwidth</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B5CEA8"/>
          <w:sz w:val="21"/>
          <w:szCs w:val="21"/>
          <w:lang w:val="es-AR"/>
        </w:rPr>
        <w:t>2</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lang w:val="es-AR"/>
        </w:rPr>
        <w:t>                               </w:t>
      </w:r>
      <w:r w:rsidRPr="00CA3A64">
        <w:rPr>
          <w:rFonts w:ascii="Consolas" w:eastAsia="Times New Roman" w:hAnsi="Consolas" w:cs="Times New Roman"/>
          <w:color w:val="9CDCFE"/>
          <w:sz w:val="21"/>
          <w:szCs w:val="21"/>
        </w:rPr>
        <w:t>relief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"raised"</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padding</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10</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10</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etiq1</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Label</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"Usuario:"</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font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fuente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padding</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etiq2</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Label</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"Contraseña:"</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font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fuente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padding</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usuario</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StringVar</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clave</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StringVar</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usuario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set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getpass</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getuser</w:t>
      </w:r>
      <w:r w:rsidRPr="00CA3A64">
        <w:rPr>
          <w:rFonts w:ascii="Consolas" w:eastAsia="Times New Roman" w:hAnsi="Consolas" w:cs="Times New Roman"/>
          <w:color w:val="D4D4D4"/>
          <w:sz w:val="21"/>
          <w:szCs w:val="21"/>
        </w:rPr>
        <w:t>())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lastRenderedPageBreak/>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ctext1</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Entry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textvariable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usuario</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width</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30</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ctext2</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Entry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textvariable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clave</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show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width</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30</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separ1</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Separator</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orient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HORIZONTAL</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boton1</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Button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"Aceptar"</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padding</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command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aceptar</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boton2</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4EC9B0"/>
          <w:sz w:val="21"/>
          <w:szCs w:val="21"/>
        </w:rPr>
        <w:t>ttk</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EC9B0"/>
          <w:sz w:val="21"/>
          <w:szCs w:val="21"/>
        </w:rPr>
        <w:t>Button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text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"Cancelar"</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lang w:val="es-AR"/>
        </w:rPr>
        <w:t>padding</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B5CEA8"/>
          <w:sz w:val="21"/>
          <w:szCs w:val="21"/>
          <w:lang w:val="es-AR"/>
        </w:rPr>
        <w:t>5</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B5CEA8"/>
          <w:sz w:val="21"/>
          <w:szCs w:val="21"/>
          <w:lang w:val="es-AR"/>
        </w:rPr>
        <w:t>5</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command</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DCDCAA"/>
          <w:sz w:val="21"/>
          <w:szCs w:val="21"/>
          <w:lang w:val="es-AR"/>
        </w:rPr>
        <w:t>quit</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Para conseguir que la cuadricula y los widgets se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adapten al contenedor, si se amplia o reduce el tamaño</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de la ventana, es necesario definir la opción 'sticky'.</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Cuando un widget se ubica en el grid se coloca en el</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centro de su celda o cuadro. Con 'sticky' se</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establece el comportamiendo 'pegajoso' que tendrá el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widget dentro de su celda, cuando se modifique la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dimensión de la ventana. Para ello, se utilizan para</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expresar sus valores los puntos cardinales: N (Norte),</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S (Sur), (E) Este y (W) Oeste, que incluso se pueden</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utilizar de forma combinada. El widget se quedará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'pegado' a los lados de su celda en las direcciones</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que se indiquen. cuando la ventana cambie de tamaño.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Pero con definir la opción 'sticky' no es suficiente: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hay activar esta propiedad más adelante.</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padx</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N</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S</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etiq1</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N</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S</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ctext1</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columnspan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2</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etiq2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N</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S</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columnspan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2</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separ1</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3</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columnspan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3</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N</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S</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boton1</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4</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padx</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(E)</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boton2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grid</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2</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row</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4</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padx</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5</w:t>
      </w: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w:t>
      </w:r>
      <w:r w:rsidRPr="00CA3A64">
        <w:rPr>
          <w:rFonts w:ascii="Consolas" w:eastAsia="Times New Roman" w:hAnsi="Consolas" w:cs="Times New Roman"/>
          <w:color w:val="9CDCFE"/>
          <w:sz w:val="21"/>
          <w:szCs w:val="21"/>
        </w:rPr>
        <w:t>sticky</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4FC1FF"/>
          <w:sz w:val="21"/>
          <w:szCs w:val="21"/>
        </w:rPr>
        <w:t>(W)</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6A9955"/>
          <w:sz w:val="21"/>
          <w:szCs w:val="21"/>
          <w:lang w:val="es-AR"/>
        </w:rPr>
        <w:t># A continuación, se activa la propiedad de expandirse</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o contraerse definida antes con la opción</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lastRenderedPageBreak/>
        <w:t xml:space="preserve">        </w:t>
      </w:r>
      <w:r w:rsidRPr="00CA3A64">
        <w:rPr>
          <w:rFonts w:ascii="Consolas" w:eastAsia="Times New Roman" w:hAnsi="Consolas" w:cs="Times New Roman"/>
          <w:color w:val="6A9955"/>
          <w:sz w:val="21"/>
          <w:szCs w:val="21"/>
          <w:lang w:val="es-AR"/>
        </w:rPr>
        <w:t># 'sticky' del método grid().</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La activación se hace por contenedores y por filas</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y columnas asignando un peso a la opción 'weight'.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Esta opción asigna un peso (relativo) que se utiliza</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para distribuir el espacio adicional entre columnas</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y/o filas. Cuando se expanda la ventana, una columna</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o fila con un peso 2 crecerá dos veces más rápido</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que una columna (o fila) con peso 1. El valor</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predeterminado es 0 que significa que la columna o</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o fila no crecerá nada en absoluto.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xml:space="preserve"># Lo habitual es asignar pesos a filas o columnas donde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rPr>
        <w:t># hay celdas con widgets.</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raiz</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raiz</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rowconfigure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columnconfigure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2</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rowconfigure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0</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marco</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rowconfigure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weight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B5CEA8"/>
          <w:sz w:val="21"/>
          <w:szCs w:val="21"/>
        </w:rPr>
        <w:t>1</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lang w:val="es-AR"/>
        </w:rPr>
        <w:t>self</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marco</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9CDCFE"/>
          <w:sz w:val="21"/>
          <w:szCs w:val="21"/>
          <w:lang w:val="es-AR"/>
        </w:rPr>
        <w:t>rowconfigure</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B5CEA8"/>
          <w:sz w:val="21"/>
          <w:szCs w:val="21"/>
          <w:lang w:val="es-AR"/>
        </w:rPr>
        <w:t>4</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weight</w:t>
      </w:r>
      <w:r w:rsidRPr="00CA3A64">
        <w:rPr>
          <w:rFonts w:ascii="Consolas" w:eastAsia="Times New Roman" w:hAnsi="Consolas" w:cs="Times New Roman"/>
          <w:color w:val="D4D4D4"/>
          <w:sz w:val="21"/>
          <w:szCs w:val="21"/>
          <w:lang w:val="es-AR"/>
        </w:rPr>
        <w:t>=</w:t>
      </w:r>
      <w:r w:rsidRPr="00CA3A64">
        <w:rPr>
          <w:rFonts w:ascii="Consolas" w:eastAsia="Times New Roman" w:hAnsi="Consolas" w:cs="Times New Roman"/>
          <w:color w:val="B5CEA8"/>
          <w:sz w:val="21"/>
          <w:szCs w:val="21"/>
          <w:lang w:val="es-AR"/>
        </w:rPr>
        <w:t>1</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lang w:val="es-AR"/>
        </w:rPr>
        <w:t># Establece el foco en la caja de entrada de la</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6A9955"/>
          <w:sz w:val="21"/>
          <w:szCs w:val="21"/>
        </w:rPr>
        <w:t># contraseña.</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focus_set</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raiz</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mainloop</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569CD6"/>
          <w:sz w:val="21"/>
          <w:szCs w:val="21"/>
        </w:rPr>
        <w:t>def</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rPr>
        <w:t>aceptar</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C586C0"/>
          <w:sz w:val="21"/>
          <w:szCs w:val="21"/>
        </w:rPr>
        <w:t>if</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clave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get</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CE9178"/>
          <w:sz w:val="21"/>
          <w:szCs w:val="21"/>
        </w:rPr>
        <w:t>'tkinter'</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rPr>
        <w:t>print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"Acceso permitido"</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rPr>
        <w:t>print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"Usuario:   "</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ctext1</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get</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rPr>
        <w:t>print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"Contraseña:"</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get</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C586C0"/>
          <w:sz w:val="21"/>
          <w:szCs w:val="21"/>
        </w:rPr>
        <w:t>else</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rPr>
        <w:t>print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"Acceso denegado"</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clave</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set</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CE9178"/>
          <w:sz w:val="21"/>
          <w:szCs w:val="21"/>
        </w:rPr>
        <w:t>""</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self</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9CDCFE"/>
          <w:sz w:val="21"/>
          <w:szCs w:val="21"/>
        </w:rPr>
        <w:t>ctext2</w:t>
      </w:r>
      <w:r w:rsidRPr="00CA3A64">
        <w:rPr>
          <w:rFonts w:ascii="Consolas" w:eastAsia="Times New Roman" w:hAnsi="Consolas" w:cs="Times New Roman"/>
          <w:color w:val="D4D4D4"/>
          <w:sz w:val="21"/>
          <w:szCs w:val="21"/>
        </w:rPr>
        <w:t>.</w:t>
      </w:r>
      <w:r w:rsidRPr="00CA3A64">
        <w:rPr>
          <w:rFonts w:ascii="Consolas" w:eastAsia="Times New Roman" w:hAnsi="Consolas" w:cs="Times New Roman"/>
          <w:color w:val="DCDCAA"/>
          <w:sz w:val="21"/>
          <w:szCs w:val="21"/>
        </w:rPr>
        <w:t>focus_set</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569CD6"/>
          <w:sz w:val="21"/>
          <w:szCs w:val="21"/>
          <w:lang w:val="es-AR"/>
        </w:rPr>
        <w:t>def</w:t>
      </w: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DCDCAA"/>
          <w:sz w:val="21"/>
          <w:szCs w:val="21"/>
          <w:lang w:val="es-AR"/>
        </w:rPr>
        <w:t>main</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9CDCFE"/>
          <w:sz w:val="21"/>
          <w:szCs w:val="21"/>
          <w:lang w:val="es-AR"/>
        </w:rPr>
        <w:t>mi_app</w:t>
      </w:r>
      <w:r w:rsidRPr="00CA3A64">
        <w:rPr>
          <w:rFonts w:ascii="Consolas" w:eastAsia="Times New Roman" w:hAnsi="Consolas" w:cs="Times New Roman"/>
          <w:color w:val="D4D4D4"/>
          <w:sz w:val="21"/>
          <w:szCs w:val="21"/>
          <w:lang w:val="es-AR"/>
        </w:rPr>
        <w:t xml:space="preserve"> = </w:t>
      </w:r>
      <w:r w:rsidRPr="00CA3A64">
        <w:rPr>
          <w:rFonts w:ascii="Consolas" w:eastAsia="Times New Roman" w:hAnsi="Consolas" w:cs="Times New Roman"/>
          <w:color w:val="4EC9B0"/>
          <w:sz w:val="21"/>
          <w:szCs w:val="21"/>
          <w:lang w:val="es-AR"/>
        </w:rPr>
        <w:t>Aplicacion</w:t>
      </w:r>
      <w:r w:rsidRPr="00CA3A64">
        <w:rPr>
          <w:rFonts w:ascii="Consolas" w:eastAsia="Times New Roman" w:hAnsi="Consolas" w:cs="Times New Roman"/>
          <w:color w:val="D4D4D4"/>
          <w:sz w:val="21"/>
          <w:szCs w:val="21"/>
          <w:lang w:val="es-AR"/>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D4D4D4"/>
          <w:sz w:val="21"/>
          <w:szCs w:val="21"/>
          <w:lang w:val="es-AR"/>
        </w:rPr>
        <w:t xml:space="preserve">    </w:t>
      </w:r>
      <w:r w:rsidRPr="00CA3A64">
        <w:rPr>
          <w:rFonts w:ascii="Consolas" w:eastAsia="Times New Roman" w:hAnsi="Consolas" w:cs="Times New Roman"/>
          <w:color w:val="C586C0"/>
          <w:sz w:val="21"/>
          <w:szCs w:val="21"/>
        </w:rPr>
        <w:t>return</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B5CEA8"/>
          <w:sz w:val="21"/>
          <w:szCs w:val="21"/>
        </w:rPr>
        <w:t>0</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rPr>
      </w:pPr>
      <w:r w:rsidRPr="00CA3A64">
        <w:rPr>
          <w:rFonts w:ascii="Consolas" w:eastAsia="Times New Roman" w:hAnsi="Consolas" w:cs="Times New Roman"/>
          <w:color w:val="C586C0"/>
          <w:sz w:val="21"/>
          <w:szCs w:val="21"/>
        </w:rPr>
        <w:t>if</w:t>
      </w: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9CDCFE"/>
          <w:sz w:val="21"/>
          <w:szCs w:val="21"/>
        </w:rPr>
        <w:t>__name__</w:t>
      </w:r>
      <w:r w:rsidRPr="00CA3A64">
        <w:rPr>
          <w:rFonts w:ascii="Consolas" w:eastAsia="Times New Roman" w:hAnsi="Consolas" w:cs="Times New Roman"/>
          <w:color w:val="D4D4D4"/>
          <w:sz w:val="21"/>
          <w:szCs w:val="21"/>
        </w:rPr>
        <w:t xml:space="preserve"> == </w:t>
      </w:r>
      <w:r w:rsidRPr="00CA3A64">
        <w:rPr>
          <w:rFonts w:ascii="Consolas" w:eastAsia="Times New Roman" w:hAnsi="Consolas" w:cs="Times New Roman"/>
          <w:color w:val="CE9178"/>
          <w:sz w:val="21"/>
          <w:szCs w:val="21"/>
        </w:rPr>
        <w:t>'__main__'</w:t>
      </w:r>
      <w:r w:rsidRPr="00CA3A64">
        <w:rPr>
          <w:rFonts w:ascii="Consolas" w:eastAsia="Times New Roman" w:hAnsi="Consolas" w:cs="Times New Roman"/>
          <w:color w:val="D4D4D4"/>
          <w:sz w:val="21"/>
          <w:szCs w:val="21"/>
        </w:rPr>
        <w:t>:</w:t>
      </w:r>
    </w:p>
    <w:p w:rsidR="00CA3A64" w:rsidRPr="00CA3A64" w:rsidRDefault="00CA3A64" w:rsidP="00CA3A64">
      <w:pPr>
        <w:shd w:val="clear" w:color="auto" w:fill="1E1E1E"/>
        <w:spacing w:after="0" w:line="285" w:lineRule="atLeast"/>
        <w:rPr>
          <w:rFonts w:ascii="Consolas" w:eastAsia="Times New Roman" w:hAnsi="Consolas" w:cs="Times New Roman"/>
          <w:color w:val="D4D4D4"/>
          <w:sz w:val="21"/>
          <w:szCs w:val="21"/>
          <w:lang w:val="es-AR"/>
        </w:rPr>
      </w:pPr>
      <w:r w:rsidRPr="00CA3A64">
        <w:rPr>
          <w:rFonts w:ascii="Consolas" w:eastAsia="Times New Roman" w:hAnsi="Consolas" w:cs="Times New Roman"/>
          <w:color w:val="D4D4D4"/>
          <w:sz w:val="21"/>
          <w:szCs w:val="21"/>
        </w:rPr>
        <w:t xml:space="preserve">    </w:t>
      </w:r>
      <w:r w:rsidRPr="00CA3A64">
        <w:rPr>
          <w:rFonts w:ascii="Consolas" w:eastAsia="Times New Roman" w:hAnsi="Consolas" w:cs="Times New Roman"/>
          <w:color w:val="DCDCAA"/>
          <w:sz w:val="21"/>
          <w:szCs w:val="21"/>
          <w:lang w:val="es-AR"/>
        </w:rPr>
        <w:t>main</w:t>
      </w:r>
      <w:r w:rsidRPr="00CA3A64">
        <w:rPr>
          <w:rFonts w:ascii="Consolas" w:eastAsia="Times New Roman" w:hAnsi="Consolas" w:cs="Times New Roman"/>
          <w:color w:val="D4D4D4"/>
          <w:sz w:val="21"/>
          <w:szCs w:val="21"/>
          <w:lang w:val="es-AR"/>
        </w:rPr>
        <w:t>()</w:t>
      </w:r>
    </w:p>
    <w:p w:rsidR="00CA3A64" w:rsidRDefault="00CA3A64" w:rsidP="00CA3A64">
      <w:pPr>
        <w:shd w:val="clear" w:color="auto" w:fill="FBFBFB"/>
        <w:spacing w:after="255" w:line="240" w:lineRule="auto"/>
        <w:jc w:val="both"/>
        <w:rPr>
          <w:rFonts w:ascii="Arial" w:hAnsi="Arial" w:cs="Arial"/>
          <w:color w:val="414141"/>
          <w:sz w:val="20"/>
          <w:szCs w:val="20"/>
          <w:shd w:val="clear" w:color="auto" w:fill="FFFFFF"/>
          <w:lang w:val="es-AR"/>
        </w:rPr>
      </w:pPr>
    </w:p>
    <w:p w:rsidR="00243BBA" w:rsidRDefault="00CA3A64" w:rsidP="00CA3A64">
      <w:pPr>
        <w:shd w:val="clear" w:color="auto" w:fill="FBFBFB"/>
        <w:spacing w:after="255" w:line="240" w:lineRule="auto"/>
        <w:jc w:val="both"/>
        <w:rPr>
          <w:rFonts w:ascii="Arial" w:hAnsi="Arial" w:cs="Arial"/>
          <w:color w:val="414141"/>
          <w:sz w:val="20"/>
          <w:szCs w:val="20"/>
          <w:shd w:val="clear" w:color="auto" w:fill="FFFFFF"/>
          <w:lang w:val="es-AR"/>
        </w:rPr>
      </w:pPr>
      <w:r w:rsidRPr="00CA3A64">
        <w:rPr>
          <w:rFonts w:ascii="Arial" w:hAnsi="Arial" w:cs="Arial"/>
          <w:color w:val="414141"/>
          <w:sz w:val="20"/>
          <w:szCs w:val="20"/>
          <w:shd w:val="clear" w:color="auto" w:fill="FFFFFF"/>
          <w:lang w:val="es-AR"/>
        </w:rPr>
        <w:lastRenderedPageBreak/>
        <w:t>Después de ejecutar la aplicación, si ampliamos el tamaño de la ventana podemos comprobar como se ajustan los controles al nuevo espacio disponible según las direcciones descritas en cada opción </w:t>
      </w:r>
      <w:r w:rsidRPr="00CA3A64">
        <w:rPr>
          <w:rFonts w:ascii="Arial" w:hAnsi="Arial" w:cs="Arial"/>
          <w:b/>
          <w:bCs/>
          <w:color w:val="414141"/>
          <w:sz w:val="20"/>
          <w:szCs w:val="20"/>
          <w:shd w:val="clear" w:color="auto" w:fill="FFFFFF"/>
          <w:lang w:val="es-AR"/>
        </w:rPr>
        <w:t>sticky</w:t>
      </w:r>
      <w:r w:rsidRPr="00CA3A64">
        <w:rPr>
          <w:rFonts w:ascii="Arial" w:hAnsi="Arial" w:cs="Arial"/>
          <w:color w:val="414141"/>
          <w:sz w:val="20"/>
          <w:szCs w:val="20"/>
          <w:shd w:val="clear" w:color="auto" w:fill="FFFFFF"/>
          <w:lang w:val="es-AR"/>
        </w:rPr>
        <w:t>:</w:t>
      </w:r>
    </w:p>
    <w:p w:rsidR="00CA3A64" w:rsidRDefault="00CA3A64" w:rsidP="00CA3A64">
      <w:pPr>
        <w:shd w:val="clear" w:color="auto" w:fill="FBFBFB"/>
        <w:spacing w:after="255" w:line="240" w:lineRule="auto"/>
        <w:jc w:val="both"/>
        <w:rPr>
          <w:rFonts w:ascii="Arial" w:hAnsi="Arial" w:cs="Arial"/>
          <w:color w:val="414141"/>
          <w:sz w:val="20"/>
          <w:szCs w:val="20"/>
          <w:shd w:val="clear" w:color="auto" w:fill="FFFFFF"/>
          <w:lang w:val="es-AR"/>
        </w:rPr>
      </w:pPr>
    </w:p>
    <w:p w:rsidR="00CD656C" w:rsidRDefault="00CD656C" w:rsidP="00CA3A64">
      <w:pPr>
        <w:shd w:val="clear" w:color="auto" w:fill="FBFBFB"/>
        <w:spacing w:after="255" w:line="240" w:lineRule="auto"/>
        <w:jc w:val="both"/>
        <w:rPr>
          <w:rFonts w:ascii="Arial" w:hAnsi="Arial" w:cs="Arial"/>
          <w:color w:val="414141"/>
          <w:sz w:val="20"/>
          <w:szCs w:val="20"/>
          <w:shd w:val="clear" w:color="auto" w:fill="FFFFFF"/>
          <w:lang w:val="es-AR"/>
        </w:rPr>
      </w:pPr>
    </w:p>
    <w:p w:rsidR="00CD656C" w:rsidRDefault="00CD656C" w:rsidP="00CA3A64">
      <w:pPr>
        <w:shd w:val="clear" w:color="auto" w:fill="FBFBFB"/>
        <w:spacing w:after="255" w:line="240" w:lineRule="auto"/>
        <w:jc w:val="both"/>
        <w:rPr>
          <w:rFonts w:ascii="Arial" w:hAnsi="Arial" w:cs="Arial"/>
          <w:color w:val="414141"/>
          <w:sz w:val="20"/>
          <w:szCs w:val="20"/>
          <w:shd w:val="clear" w:color="auto" w:fill="FFFFFF"/>
          <w:lang w:val="es-AR"/>
        </w:rPr>
      </w:pPr>
    </w:p>
    <w:p w:rsidR="00CD656C" w:rsidRPr="00CD656C" w:rsidRDefault="00CD656C" w:rsidP="00CD656C">
      <w:pPr>
        <w:pStyle w:val="Heading3"/>
        <w:shd w:val="clear" w:color="auto" w:fill="FFFFFF"/>
        <w:spacing w:before="0"/>
        <w:rPr>
          <w:rFonts w:ascii="Arial" w:hAnsi="Arial" w:cs="Arial"/>
          <w:color w:val="414141"/>
          <w:sz w:val="40"/>
          <w:szCs w:val="40"/>
          <w:lang w:val="es-AR"/>
        </w:rPr>
      </w:pPr>
      <w:r w:rsidRPr="00CD656C">
        <w:rPr>
          <w:rFonts w:ascii="Arial" w:hAnsi="Arial" w:cs="Arial"/>
          <w:color w:val="660000"/>
          <w:sz w:val="40"/>
          <w:szCs w:val="40"/>
          <w:lang w:val="es-AR"/>
        </w:rPr>
        <w:t>El gestor de geometría Place</w:t>
      </w:r>
    </w:p>
    <w:p w:rsidR="00CD656C" w:rsidRPr="00CD656C" w:rsidRDefault="00CD656C" w:rsidP="00CD656C">
      <w:pPr>
        <w:rPr>
          <w:rFonts w:ascii="Times New Roman" w:hAnsi="Times New Roman" w:cs="Times New Roman"/>
          <w:lang w:val="es-AR"/>
        </w:rPr>
      </w:pPr>
    </w:p>
    <w:p w:rsidR="00CD656C" w:rsidRPr="00CD656C" w:rsidRDefault="00CD656C" w:rsidP="00CD656C">
      <w:pPr>
        <w:shd w:val="clear" w:color="auto" w:fill="FFFFFF"/>
        <w:jc w:val="both"/>
        <w:rPr>
          <w:rFonts w:ascii="Arial" w:hAnsi="Arial" w:cs="Arial"/>
          <w:color w:val="414141"/>
          <w:sz w:val="20"/>
          <w:szCs w:val="20"/>
          <w:lang w:val="es-AR"/>
        </w:rPr>
      </w:pPr>
      <w:r w:rsidRPr="00CD656C">
        <w:rPr>
          <w:rFonts w:ascii="Arial" w:hAnsi="Arial" w:cs="Arial"/>
          <w:color w:val="414141"/>
          <w:sz w:val="20"/>
          <w:szCs w:val="20"/>
          <w:lang w:val="es-AR"/>
        </w:rPr>
        <w:t>Este gestor es el más fácil de utilizar porque se basa en el posicionamiento absoluto para colocar los widgets, aunque el trabajo de "calcular" la posición de cada widget suele ser bastante laborioso. Sabemos que una ventana tiene una anchura y una altura determinadas (normalmente, medida en píxeles). Pues bien, con este método para colocar un widget simplemente tendremos que elegir la coordenada (x,y) de su ubicación expresada en píxeles.</w:t>
      </w:r>
      <w:r w:rsidRPr="00CD656C">
        <w:rPr>
          <w:rFonts w:ascii="Arial" w:hAnsi="Arial" w:cs="Arial"/>
          <w:color w:val="414141"/>
          <w:sz w:val="20"/>
          <w:szCs w:val="20"/>
          <w:lang w:val="es-AR"/>
        </w:rPr>
        <w:br/>
      </w:r>
      <w:r w:rsidRPr="00CD656C">
        <w:rPr>
          <w:rFonts w:ascii="Arial" w:hAnsi="Arial" w:cs="Arial"/>
          <w:color w:val="414141"/>
          <w:sz w:val="20"/>
          <w:szCs w:val="20"/>
          <w:lang w:val="es-AR"/>
        </w:rPr>
        <w:br/>
        <w:t>La posición (x=0, y=0) se encuentra en la esquina superior-izquierda de la ventana.</w:t>
      </w:r>
      <w:r w:rsidRPr="00CD656C">
        <w:rPr>
          <w:rFonts w:ascii="Arial" w:hAnsi="Arial" w:cs="Arial"/>
          <w:color w:val="414141"/>
          <w:sz w:val="20"/>
          <w:szCs w:val="20"/>
          <w:lang w:val="es-AR"/>
        </w:rPr>
        <w:br/>
      </w:r>
      <w:r w:rsidRPr="00CD656C">
        <w:rPr>
          <w:rFonts w:ascii="Arial" w:hAnsi="Arial" w:cs="Arial"/>
          <w:color w:val="414141"/>
          <w:sz w:val="20"/>
          <w:szCs w:val="20"/>
          <w:lang w:val="es-AR"/>
        </w:rPr>
        <w:br/>
        <w:t>Con este gestor el tamaño y la posición de un widget no cambiará al modificar las dimensiones de una ventana.</w:t>
      </w:r>
      <w:r w:rsidRPr="00CD656C">
        <w:rPr>
          <w:rFonts w:ascii="Arial" w:hAnsi="Arial" w:cs="Arial"/>
          <w:color w:val="414141"/>
          <w:sz w:val="20"/>
          <w:szCs w:val="20"/>
          <w:lang w:val="es-AR"/>
        </w:rPr>
        <w:br/>
      </w:r>
      <w:r w:rsidRPr="00CD656C">
        <w:rPr>
          <w:rFonts w:ascii="Arial" w:hAnsi="Arial" w:cs="Arial"/>
          <w:color w:val="414141"/>
          <w:sz w:val="20"/>
          <w:szCs w:val="20"/>
          <w:lang w:val="es-AR"/>
        </w:rPr>
        <w:br/>
        <w:t>Para finalizar, mostramos la famosa aplicación realizada con el gestor de geometría </w:t>
      </w:r>
      <w:r w:rsidRPr="00CD656C">
        <w:rPr>
          <w:rFonts w:ascii="Arial" w:hAnsi="Arial" w:cs="Arial"/>
          <w:b/>
          <w:bCs/>
          <w:color w:val="414141"/>
          <w:sz w:val="20"/>
          <w:szCs w:val="20"/>
          <w:lang w:val="es-AR"/>
        </w:rPr>
        <w:t>place</w:t>
      </w:r>
      <w:r w:rsidRPr="00CD656C">
        <w:rPr>
          <w:rFonts w:ascii="Arial" w:hAnsi="Arial" w:cs="Arial"/>
          <w:color w:val="414141"/>
          <w:sz w:val="20"/>
          <w:szCs w:val="20"/>
          <w:lang w:val="es-AR"/>
        </w:rPr>
        <w:t>. En este caso el modo de mostrar el mensaje de la validación se hace utilizando una etiqueta que cambia de color dependiendo si la contraseña es correcta o no. También, utiliza un método adicional para "limpiar" el mensaje de error cuando se haga clic con el ratón en la caja de entrada de la contraseña. El evento del widget se asocia con el método utilizando el método </w:t>
      </w:r>
      <w:r w:rsidRPr="00CD656C">
        <w:rPr>
          <w:rFonts w:ascii="Arial" w:hAnsi="Arial" w:cs="Arial"/>
          <w:b/>
          <w:bCs/>
          <w:color w:val="414141"/>
          <w:sz w:val="20"/>
          <w:szCs w:val="20"/>
          <w:lang w:val="es-AR"/>
        </w:rPr>
        <w:t>bind()</w:t>
      </w:r>
      <w:r w:rsidRPr="00CD656C">
        <w:rPr>
          <w:rFonts w:ascii="Arial" w:hAnsi="Arial" w:cs="Arial"/>
          <w:color w:val="414141"/>
          <w:sz w:val="20"/>
          <w:szCs w:val="20"/>
          <w:lang w:val="es-AR"/>
        </w:rPr>
        <w:t>.</w:t>
      </w:r>
    </w:p>
    <w:p w:rsidR="00CD656C" w:rsidRDefault="00CD656C" w:rsidP="00E619C0">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5FF41816" wp14:editId="00B02114">
            <wp:extent cx="3048000" cy="1581150"/>
            <wp:effectExtent l="0" t="0" r="0" b="0"/>
            <wp:docPr id="19" name="Picture 19" descr="https://4.bp.blogspot.com/-y3U-wo1sqHE/VoErPSKgPmI/AAAAAAAACqo/7usLiCyrndo/s320/pl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y3U-wo1sqHE/VoErPSKgPmI/AAAAAAAACqo/7usLiCyrndo/s320/place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rsidR="00E619C0" w:rsidRDefault="00E619C0" w:rsidP="00E619C0">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lastRenderedPageBreak/>
        <w:drawing>
          <wp:inline distT="0" distB="0" distL="0" distR="0" wp14:anchorId="3DC2358F" wp14:editId="5E830113">
            <wp:extent cx="3048000" cy="1581150"/>
            <wp:effectExtent l="0" t="0" r="0" b="0"/>
            <wp:docPr id="20" name="Picture 20" descr="https://2.bp.blogspot.com/-GF6PEM23KkE/VoErVchi_bI/AAAAAAAACqw/nAqw_xgBEN4/s320/pl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GF6PEM23KkE/VoErVchi_bI/AAAAAAAACqw/nAqw_xgBEN4/s320/place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rsidR="00E619C0" w:rsidRDefault="00E619C0"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6A9955"/>
          <w:sz w:val="21"/>
          <w:szCs w:val="21"/>
        </w:rPr>
        <w:t>#!/usr/bin/env python</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6A9955"/>
          <w:sz w:val="21"/>
          <w:szCs w:val="21"/>
        </w:rPr>
        <w:t># -*- coding: utf-8 -*-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C586C0"/>
          <w:sz w:val="21"/>
          <w:szCs w:val="21"/>
        </w:rPr>
        <w:t>from</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4EC9B0"/>
          <w:sz w:val="21"/>
          <w:szCs w:val="21"/>
        </w:rPr>
        <w:t>tkinter</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C586C0"/>
          <w:sz w:val="21"/>
          <w:szCs w:val="21"/>
        </w:rPr>
        <w:t>import</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C586C0"/>
          <w:sz w:val="21"/>
          <w:szCs w:val="21"/>
        </w:rPr>
        <w:t>from</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4EC9B0"/>
          <w:sz w:val="21"/>
          <w:szCs w:val="21"/>
        </w:rPr>
        <w:t>tkinter</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C586C0"/>
          <w:sz w:val="21"/>
          <w:szCs w:val="21"/>
        </w:rPr>
        <w:t>import</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4EC9B0"/>
          <w:sz w:val="21"/>
          <w:szCs w:val="21"/>
        </w:rPr>
        <w:t>font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C586C0"/>
          <w:sz w:val="21"/>
          <w:szCs w:val="21"/>
        </w:rPr>
        <w:t>import</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4EC9B0"/>
          <w:sz w:val="21"/>
          <w:szCs w:val="21"/>
        </w:rPr>
        <w:t>getpass</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p>
    <w:p w:rsidR="00877409" w:rsidRPr="00BD4428" w:rsidRDefault="00877409" w:rsidP="00877409">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6A9955"/>
          <w:sz w:val="21"/>
          <w:szCs w:val="21"/>
        </w:rPr>
        <w:t># Gestor de geometría (place)</w:t>
      </w:r>
    </w:p>
    <w:p w:rsidR="00877409" w:rsidRPr="00BD4428" w:rsidRDefault="00877409" w:rsidP="00877409">
      <w:pPr>
        <w:shd w:val="clear" w:color="auto" w:fill="1E1E1E"/>
        <w:spacing w:after="0" w:line="285" w:lineRule="atLeast"/>
        <w:rPr>
          <w:rFonts w:ascii="Consolas" w:eastAsia="Times New Roman" w:hAnsi="Consolas" w:cs="Times New Roman"/>
          <w:color w:val="D4D4D4"/>
          <w:sz w:val="21"/>
          <w:szCs w:val="21"/>
        </w:rPr>
      </w:pPr>
    </w:p>
    <w:p w:rsidR="00877409" w:rsidRPr="00BD4428" w:rsidRDefault="00877409" w:rsidP="00877409">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569CD6"/>
          <w:sz w:val="21"/>
          <w:szCs w:val="21"/>
        </w:rPr>
        <w:t>class</w:t>
      </w:r>
      <w:r w:rsidRPr="00BD4428">
        <w:rPr>
          <w:rFonts w:ascii="Consolas" w:eastAsia="Times New Roman" w:hAnsi="Consolas" w:cs="Times New Roman"/>
          <w:color w:val="D4D4D4"/>
          <w:sz w:val="21"/>
          <w:szCs w:val="21"/>
        </w:rPr>
        <w:t xml:space="preserve"> </w:t>
      </w:r>
      <w:r w:rsidRPr="00BD4428">
        <w:rPr>
          <w:rFonts w:ascii="Consolas" w:eastAsia="Times New Roman" w:hAnsi="Consolas" w:cs="Times New Roman"/>
          <w:color w:val="4EC9B0"/>
          <w:sz w:val="21"/>
          <w:szCs w:val="21"/>
        </w:rPr>
        <w:t>Aplicacion</w:t>
      </w:r>
      <w:r w:rsidRPr="00BD4428">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D4D4D4"/>
          <w:sz w:val="21"/>
          <w:szCs w:val="21"/>
        </w:rPr>
        <w:t xml:space="preserve">    </w:t>
      </w:r>
      <w:r w:rsidRPr="00877409">
        <w:rPr>
          <w:rFonts w:ascii="Consolas" w:eastAsia="Times New Roman" w:hAnsi="Consolas" w:cs="Times New Roman"/>
          <w:color w:val="569CD6"/>
          <w:sz w:val="21"/>
          <w:szCs w:val="21"/>
        </w:rPr>
        <w:t>def</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DCDCAA"/>
          <w:sz w:val="21"/>
          <w:szCs w:val="21"/>
        </w:rPr>
        <w:t>__init__</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p>
    <w:p w:rsidR="00877409" w:rsidRPr="00BD4428"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raiz</w:t>
      </w:r>
      <w:r w:rsidRPr="00BD4428">
        <w:rPr>
          <w:rFonts w:ascii="Consolas" w:eastAsia="Times New Roman" w:hAnsi="Consolas" w:cs="Times New Roman"/>
          <w:color w:val="D4D4D4"/>
          <w:sz w:val="21"/>
          <w:szCs w:val="21"/>
          <w:lang w:val="es-AR"/>
        </w:rPr>
        <w:t xml:space="preserve"> = </w:t>
      </w:r>
      <w:r w:rsidRPr="00BD4428">
        <w:rPr>
          <w:rFonts w:ascii="Consolas" w:eastAsia="Times New Roman" w:hAnsi="Consolas" w:cs="Times New Roman"/>
          <w:color w:val="4EC9B0"/>
          <w:sz w:val="21"/>
          <w:szCs w:val="21"/>
          <w:lang w:val="es-AR"/>
        </w:rPr>
        <w:t>Tk</w:t>
      </w:r>
      <w:r w:rsidRPr="00BD4428">
        <w:rPr>
          <w:rFonts w:ascii="Consolas" w:eastAsia="Times New Roman" w:hAnsi="Consolas" w:cs="Times New Roman"/>
          <w:color w:val="D4D4D4"/>
          <w:sz w:val="21"/>
          <w:szCs w:val="21"/>
          <w:lang w:val="es-AR"/>
        </w:rPr>
        <w:t>()</w:t>
      </w:r>
    </w:p>
    <w:p w:rsidR="00877409" w:rsidRPr="00BD4428"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Define la dimensión de la ventana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raiz</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geometry</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CE9178"/>
          <w:sz w:val="21"/>
          <w:szCs w:val="21"/>
          <w:lang w:val="es-AR"/>
        </w:rPr>
        <w:t>"430x200"</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Establece que no se pueda cambiar el tamaño de la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rPr>
        <w:t># ventana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resizable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0</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title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"Acceso"</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fuente</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font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Font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weight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'bold'</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etiq1</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Label</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"Usuario:"</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w:t>
      </w:r>
      <w:r w:rsidRPr="00877409">
        <w:rPr>
          <w:rFonts w:ascii="Consolas" w:eastAsia="Times New Roman" w:hAnsi="Consolas" w:cs="Times New Roman"/>
          <w:color w:val="9CDCFE"/>
          <w:sz w:val="21"/>
          <w:szCs w:val="21"/>
        </w:rPr>
        <w:t>font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fuente</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etiq2</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Label</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"Contraseña:"</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w:t>
      </w:r>
      <w:r w:rsidRPr="00877409">
        <w:rPr>
          <w:rFonts w:ascii="Consolas" w:eastAsia="Times New Roman" w:hAnsi="Consolas" w:cs="Times New Roman"/>
          <w:color w:val="9CDCFE"/>
          <w:sz w:val="21"/>
          <w:szCs w:val="21"/>
          <w:lang w:val="es-AR"/>
        </w:rPr>
        <w:t>font</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fuente</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Declara una variable de cadena que se asigna 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la opción 'textvariable' de un widget 'Label' para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mostrar mensajes en la ventana. Se asigna el color</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xml:space="preserve"># azul a la opción 'foreground' para el mensaje.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lastRenderedPageBreak/>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mensa</w:t>
      </w:r>
      <w:r w:rsidRPr="00877409">
        <w:rPr>
          <w:rFonts w:ascii="Consolas" w:eastAsia="Times New Roman" w:hAnsi="Consolas" w:cs="Times New Roman"/>
          <w:color w:val="D4D4D4"/>
          <w:sz w:val="21"/>
          <w:szCs w:val="21"/>
          <w:lang w:val="es-AR"/>
        </w:rPr>
        <w:t xml:space="preserve"> = </w:t>
      </w:r>
      <w:r w:rsidRPr="00877409">
        <w:rPr>
          <w:rFonts w:ascii="Consolas" w:eastAsia="Times New Roman" w:hAnsi="Consolas" w:cs="Times New Roman"/>
          <w:color w:val="4EC9B0"/>
          <w:sz w:val="21"/>
          <w:szCs w:val="21"/>
          <w:lang w:val="es-AR"/>
        </w:rPr>
        <w:t>StringVar</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etiq3</w:t>
      </w:r>
      <w:r w:rsidRPr="00877409">
        <w:rPr>
          <w:rFonts w:ascii="Consolas" w:eastAsia="Times New Roman" w:hAnsi="Consolas" w:cs="Times New Roman"/>
          <w:color w:val="D4D4D4"/>
          <w:sz w:val="21"/>
          <w:szCs w:val="21"/>
          <w:lang w:val="es-AR"/>
        </w:rPr>
        <w:t xml:space="preserve"> = </w:t>
      </w:r>
      <w:r w:rsidRPr="00877409">
        <w:rPr>
          <w:rFonts w:ascii="Consolas" w:eastAsia="Times New Roman" w:hAnsi="Consolas" w:cs="Times New Roman"/>
          <w:color w:val="4EC9B0"/>
          <w:sz w:val="21"/>
          <w:szCs w:val="21"/>
          <w:lang w:val="es-AR"/>
        </w:rPr>
        <w:t>ttk</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4EC9B0"/>
          <w:sz w:val="21"/>
          <w:szCs w:val="21"/>
          <w:lang w:val="es-AR"/>
        </w:rPr>
        <w:t>Label</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raiz</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textvariable</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mensa</w:t>
      </w: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w:t>
      </w:r>
      <w:r w:rsidRPr="00877409">
        <w:rPr>
          <w:rFonts w:ascii="Consolas" w:eastAsia="Times New Roman" w:hAnsi="Consolas" w:cs="Times New Roman"/>
          <w:color w:val="9CDCFE"/>
          <w:sz w:val="21"/>
          <w:szCs w:val="21"/>
        </w:rPr>
        <w:t>font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fuente</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foreground</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'blue'</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usuario</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StringVar</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clave</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StringVar</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usuario</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set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getpass</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getuser</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ctext1</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Entry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textvariable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usuario</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width</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30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ctext2</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Entry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textvariable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clave</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width</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30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show</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separ1</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Separator</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orient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FC1FF"/>
          <w:sz w:val="21"/>
          <w:szCs w:val="21"/>
        </w:rPr>
        <w:t>HORIZONTAL</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boton1</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Button</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"Aceptar"</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w:t>
      </w:r>
      <w:r w:rsidRPr="00877409">
        <w:rPr>
          <w:rFonts w:ascii="Consolas" w:eastAsia="Times New Roman" w:hAnsi="Consolas" w:cs="Times New Roman"/>
          <w:color w:val="9CDCFE"/>
          <w:sz w:val="21"/>
          <w:szCs w:val="21"/>
        </w:rPr>
        <w:t>padding</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5</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5</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command</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aceptar</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boton2</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4EC9B0"/>
          <w:sz w:val="21"/>
          <w:szCs w:val="21"/>
        </w:rPr>
        <w:t>ttk</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EC9B0"/>
          <w:sz w:val="21"/>
          <w:szCs w:val="21"/>
        </w:rPr>
        <w:t>Button</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raiz</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text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"Cancelar"</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w:t>
      </w:r>
      <w:r w:rsidRPr="00877409">
        <w:rPr>
          <w:rFonts w:ascii="Consolas" w:eastAsia="Times New Roman" w:hAnsi="Consolas" w:cs="Times New Roman"/>
          <w:color w:val="9CDCFE"/>
          <w:sz w:val="21"/>
          <w:szCs w:val="21"/>
          <w:lang w:val="es-AR"/>
        </w:rPr>
        <w:t>padding</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B5CEA8"/>
          <w:sz w:val="21"/>
          <w:szCs w:val="21"/>
          <w:lang w:val="es-AR"/>
        </w:rPr>
        <w:t>5</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B5CEA8"/>
          <w:sz w:val="21"/>
          <w:szCs w:val="21"/>
          <w:lang w:val="es-AR"/>
        </w:rPr>
        <w:t>5</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command</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DCDCAA"/>
          <w:sz w:val="21"/>
          <w:szCs w:val="21"/>
          <w:lang w:val="es-AR"/>
        </w:rPr>
        <w:t>quit</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xml:space="preserve"># Se definen las ubicaciones de los widgets en la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ventana asignando los valores de las opciones 'x' e 'y'</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en píxeles.</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etiq1</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place</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x</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B5CEA8"/>
          <w:sz w:val="21"/>
          <w:szCs w:val="21"/>
          <w:lang w:val="es-AR"/>
        </w:rPr>
        <w:t>30</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y</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B5CEA8"/>
          <w:sz w:val="21"/>
          <w:szCs w:val="21"/>
          <w:lang w:val="es-AR"/>
        </w:rPr>
        <w:t>40</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etiq2</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30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80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etiq3</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150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120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ctext1</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150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42</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ctext2</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150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82</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separ1</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5</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145</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bordermode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4FC1FF"/>
          <w:sz w:val="21"/>
          <w:szCs w:val="21"/>
        </w:rPr>
        <w:t>OUTSIDE</w:t>
      </w: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height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width</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420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boton1</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170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160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boton2</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place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x</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290</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y</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B5CEA8"/>
          <w:sz w:val="21"/>
          <w:szCs w:val="21"/>
        </w:rPr>
        <w:t>160</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ctext2</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DCDCAA"/>
          <w:sz w:val="21"/>
          <w:szCs w:val="21"/>
          <w:lang w:val="es-AR"/>
        </w:rPr>
        <w:t>focus_set</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xml:space="preserve"># El método 'bind()' asocia el evento de 'hacer clic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con el botón izquierdo del ratón en la caja de entrada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xml:space="preserve"># de la contraseña' expresado con '&lt;button-1&gt;' con el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xml:space="preserve"># método 'self.borrar_mensa' que borra el mensaje y la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contraseña y devuelve el foco al mismo control.</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Otros ejemplos de acciones que se pueden capturar:</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rPr>
        <w:t># &lt;double-button-1&gt;, &lt;buttonrelease-1&gt;, &lt;enter&gt;, &lt;leave&gt;,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6A9955"/>
          <w:sz w:val="21"/>
          <w:szCs w:val="21"/>
        </w:rPr>
        <w:t xml:space="preserve"># &lt;focusin&gt;, &lt;focusout&gt;, &lt;return&gt;, &lt;shift-up&gt;, &lt;key-f10&gt;,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6A9955"/>
          <w:sz w:val="21"/>
          <w:szCs w:val="21"/>
        </w:rPr>
        <w:t># &lt;key-space&gt;, &lt;key-print&gt;, &lt;keypress-h&gt;, etc.</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lastRenderedPageBreak/>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raiz</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DCDCAA"/>
          <w:sz w:val="21"/>
          <w:szCs w:val="21"/>
          <w:lang w:val="es-AR"/>
        </w:rPr>
        <w:t>mainloop</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Declara método para validar la contraseña y mostrar</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un mensaje en la propia ventana, utilizando la etiqueta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'self.mensa'. Cuando la contraseña es correcta se</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asigna el color azul a la etiqueta 'self.etiq3' y</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cuando es incorrecta el color rojo. Para ello. se emplea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el método 'configure()' que permite cambiar los valores</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de las opciones de los widgets.</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569CD6"/>
          <w:sz w:val="21"/>
          <w:szCs w:val="21"/>
        </w:rPr>
        <w:t>def</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DCDCAA"/>
          <w:sz w:val="21"/>
          <w:szCs w:val="21"/>
        </w:rPr>
        <w:t>aceptar</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C586C0"/>
          <w:sz w:val="21"/>
          <w:szCs w:val="21"/>
        </w:rPr>
        <w:t>if</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clave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get</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CE9178"/>
          <w:sz w:val="21"/>
          <w:szCs w:val="21"/>
        </w:rPr>
        <w:t>'tkinter'</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etiq3</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configure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foreground</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'blue'</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mensa</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DCDCAA"/>
          <w:sz w:val="21"/>
          <w:szCs w:val="21"/>
          <w:lang w:val="es-AR"/>
        </w:rPr>
        <w:t>set</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CE9178"/>
          <w:sz w:val="21"/>
          <w:szCs w:val="21"/>
          <w:lang w:val="es-AR"/>
        </w:rPr>
        <w:t>"Acceso permitido"</w:t>
      </w:r>
      <w:r w:rsidRPr="00877409">
        <w:rPr>
          <w:rFonts w:ascii="Consolas" w:eastAsia="Times New Roman" w:hAnsi="Consolas" w:cs="Times New Roman"/>
          <w:color w:val="D4D4D4"/>
          <w:sz w:val="21"/>
          <w:szCs w:val="21"/>
          <w:lang w:val="es-AR"/>
        </w:rPr>
        <w:t>)            </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C586C0"/>
          <w:sz w:val="21"/>
          <w:szCs w:val="21"/>
        </w:rPr>
        <w:t>else</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etiq3</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configure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foreground</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'red'</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mensa</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DCDCAA"/>
          <w:sz w:val="21"/>
          <w:szCs w:val="21"/>
          <w:lang w:val="es-AR"/>
        </w:rPr>
        <w:t>set</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CE9178"/>
          <w:sz w:val="21"/>
          <w:szCs w:val="21"/>
          <w:lang w:val="es-AR"/>
        </w:rPr>
        <w:t>"Acceso denegado"</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Declara un método para borrar el mensaje anterior y</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6A9955"/>
          <w:sz w:val="21"/>
          <w:szCs w:val="21"/>
          <w:lang w:val="es-AR"/>
        </w:rPr>
        <w:t># la caja de entrada de la contraseña</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569CD6"/>
          <w:sz w:val="21"/>
          <w:szCs w:val="21"/>
          <w:lang w:val="es-AR"/>
        </w:rPr>
        <w:t>def</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DCDCAA"/>
          <w:sz w:val="21"/>
          <w:szCs w:val="21"/>
          <w:lang w:val="es-AR"/>
        </w:rPr>
        <w:t>borrar_mensa</w:t>
      </w:r>
      <w:r w:rsidRPr="00877409">
        <w:rPr>
          <w:rFonts w:ascii="Consolas" w:eastAsia="Times New Roman" w:hAnsi="Consolas" w:cs="Times New Roman"/>
          <w:color w:val="D4D4D4"/>
          <w:sz w:val="21"/>
          <w:szCs w:val="21"/>
          <w:lang w:val="es-AR"/>
        </w:rPr>
        <w:t>(</w:t>
      </w:r>
      <w:r w:rsidRPr="00877409">
        <w:rPr>
          <w:rFonts w:ascii="Consolas" w:eastAsia="Times New Roman" w:hAnsi="Consolas" w:cs="Times New Roman"/>
          <w:color w:val="9CDCFE"/>
          <w:sz w:val="21"/>
          <w:szCs w:val="21"/>
          <w:lang w:val="es-AR"/>
        </w:rPr>
        <w:t>self</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evento</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clave</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set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self</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9CDCFE"/>
          <w:sz w:val="21"/>
          <w:szCs w:val="21"/>
        </w:rPr>
        <w:t>mensa</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DCDCAA"/>
          <w:sz w:val="21"/>
          <w:szCs w:val="21"/>
        </w:rPr>
        <w:t>set</w:t>
      </w:r>
      <w:r w:rsidRPr="00877409">
        <w:rPr>
          <w:rFonts w:ascii="Consolas" w:eastAsia="Times New Roman" w:hAnsi="Consolas" w:cs="Times New Roman"/>
          <w:color w:val="D4D4D4"/>
          <w:sz w:val="21"/>
          <w:szCs w:val="21"/>
        </w:rPr>
        <w:t>(</w:t>
      </w:r>
      <w:r w:rsidRPr="00877409">
        <w:rPr>
          <w:rFonts w:ascii="Consolas" w:eastAsia="Times New Roman" w:hAnsi="Consolas" w:cs="Times New Roman"/>
          <w:color w:val="CE9178"/>
          <w:sz w:val="21"/>
          <w:szCs w:val="21"/>
        </w:rPr>
        <w:t>""</w:t>
      </w:r>
      <w:r w:rsidRPr="00877409">
        <w:rPr>
          <w:rFonts w:ascii="Consolas" w:eastAsia="Times New Roman" w:hAnsi="Consolas" w:cs="Times New Roman"/>
          <w:color w:val="D4D4D4"/>
          <w:sz w:val="21"/>
          <w:szCs w:val="21"/>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569CD6"/>
          <w:sz w:val="21"/>
          <w:szCs w:val="21"/>
          <w:lang w:val="es-AR"/>
        </w:rPr>
        <w:t>def</w:t>
      </w: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DCDCAA"/>
          <w:sz w:val="21"/>
          <w:szCs w:val="21"/>
          <w:lang w:val="es-AR"/>
        </w:rPr>
        <w:t>main</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9CDCFE"/>
          <w:sz w:val="21"/>
          <w:szCs w:val="21"/>
          <w:lang w:val="es-AR"/>
        </w:rPr>
        <w:t>mi_app</w:t>
      </w:r>
      <w:r w:rsidRPr="00877409">
        <w:rPr>
          <w:rFonts w:ascii="Consolas" w:eastAsia="Times New Roman" w:hAnsi="Consolas" w:cs="Times New Roman"/>
          <w:color w:val="D4D4D4"/>
          <w:sz w:val="21"/>
          <w:szCs w:val="21"/>
          <w:lang w:val="es-AR"/>
        </w:rPr>
        <w:t xml:space="preserve"> = </w:t>
      </w:r>
      <w:r w:rsidRPr="00877409">
        <w:rPr>
          <w:rFonts w:ascii="Consolas" w:eastAsia="Times New Roman" w:hAnsi="Consolas" w:cs="Times New Roman"/>
          <w:color w:val="4EC9B0"/>
          <w:sz w:val="21"/>
          <w:szCs w:val="21"/>
          <w:lang w:val="es-AR"/>
        </w:rPr>
        <w:t>Aplicacion</w:t>
      </w:r>
      <w:r w:rsidRPr="00877409">
        <w:rPr>
          <w:rFonts w:ascii="Consolas" w:eastAsia="Times New Roman" w:hAnsi="Consolas" w:cs="Times New Roman"/>
          <w:color w:val="D4D4D4"/>
          <w:sz w:val="21"/>
          <w:szCs w:val="21"/>
          <w:lang w:val="es-AR"/>
        </w:rPr>
        <w:t>()</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D4D4D4"/>
          <w:sz w:val="21"/>
          <w:szCs w:val="21"/>
          <w:lang w:val="es-AR"/>
        </w:rPr>
        <w:t xml:space="preserve">    </w:t>
      </w:r>
      <w:r w:rsidRPr="00877409">
        <w:rPr>
          <w:rFonts w:ascii="Consolas" w:eastAsia="Times New Roman" w:hAnsi="Consolas" w:cs="Times New Roman"/>
          <w:color w:val="C586C0"/>
          <w:sz w:val="21"/>
          <w:szCs w:val="21"/>
        </w:rPr>
        <w:t>return</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B5CEA8"/>
          <w:sz w:val="21"/>
          <w:szCs w:val="21"/>
        </w:rPr>
        <w:t>0</w:t>
      </w: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p>
    <w:p w:rsidR="00877409" w:rsidRPr="00877409" w:rsidRDefault="00877409" w:rsidP="00877409">
      <w:pPr>
        <w:shd w:val="clear" w:color="auto" w:fill="1E1E1E"/>
        <w:spacing w:after="0" w:line="285" w:lineRule="atLeast"/>
        <w:rPr>
          <w:rFonts w:ascii="Consolas" w:eastAsia="Times New Roman" w:hAnsi="Consolas" w:cs="Times New Roman"/>
          <w:color w:val="D4D4D4"/>
          <w:sz w:val="21"/>
          <w:szCs w:val="21"/>
        </w:rPr>
      </w:pPr>
      <w:r w:rsidRPr="00877409">
        <w:rPr>
          <w:rFonts w:ascii="Consolas" w:eastAsia="Times New Roman" w:hAnsi="Consolas" w:cs="Times New Roman"/>
          <w:color w:val="C586C0"/>
          <w:sz w:val="21"/>
          <w:szCs w:val="21"/>
        </w:rPr>
        <w:t>if</w:t>
      </w:r>
      <w:r w:rsidRPr="00877409">
        <w:rPr>
          <w:rFonts w:ascii="Consolas" w:eastAsia="Times New Roman" w:hAnsi="Consolas" w:cs="Times New Roman"/>
          <w:color w:val="D4D4D4"/>
          <w:sz w:val="21"/>
          <w:szCs w:val="21"/>
        </w:rPr>
        <w:t xml:space="preserve"> </w:t>
      </w:r>
      <w:r w:rsidRPr="00877409">
        <w:rPr>
          <w:rFonts w:ascii="Consolas" w:eastAsia="Times New Roman" w:hAnsi="Consolas" w:cs="Times New Roman"/>
          <w:color w:val="9CDCFE"/>
          <w:sz w:val="21"/>
          <w:szCs w:val="21"/>
        </w:rPr>
        <w:t>__name__</w:t>
      </w:r>
      <w:r w:rsidRPr="00877409">
        <w:rPr>
          <w:rFonts w:ascii="Consolas" w:eastAsia="Times New Roman" w:hAnsi="Consolas" w:cs="Times New Roman"/>
          <w:color w:val="D4D4D4"/>
          <w:sz w:val="21"/>
          <w:szCs w:val="21"/>
        </w:rPr>
        <w:t xml:space="preserve"> == </w:t>
      </w:r>
      <w:r w:rsidRPr="00877409">
        <w:rPr>
          <w:rFonts w:ascii="Consolas" w:eastAsia="Times New Roman" w:hAnsi="Consolas" w:cs="Times New Roman"/>
          <w:color w:val="CE9178"/>
          <w:sz w:val="21"/>
          <w:szCs w:val="21"/>
        </w:rPr>
        <w:t>'__main__'</w:t>
      </w:r>
      <w:r w:rsidRPr="00877409">
        <w:rPr>
          <w:rFonts w:ascii="Consolas" w:eastAsia="Times New Roman" w:hAnsi="Consolas" w:cs="Times New Roman"/>
          <w:color w:val="D4D4D4"/>
          <w:sz w:val="21"/>
          <w:szCs w:val="21"/>
        </w:rPr>
        <w:t>:</w:t>
      </w:r>
    </w:p>
    <w:p w:rsidR="00877409" w:rsidRPr="00094B8D" w:rsidRDefault="00877409" w:rsidP="00877409">
      <w:pPr>
        <w:shd w:val="clear" w:color="auto" w:fill="1E1E1E"/>
        <w:spacing w:after="0" w:line="285" w:lineRule="atLeast"/>
        <w:rPr>
          <w:rFonts w:ascii="Consolas" w:eastAsia="Times New Roman" w:hAnsi="Consolas" w:cs="Times New Roman"/>
          <w:color w:val="D4D4D4"/>
          <w:sz w:val="21"/>
          <w:szCs w:val="21"/>
          <w:lang w:val="es-AR"/>
        </w:rPr>
      </w:pPr>
      <w:r w:rsidRPr="00877409">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77409" w:rsidRDefault="00877409"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846006" w:rsidRPr="00094B8D" w:rsidRDefault="00846006" w:rsidP="00846006">
      <w:pPr>
        <w:pStyle w:val="Heading3"/>
        <w:shd w:val="clear" w:color="auto" w:fill="FFFFFF"/>
        <w:spacing w:before="180"/>
        <w:rPr>
          <w:rFonts w:ascii="Arial" w:hAnsi="Arial" w:cs="Arial"/>
          <w:color w:val="414141"/>
          <w:sz w:val="33"/>
          <w:szCs w:val="33"/>
          <w:lang w:val="es-AR"/>
        </w:rPr>
      </w:pPr>
      <w:r w:rsidRPr="00094B8D">
        <w:rPr>
          <w:rFonts w:ascii="Arial" w:hAnsi="Arial" w:cs="Arial"/>
          <w:color w:val="414141"/>
          <w:sz w:val="33"/>
          <w:szCs w:val="33"/>
          <w:lang w:val="es-AR"/>
        </w:rPr>
        <w:t>Tkinter: Tipos de ventanas</w:t>
      </w:r>
    </w:p>
    <w:p w:rsidR="00846006" w:rsidRDefault="00846006"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846006" w:rsidRPr="00846006" w:rsidRDefault="00846006" w:rsidP="00846006">
      <w:pPr>
        <w:shd w:val="clear" w:color="auto" w:fill="FFFFFF"/>
        <w:spacing w:after="0" w:line="240" w:lineRule="auto"/>
        <w:outlineLvl w:val="2"/>
        <w:rPr>
          <w:rFonts w:ascii="Arial" w:eastAsia="Times New Roman" w:hAnsi="Arial" w:cs="Arial"/>
          <w:b/>
          <w:bCs/>
          <w:color w:val="414141"/>
          <w:sz w:val="27"/>
          <w:szCs w:val="27"/>
          <w:lang w:val="es-AR"/>
        </w:rPr>
      </w:pPr>
      <w:r w:rsidRPr="00846006">
        <w:rPr>
          <w:rFonts w:ascii="Arial" w:eastAsia="Times New Roman" w:hAnsi="Arial" w:cs="Arial"/>
          <w:b/>
          <w:bCs/>
          <w:color w:val="660000"/>
          <w:sz w:val="27"/>
          <w:szCs w:val="27"/>
          <w:lang w:val="es-AR"/>
        </w:rPr>
        <w:t>Ventanas de aplicación y de diálogos</w:t>
      </w:r>
    </w:p>
    <w:p w:rsidR="00846006" w:rsidRPr="00846006" w:rsidRDefault="00846006" w:rsidP="00846006">
      <w:pPr>
        <w:spacing w:after="0" w:line="240" w:lineRule="auto"/>
        <w:rPr>
          <w:rFonts w:ascii="Times New Roman" w:eastAsia="Times New Roman" w:hAnsi="Times New Roman" w:cs="Times New Roman"/>
          <w:sz w:val="24"/>
          <w:szCs w:val="24"/>
          <w:lang w:val="es-AR"/>
        </w:rPr>
      </w:pPr>
    </w:p>
    <w:p w:rsidR="00846006" w:rsidRPr="00846006" w:rsidRDefault="00846006" w:rsidP="00846006">
      <w:pPr>
        <w:shd w:val="clear" w:color="auto" w:fill="FFFFFF"/>
        <w:spacing w:after="240" w:line="240" w:lineRule="auto"/>
        <w:jc w:val="both"/>
        <w:rPr>
          <w:rFonts w:ascii="Arial" w:eastAsia="Times New Roman" w:hAnsi="Arial" w:cs="Arial"/>
          <w:color w:val="414141"/>
          <w:sz w:val="20"/>
          <w:szCs w:val="20"/>
          <w:lang w:val="es-AR"/>
        </w:rPr>
      </w:pPr>
      <w:r w:rsidRPr="00846006">
        <w:rPr>
          <w:rFonts w:ascii="Arial" w:eastAsia="Times New Roman" w:hAnsi="Arial" w:cs="Arial"/>
          <w:color w:val="414141"/>
          <w:sz w:val="20"/>
          <w:szCs w:val="20"/>
          <w:lang w:val="es-AR"/>
        </w:rPr>
        <w:t>En la entrada anterior tratamos los distintos </w:t>
      </w:r>
      <w:hyperlink r:id="rId82" w:tgtFrame="_blank" w:history="1">
        <w:r w:rsidRPr="00846006">
          <w:rPr>
            <w:rFonts w:ascii="Arial" w:eastAsia="Times New Roman" w:hAnsi="Arial" w:cs="Arial"/>
            <w:color w:val="2577D0"/>
            <w:sz w:val="20"/>
            <w:szCs w:val="20"/>
            <w:lang w:val="es-AR"/>
          </w:rPr>
          <w:t>gestores de geometría</w:t>
        </w:r>
      </w:hyperlink>
      <w:r w:rsidRPr="00846006">
        <w:rPr>
          <w:rFonts w:ascii="Arial" w:eastAsia="Times New Roman" w:hAnsi="Arial" w:cs="Arial"/>
          <w:color w:val="414141"/>
          <w:sz w:val="20"/>
          <w:szCs w:val="20"/>
          <w:lang w:val="es-AR"/>
        </w:rPr>
        <w:t> que se utilizan para diseñar las ventanas de una aplicación. A continuación, vamos a explorar los distintos tipos de ventanas que podemos crear y los usos que tienen.</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En </w:t>
      </w:r>
      <w:r w:rsidRPr="00846006">
        <w:rPr>
          <w:rFonts w:ascii="Arial" w:eastAsia="Times New Roman" w:hAnsi="Arial" w:cs="Arial"/>
          <w:b/>
          <w:bCs/>
          <w:color w:val="414141"/>
          <w:sz w:val="20"/>
          <w:szCs w:val="20"/>
          <w:lang w:val="es-AR"/>
        </w:rPr>
        <w:t>Tkinter</w:t>
      </w:r>
      <w:r w:rsidRPr="00846006">
        <w:rPr>
          <w:rFonts w:ascii="Arial" w:eastAsia="Times New Roman" w:hAnsi="Arial" w:cs="Arial"/>
          <w:color w:val="414141"/>
          <w:sz w:val="20"/>
          <w:szCs w:val="20"/>
          <w:lang w:val="es-AR"/>
        </w:rPr>
        <w:t> existen dos tipos de ventanas: las </w:t>
      </w:r>
      <w:r w:rsidRPr="00846006">
        <w:rPr>
          <w:rFonts w:ascii="Arial" w:eastAsia="Times New Roman" w:hAnsi="Arial" w:cs="Arial"/>
          <w:b/>
          <w:bCs/>
          <w:i/>
          <w:iCs/>
          <w:color w:val="414141"/>
          <w:sz w:val="20"/>
          <w:szCs w:val="20"/>
          <w:lang w:val="es-AR"/>
        </w:rPr>
        <w:t>ventanas de aplicación</w:t>
      </w:r>
      <w:r w:rsidRPr="00846006">
        <w:rPr>
          <w:rFonts w:ascii="Arial" w:eastAsia="Times New Roman" w:hAnsi="Arial" w:cs="Arial"/>
          <w:color w:val="414141"/>
          <w:sz w:val="20"/>
          <w:szCs w:val="20"/>
          <w:lang w:val="es-AR"/>
        </w:rPr>
        <w:t>, que suelen ser las que inician y finalizan las aplicaciones gráficas; y desde las que se accede a las </w:t>
      </w:r>
      <w:r w:rsidRPr="00846006">
        <w:rPr>
          <w:rFonts w:ascii="Arial" w:eastAsia="Times New Roman" w:hAnsi="Arial" w:cs="Arial"/>
          <w:b/>
          <w:bCs/>
          <w:i/>
          <w:iCs/>
          <w:color w:val="414141"/>
          <w:sz w:val="20"/>
          <w:szCs w:val="20"/>
          <w:lang w:val="es-AR"/>
        </w:rPr>
        <w:t>ventanas de diálogo</w:t>
      </w:r>
      <w:r w:rsidRPr="00846006">
        <w:rPr>
          <w:rFonts w:ascii="Arial" w:eastAsia="Times New Roman" w:hAnsi="Arial" w:cs="Arial"/>
          <w:color w:val="414141"/>
          <w:sz w:val="20"/>
          <w:szCs w:val="20"/>
          <w:lang w:val="es-AR"/>
        </w:rPr>
        <w:t>, que en conjunto constituyen la interfaz de usuario.</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lastRenderedPageBreak/>
        <w:br/>
        <w:t>Tanto unas como otras, desde el punto de vista del diseño, se construyen exactamente igual con los gestores de geometría ya conocidos: </w:t>
      </w:r>
      <w:hyperlink r:id="rId83" w:tgtFrame="_blank" w:history="1">
        <w:r w:rsidRPr="00846006">
          <w:rPr>
            <w:rFonts w:ascii="Arial" w:eastAsia="Times New Roman" w:hAnsi="Arial" w:cs="Arial"/>
            <w:b/>
            <w:bCs/>
            <w:color w:val="2577D0"/>
            <w:sz w:val="20"/>
            <w:szCs w:val="20"/>
            <w:lang w:val="es-AR"/>
          </w:rPr>
          <w:t>pack</w:t>
        </w:r>
        <w:r w:rsidRPr="00846006">
          <w:rPr>
            <w:rFonts w:ascii="Arial" w:eastAsia="Times New Roman" w:hAnsi="Arial" w:cs="Arial"/>
            <w:color w:val="2577D0"/>
            <w:sz w:val="20"/>
            <w:szCs w:val="20"/>
            <w:lang w:val="es-AR"/>
          </w:rPr>
          <w:t>, </w:t>
        </w:r>
        <w:r w:rsidRPr="00846006">
          <w:rPr>
            <w:rFonts w:ascii="Arial" w:eastAsia="Times New Roman" w:hAnsi="Arial" w:cs="Arial"/>
            <w:b/>
            <w:bCs/>
            <w:color w:val="2577D0"/>
            <w:sz w:val="20"/>
            <w:szCs w:val="20"/>
            <w:lang w:val="es-AR"/>
          </w:rPr>
          <w:t>grid</w:t>
        </w:r>
        <w:r w:rsidRPr="00846006">
          <w:rPr>
            <w:rFonts w:ascii="Arial" w:eastAsia="Times New Roman" w:hAnsi="Arial" w:cs="Arial"/>
            <w:color w:val="2577D0"/>
            <w:sz w:val="20"/>
            <w:szCs w:val="20"/>
            <w:lang w:val="es-AR"/>
          </w:rPr>
          <w:t> y </w:t>
        </w:r>
        <w:r w:rsidRPr="00846006">
          <w:rPr>
            <w:rFonts w:ascii="Arial" w:eastAsia="Times New Roman" w:hAnsi="Arial" w:cs="Arial"/>
            <w:b/>
            <w:bCs/>
            <w:color w:val="2577D0"/>
            <w:sz w:val="20"/>
            <w:szCs w:val="20"/>
            <w:lang w:val="es-AR"/>
          </w:rPr>
          <w:t>place</w:t>
        </w:r>
      </w:hyperlink>
      <w:r w:rsidRPr="00846006">
        <w:rPr>
          <w:rFonts w:ascii="Arial" w:eastAsia="Times New Roman" w:hAnsi="Arial" w:cs="Arial"/>
          <w:color w:val="414141"/>
          <w:sz w:val="20"/>
          <w:szCs w:val="20"/>
          <w:lang w:val="es-AR"/>
        </w:rPr>
        <w:t>.</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El siguiente ejemplo muestra una ventana de aplicación con un botón '</w:t>
      </w:r>
      <w:r w:rsidRPr="00846006">
        <w:rPr>
          <w:rFonts w:ascii="Arial" w:eastAsia="Times New Roman" w:hAnsi="Arial" w:cs="Arial"/>
          <w:b/>
          <w:bCs/>
          <w:color w:val="414141"/>
          <w:sz w:val="20"/>
          <w:szCs w:val="20"/>
          <w:lang w:val="es-AR"/>
        </w:rPr>
        <w:t>Abrir</w:t>
      </w:r>
      <w:r w:rsidRPr="00846006">
        <w:rPr>
          <w:rFonts w:ascii="Arial" w:eastAsia="Times New Roman" w:hAnsi="Arial" w:cs="Arial"/>
          <w:color w:val="414141"/>
          <w:sz w:val="20"/>
          <w:szCs w:val="20"/>
          <w:lang w:val="es-AR"/>
        </w:rPr>
        <w:t>' que cada vez que se presione abre una ventana hija (de diálogo) diferente y en una posición diferente. Observaremos que las ventanas hijas que se vayan generando se sitúan siempre en un plano superior con respecto a las creadas con anterioridad. Además, si abrimos varias ventanas podremos interactuar sin problemas con todas ellas, cambiar sus posiciones, cerrarlas, etc.</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En este caso, tanto para crear la ventana de aplicación como las hijas se utiliza el gestor de geometría </w:t>
      </w:r>
      <w:r w:rsidRPr="00846006">
        <w:rPr>
          <w:rFonts w:ascii="Arial" w:eastAsia="Times New Roman" w:hAnsi="Arial" w:cs="Arial"/>
          <w:b/>
          <w:bCs/>
          <w:color w:val="414141"/>
          <w:sz w:val="20"/>
          <w:szCs w:val="20"/>
          <w:lang w:val="es-AR"/>
        </w:rPr>
        <w:t>pack</w:t>
      </w:r>
      <w:r w:rsidRPr="00846006">
        <w:rPr>
          <w:rFonts w:ascii="Arial" w:eastAsia="Times New Roman" w:hAnsi="Arial" w:cs="Arial"/>
          <w:color w:val="414141"/>
          <w:sz w:val="20"/>
          <w:szCs w:val="20"/>
          <w:lang w:val="es-AR"/>
        </w:rPr>
        <w:t> pero notaremos algunas diferencias en el código:</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La ventana de aplicación se define con </w:t>
      </w:r>
      <w:r w:rsidRPr="00846006">
        <w:rPr>
          <w:rFonts w:ascii="Arial" w:eastAsia="Times New Roman" w:hAnsi="Arial" w:cs="Arial"/>
          <w:b/>
          <w:bCs/>
          <w:color w:val="414141"/>
          <w:sz w:val="20"/>
          <w:szCs w:val="20"/>
          <w:lang w:val="es-AR"/>
        </w:rPr>
        <w:t>Tk()</w:t>
      </w:r>
      <w:r w:rsidRPr="00846006">
        <w:rPr>
          <w:rFonts w:ascii="Arial" w:eastAsia="Times New Roman" w:hAnsi="Arial" w:cs="Arial"/>
          <w:color w:val="414141"/>
          <w:sz w:val="20"/>
          <w:szCs w:val="20"/>
          <w:lang w:val="es-AR"/>
        </w:rPr>
        <w:t>:</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r>
      <w:r w:rsidRPr="00846006">
        <w:rPr>
          <w:rFonts w:ascii="Arial" w:eastAsia="Times New Roman" w:hAnsi="Arial" w:cs="Arial"/>
          <w:b/>
          <w:bCs/>
          <w:color w:val="414141"/>
          <w:sz w:val="20"/>
          <w:szCs w:val="20"/>
          <w:lang w:val="es-AR"/>
        </w:rPr>
        <w:t>self.raiz = Tk()</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Las ventanas de diálogo (hijas) se definen con </w:t>
      </w:r>
      <w:r w:rsidRPr="00846006">
        <w:rPr>
          <w:rFonts w:ascii="Arial" w:eastAsia="Times New Roman" w:hAnsi="Arial" w:cs="Arial"/>
          <w:b/>
          <w:bCs/>
          <w:color w:val="414141"/>
          <w:sz w:val="20"/>
          <w:szCs w:val="20"/>
          <w:lang w:val="es-AR"/>
        </w:rPr>
        <w:t>Toplevel()</w:t>
      </w:r>
      <w:r w:rsidRPr="00846006">
        <w:rPr>
          <w:rFonts w:ascii="Arial" w:eastAsia="Times New Roman" w:hAnsi="Arial" w:cs="Arial"/>
          <w:color w:val="414141"/>
          <w:sz w:val="20"/>
          <w:szCs w:val="20"/>
          <w:lang w:val="es-AR"/>
        </w:rPr>
        <w:t>:</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r>
      <w:r w:rsidRPr="00846006">
        <w:rPr>
          <w:rFonts w:ascii="Arial" w:eastAsia="Times New Roman" w:hAnsi="Arial" w:cs="Arial"/>
          <w:b/>
          <w:bCs/>
          <w:color w:val="414141"/>
          <w:sz w:val="20"/>
          <w:szCs w:val="20"/>
          <w:lang w:val="es-AR"/>
        </w:rPr>
        <w:t>self.dialogo = Toplevel()</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El método </w:t>
      </w:r>
      <w:r w:rsidRPr="00846006">
        <w:rPr>
          <w:rFonts w:ascii="Arial" w:eastAsia="Times New Roman" w:hAnsi="Arial" w:cs="Arial"/>
          <w:b/>
          <w:bCs/>
          <w:color w:val="414141"/>
          <w:sz w:val="20"/>
          <w:szCs w:val="20"/>
          <w:lang w:val="es-AR"/>
        </w:rPr>
        <w:t>mainloop()</w:t>
      </w:r>
      <w:r w:rsidRPr="00846006">
        <w:rPr>
          <w:rFonts w:ascii="Arial" w:eastAsia="Times New Roman" w:hAnsi="Arial" w:cs="Arial"/>
          <w:color w:val="414141"/>
          <w:sz w:val="20"/>
          <w:szCs w:val="20"/>
          <w:lang w:val="es-AR"/>
        </w:rPr>
        <w:t> (bucle principal) hace que se atienda a los eventos de la ventana de aplicación:</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r>
      <w:r w:rsidRPr="00846006">
        <w:rPr>
          <w:rFonts w:ascii="Arial" w:eastAsia="Times New Roman" w:hAnsi="Arial" w:cs="Arial"/>
          <w:b/>
          <w:bCs/>
          <w:color w:val="414141"/>
          <w:sz w:val="20"/>
          <w:szCs w:val="20"/>
          <w:lang w:val="es-AR"/>
        </w:rPr>
        <w:t>self.raiz.mainloop()</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t>El método </w:t>
      </w:r>
      <w:r w:rsidRPr="00846006">
        <w:rPr>
          <w:rFonts w:ascii="Arial" w:eastAsia="Times New Roman" w:hAnsi="Arial" w:cs="Arial"/>
          <w:b/>
          <w:bCs/>
          <w:color w:val="414141"/>
          <w:sz w:val="20"/>
          <w:szCs w:val="20"/>
          <w:lang w:val="es-AR"/>
        </w:rPr>
        <w:t>wait_window()</w:t>
      </w:r>
      <w:r w:rsidRPr="00846006">
        <w:rPr>
          <w:rFonts w:ascii="Arial" w:eastAsia="Times New Roman" w:hAnsi="Arial" w:cs="Arial"/>
          <w:color w:val="414141"/>
          <w:sz w:val="20"/>
          <w:szCs w:val="20"/>
          <w:lang w:val="es-AR"/>
        </w:rPr>
        <w:t> hace que se atienda a los eventos locales de la ventana de diálogo mientras espera a ser cerrada:</w:t>
      </w:r>
      <w:r w:rsidRPr="00846006">
        <w:rPr>
          <w:rFonts w:ascii="Arial" w:eastAsia="Times New Roman" w:hAnsi="Arial" w:cs="Arial"/>
          <w:color w:val="414141"/>
          <w:sz w:val="20"/>
          <w:szCs w:val="20"/>
          <w:lang w:val="es-AR"/>
        </w:rPr>
        <w:br/>
      </w:r>
      <w:r w:rsidRPr="00846006">
        <w:rPr>
          <w:rFonts w:ascii="Arial" w:eastAsia="Times New Roman" w:hAnsi="Arial" w:cs="Arial"/>
          <w:color w:val="414141"/>
          <w:sz w:val="20"/>
          <w:szCs w:val="20"/>
          <w:lang w:val="es-AR"/>
        </w:rPr>
        <w:br/>
      </w:r>
      <w:r w:rsidRPr="00846006">
        <w:rPr>
          <w:rFonts w:ascii="Arial" w:eastAsia="Times New Roman" w:hAnsi="Arial" w:cs="Arial"/>
          <w:b/>
          <w:bCs/>
          <w:color w:val="414141"/>
          <w:sz w:val="20"/>
          <w:szCs w:val="20"/>
          <w:lang w:val="es-AR"/>
        </w:rPr>
        <w:t>self.raiz.wait_window(self.conectar)</w:t>
      </w:r>
      <w:r w:rsidRPr="00846006">
        <w:rPr>
          <w:rFonts w:ascii="Arial" w:eastAsia="Times New Roman" w:hAnsi="Arial" w:cs="Arial"/>
          <w:color w:val="414141"/>
          <w:sz w:val="20"/>
          <w:szCs w:val="20"/>
          <w:lang w:val="es-AR"/>
        </w:rPr>
        <w:br/>
      </w:r>
    </w:p>
    <w:p w:rsidR="00846006" w:rsidRPr="00846006" w:rsidRDefault="00846006" w:rsidP="00846006">
      <w:pPr>
        <w:shd w:val="clear" w:color="auto" w:fill="FFFFFF"/>
        <w:spacing w:after="0" w:line="240" w:lineRule="auto"/>
        <w:jc w:val="center"/>
        <w:rPr>
          <w:rFonts w:ascii="Arial" w:eastAsia="Times New Roman" w:hAnsi="Arial" w:cs="Arial"/>
          <w:color w:val="414141"/>
          <w:sz w:val="20"/>
          <w:szCs w:val="20"/>
          <w:lang w:val="es-AR"/>
        </w:rPr>
      </w:pPr>
    </w:p>
    <w:p w:rsidR="00846006" w:rsidRPr="00846006" w:rsidRDefault="00846006" w:rsidP="00846006">
      <w:pPr>
        <w:shd w:val="clear" w:color="auto" w:fill="FFFFFF"/>
        <w:spacing w:after="0" w:line="240" w:lineRule="auto"/>
        <w:jc w:val="center"/>
        <w:rPr>
          <w:rFonts w:ascii="Arial" w:eastAsia="Times New Roman" w:hAnsi="Arial" w:cs="Arial"/>
          <w:color w:val="414141"/>
          <w:sz w:val="20"/>
          <w:szCs w:val="20"/>
        </w:rPr>
      </w:pPr>
      <w:r w:rsidRPr="00846006">
        <w:rPr>
          <w:rFonts w:ascii="Arial" w:eastAsia="Times New Roman" w:hAnsi="Arial" w:cs="Arial"/>
          <w:noProof/>
          <w:color w:val="2577D0"/>
          <w:sz w:val="20"/>
          <w:szCs w:val="20"/>
        </w:rPr>
        <w:drawing>
          <wp:inline distT="0" distB="0" distL="0" distR="0" wp14:anchorId="6E2D6B8D" wp14:editId="5F83E3CD">
            <wp:extent cx="3048000" cy="1952625"/>
            <wp:effectExtent l="0" t="0" r="0" b="9525"/>
            <wp:docPr id="21" name="Picture 21" descr="https://4.bp.blogspot.com/-oqvQWjsdFV0/Vp1vpej2m3I/AAAAAAAACr4/ab0xYhMChBE/s320/tkinter3-ventanas-no-modales.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4.bp.blogspot.com/-oqvQWjsdFV0/Vp1vpej2m3I/AAAAAAAACr4/ab0xYhMChBE/s320/tkinter3-ventanas-no-modales.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0" cy="1952625"/>
                    </a:xfrm>
                    <a:prstGeom prst="rect">
                      <a:avLst/>
                    </a:prstGeom>
                    <a:noFill/>
                    <a:ln>
                      <a:noFill/>
                    </a:ln>
                  </pic:spPr>
                </pic:pic>
              </a:graphicData>
            </a:graphic>
          </wp:inline>
        </w:drawing>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6A9955"/>
          <w:sz w:val="21"/>
          <w:szCs w:val="21"/>
        </w:rPr>
        <w:t>#!/usr/bin/env python</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6A9955"/>
          <w:sz w:val="21"/>
          <w:szCs w:val="21"/>
        </w:rPr>
        <w:t># -*- coding: utf-8 -*-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C586C0"/>
          <w:sz w:val="21"/>
          <w:szCs w:val="21"/>
        </w:rPr>
        <w:t>from</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4EC9B0"/>
          <w:sz w:val="21"/>
          <w:szCs w:val="21"/>
        </w:rPr>
        <w:t>tkinter</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C586C0"/>
          <w:sz w:val="21"/>
          <w:szCs w:val="21"/>
        </w:rPr>
        <w:t>import</w:t>
      </w: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C586C0"/>
          <w:sz w:val="21"/>
          <w:szCs w:val="21"/>
        </w:rPr>
        <w:t>from</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4EC9B0"/>
          <w:sz w:val="21"/>
          <w:szCs w:val="21"/>
        </w:rPr>
        <w:t>tkinter</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C586C0"/>
          <w:sz w:val="21"/>
          <w:szCs w:val="21"/>
        </w:rPr>
        <w:t>import</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4EC9B0"/>
          <w:sz w:val="21"/>
          <w:szCs w:val="21"/>
        </w:rPr>
        <w:t>ttk</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569CD6"/>
          <w:sz w:val="21"/>
          <w:szCs w:val="21"/>
          <w:lang w:val="es-AR"/>
        </w:rPr>
        <w:t>class</w:t>
      </w: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CE9178"/>
          <w:sz w:val="21"/>
          <w:szCs w:val="21"/>
          <w:lang w:val="es-AR"/>
        </w:rPr>
        <w:t>''' Clase Aplicacion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lastRenderedPageBreak/>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Declara una variable de clase para contar ventanas</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ventana</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B5CEA8"/>
          <w:sz w:val="21"/>
          <w:szCs w:val="21"/>
          <w:lang w:val="es-AR"/>
        </w:rPr>
        <w:t>0</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Declara una variable de clase para usar en el</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cálculo de la posición de una ventana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rPr>
        <w:t>posx_y</w:t>
      </w:r>
      <w:r w:rsidRPr="00846006">
        <w:rPr>
          <w:rFonts w:ascii="Consolas" w:eastAsia="Times New Roman" w:hAnsi="Consolas" w:cs="Times New Roman"/>
          <w:color w:val="D4D4D4"/>
          <w:sz w:val="21"/>
          <w:szCs w:val="21"/>
        </w:rPr>
        <w:t xml:space="preserve"> = </w:t>
      </w:r>
      <w:r w:rsidRPr="00846006">
        <w:rPr>
          <w:rFonts w:ascii="Consolas" w:eastAsia="Times New Roman" w:hAnsi="Consolas" w:cs="Times New Roman"/>
          <w:color w:val="B5CEA8"/>
          <w:sz w:val="21"/>
          <w:szCs w:val="21"/>
        </w:rPr>
        <w:t>0</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569CD6"/>
          <w:sz w:val="21"/>
          <w:szCs w:val="21"/>
        </w:rPr>
        <w:t>def</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DCDCAA"/>
          <w:sz w:val="21"/>
          <w:szCs w:val="21"/>
        </w:rPr>
        <w:t>__init__</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CE9178"/>
          <w:sz w:val="21"/>
          <w:szCs w:val="21"/>
          <w:lang w:val="es-AR"/>
        </w:rPr>
        <w:t>''' Construye ventana de aplicación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Declara ventana de aplicación</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raiz</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4EC9B0"/>
          <w:sz w:val="21"/>
          <w:szCs w:val="21"/>
          <w:lang w:val="es-AR"/>
        </w:rPr>
        <w:t>Tk</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Define dimensión de la ventana 300x200</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que se situará en la coordenada x=500,y=50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raiz</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geometry</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CE9178"/>
          <w:sz w:val="21"/>
          <w:szCs w:val="21"/>
        </w:rPr>
        <w:t>'300x200+500+50'</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raiz</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resizable</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B5CEA8"/>
          <w:sz w:val="21"/>
          <w:szCs w:val="21"/>
          <w:lang w:val="es-AR"/>
        </w:rPr>
        <w:t>0</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B5CEA8"/>
          <w:sz w:val="21"/>
          <w:szCs w:val="21"/>
          <w:lang w:val="es-AR"/>
        </w:rPr>
        <w:t>0</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raiz</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title</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CE9178"/>
          <w:sz w:val="21"/>
          <w:szCs w:val="21"/>
          <w:lang w:val="es-AR"/>
        </w:rPr>
        <w:t>"Ventana de aplicación"</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Define botón 'Abrir' que se utilizará para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abrir las ventanas de diálogo. El botón</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está vinculado con el método 'self.abrir'</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rPr>
        <w:t>boton</w:t>
      </w:r>
      <w:r w:rsidRPr="00846006">
        <w:rPr>
          <w:rFonts w:ascii="Consolas" w:eastAsia="Times New Roman" w:hAnsi="Consolas" w:cs="Times New Roman"/>
          <w:color w:val="D4D4D4"/>
          <w:sz w:val="21"/>
          <w:szCs w:val="21"/>
        </w:rPr>
        <w:t xml:space="preserve"> = </w:t>
      </w:r>
      <w:r w:rsidRPr="00846006">
        <w:rPr>
          <w:rFonts w:ascii="Consolas" w:eastAsia="Times New Roman" w:hAnsi="Consolas" w:cs="Times New Roman"/>
          <w:color w:val="4EC9B0"/>
          <w:sz w:val="21"/>
          <w:szCs w:val="21"/>
        </w:rPr>
        <w:t>ttk</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4EC9B0"/>
          <w:sz w:val="21"/>
          <w:szCs w:val="21"/>
        </w:rPr>
        <w:t>Button</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raiz</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text</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CE9178"/>
          <w:sz w:val="21"/>
          <w:szCs w:val="21"/>
        </w:rPr>
        <w:t>'Abrir'</w:t>
      </w: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w:t>
      </w:r>
      <w:r w:rsidRPr="00846006">
        <w:rPr>
          <w:rFonts w:ascii="Consolas" w:eastAsia="Times New Roman" w:hAnsi="Consolas" w:cs="Times New Roman"/>
          <w:color w:val="9CDCFE"/>
          <w:sz w:val="21"/>
          <w:szCs w:val="21"/>
        </w:rPr>
        <w:t>command</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DCDCAA"/>
          <w:sz w:val="21"/>
          <w:szCs w:val="21"/>
        </w:rPr>
        <w:t>abrir</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boton</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pack</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side</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4FC1FF"/>
          <w:sz w:val="21"/>
          <w:szCs w:val="21"/>
        </w:rPr>
        <w:t>BOTTOM</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padx</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B5CEA8"/>
          <w:sz w:val="21"/>
          <w:szCs w:val="21"/>
        </w:rPr>
        <w:t>20</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pady</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B5CEA8"/>
          <w:sz w:val="21"/>
          <w:szCs w:val="21"/>
        </w:rPr>
        <w:t>20</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raiz</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DCDCAA"/>
          <w:sz w:val="21"/>
          <w:szCs w:val="21"/>
        </w:rPr>
        <w:t>mainloop</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569CD6"/>
          <w:sz w:val="21"/>
          <w:szCs w:val="21"/>
        </w:rPr>
        <w:t>def</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DCDCAA"/>
          <w:sz w:val="21"/>
          <w:szCs w:val="21"/>
        </w:rPr>
        <w:t>abrir</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CE9178"/>
          <w:sz w:val="21"/>
          <w:szCs w:val="21"/>
          <w:lang w:val="es-AR"/>
        </w:rPr>
        <w:t>''' Construye una ventana de diálogo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Define una nueva ventana de diálogo</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4EC9B0"/>
          <w:sz w:val="21"/>
          <w:szCs w:val="21"/>
          <w:lang w:val="es-AR"/>
        </w:rPr>
        <w:t>Toplevel</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Incrementa en 1 el contador de ventanas</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ventana</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B5CEA8"/>
          <w:sz w:val="21"/>
          <w:szCs w:val="21"/>
          <w:lang w:val="es-AR"/>
        </w:rPr>
        <w:t>1</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lastRenderedPageBreak/>
        <w:t xml:space="preserve">        </w:t>
      </w:r>
      <w:r w:rsidRPr="00846006">
        <w:rPr>
          <w:rFonts w:ascii="Consolas" w:eastAsia="Times New Roman" w:hAnsi="Consolas" w:cs="Times New Roman"/>
          <w:color w:val="6A9955"/>
          <w:sz w:val="21"/>
          <w:szCs w:val="21"/>
          <w:lang w:val="es-AR"/>
        </w:rPr>
        <w:t># Recalcula posición de la ventana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posx_y</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B5CEA8"/>
          <w:sz w:val="21"/>
          <w:szCs w:val="21"/>
          <w:lang w:val="es-AR"/>
        </w:rPr>
        <w:t>50</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tamypos</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CE9178"/>
          <w:sz w:val="21"/>
          <w:szCs w:val="21"/>
          <w:lang w:val="es-AR"/>
        </w:rPr>
        <w:t>'200x100+'</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str</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posx_y</w:t>
      </w:r>
      <w:r w:rsidRPr="00846006">
        <w:rPr>
          <w:rFonts w:ascii="Consolas" w:eastAsia="Times New Roman" w:hAnsi="Consolas" w:cs="Times New Roman"/>
          <w:color w:val="D4D4D4"/>
          <w:sz w:val="21"/>
          <w:szCs w:val="21"/>
          <w:lang w:val="es-AR"/>
        </w:rPr>
        <w:t>)+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CE9178"/>
          <w:sz w:val="21"/>
          <w:szCs w:val="21"/>
          <w:lang w:val="es-AR"/>
        </w:rPr>
        <w:t>'+'</w:t>
      </w: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4EC9B0"/>
          <w:sz w:val="21"/>
          <w:szCs w:val="21"/>
          <w:lang w:val="es-AR"/>
        </w:rPr>
        <w:t>str</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posx_y</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geometry</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tamypos</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resizable</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B5CEA8"/>
          <w:sz w:val="21"/>
          <w:szCs w:val="21"/>
          <w:lang w:val="es-AR"/>
        </w:rPr>
        <w:t>0</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B5CEA8"/>
          <w:sz w:val="21"/>
          <w:szCs w:val="21"/>
          <w:lang w:val="es-AR"/>
        </w:rPr>
        <w:t>0</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Obtiene identicador de la nueva ventana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ident</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DCDCAA"/>
          <w:sz w:val="21"/>
          <w:szCs w:val="21"/>
          <w:lang w:val="es-AR"/>
        </w:rPr>
        <w:t>winfo_id</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Construye mensaje de la barra de título</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titulo</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4EC9B0"/>
          <w:sz w:val="21"/>
          <w:szCs w:val="21"/>
          <w:lang w:val="es-AR"/>
        </w:rPr>
        <w:t>str</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ventana</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CE9178"/>
          <w:sz w:val="21"/>
          <w:szCs w:val="21"/>
          <w:lang w:val="es-AR"/>
        </w:rPr>
        <w:t>": "</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str</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ident</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title</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titulo</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Define el botón 'Cerrar' que cuando sea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presionado cerrará (destruirá) la ventana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'self.dialogo' llamando al método</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'self.dialogo.destroy'</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boton</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4EC9B0"/>
          <w:sz w:val="21"/>
          <w:szCs w:val="21"/>
          <w:lang w:val="es-AR"/>
        </w:rPr>
        <w:t>ttk</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4EC9B0"/>
          <w:sz w:val="21"/>
          <w:szCs w:val="21"/>
          <w:lang w:val="es-AR"/>
        </w:rPr>
        <w:t>Button</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self</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9CDCFE"/>
          <w:sz w:val="21"/>
          <w:szCs w:val="21"/>
          <w:lang w:val="es-AR"/>
        </w:rPr>
        <w:t>dialogo</w:t>
      </w: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text</w:t>
      </w:r>
      <w:r w:rsidRPr="00846006">
        <w:rPr>
          <w:rFonts w:ascii="Consolas" w:eastAsia="Times New Roman" w:hAnsi="Consolas" w:cs="Times New Roman"/>
          <w:color w:val="D4D4D4"/>
          <w:sz w:val="21"/>
          <w:szCs w:val="21"/>
          <w:lang w:val="es-AR"/>
        </w:rPr>
        <w:t>=</w:t>
      </w:r>
      <w:r w:rsidRPr="00846006">
        <w:rPr>
          <w:rFonts w:ascii="Consolas" w:eastAsia="Times New Roman" w:hAnsi="Consolas" w:cs="Times New Roman"/>
          <w:color w:val="CE9178"/>
          <w:sz w:val="21"/>
          <w:szCs w:val="21"/>
          <w:lang w:val="es-AR"/>
        </w:rPr>
        <w:t>'Cerrar'</w:t>
      </w:r>
      <w:r w:rsidRPr="00846006">
        <w:rPr>
          <w:rFonts w:ascii="Consolas" w:eastAsia="Times New Roman" w:hAnsi="Consolas" w:cs="Times New Roman"/>
          <w:color w:val="D4D4D4"/>
          <w:sz w:val="21"/>
          <w:szCs w:val="21"/>
          <w:lang w:val="es-AR"/>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w:t>
      </w:r>
      <w:r w:rsidRPr="00846006">
        <w:rPr>
          <w:rFonts w:ascii="Consolas" w:eastAsia="Times New Roman" w:hAnsi="Consolas" w:cs="Times New Roman"/>
          <w:color w:val="9CDCFE"/>
          <w:sz w:val="21"/>
          <w:szCs w:val="21"/>
        </w:rPr>
        <w:t>command</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dialogo</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DCDCAA"/>
          <w:sz w:val="21"/>
          <w:szCs w:val="21"/>
        </w:rPr>
        <w:t>destroy</w:t>
      </w: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boton</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pack</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side</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4FC1FF"/>
          <w:sz w:val="21"/>
          <w:szCs w:val="21"/>
        </w:rPr>
        <w:t>BOTTOM</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padx</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B5CEA8"/>
          <w:sz w:val="21"/>
          <w:szCs w:val="21"/>
        </w:rPr>
        <w:t>20</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pady</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B5CEA8"/>
          <w:sz w:val="21"/>
          <w:szCs w:val="21"/>
        </w:rPr>
        <w:t>20</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6A9955"/>
          <w:sz w:val="21"/>
          <w:szCs w:val="21"/>
          <w:lang w:val="es-AR"/>
        </w:rPr>
        <w:t xml:space="preserve"># Cuando la ejecución del programa llega a este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punto se utiliza el método wait_window() para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esperar que la ventana 'self.dialogo' sea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destruida.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Mientras tanto se atiende a los eventos locales</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que se produzcan, por lo que otras partes de la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xml:space="preserve"># aplicación seguirán funcionando con normalidad.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Si hay código después de esta línea se ejecutará</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6A9955"/>
          <w:sz w:val="21"/>
          <w:szCs w:val="21"/>
          <w:lang w:val="es-AR"/>
        </w:rPr>
        <w:t># cuando la ventana 'self.dialogo' sea cerrada.</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raiz</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DCDCAA"/>
          <w:sz w:val="21"/>
          <w:szCs w:val="21"/>
        </w:rPr>
        <w:t>wait_window</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self</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9CDCFE"/>
          <w:sz w:val="21"/>
          <w:szCs w:val="21"/>
        </w:rPr>
        <w:t>dialogo</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rPr>
        <w:t xml:space="preserve">    </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569CD6"/>
          <w:sz w:val="21"/>
          <w:szCs w:val="21"/>
          <w:lang w:val="es-AR"/>
        </w:rPr>
        <w:t>def</w:t>
      </w: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DCDCAA"/>
          <w:sz w:val="21"/>
          <w:szCs w:val="21"/>
          <w:lang w:val="es-AR"/>
        </w:rPr>
        <w:t>main</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9CDCFE"/>
          <w:sz w:val="21"/>
          <w:szCs w:val="21"/>
          <w:lang w:val="es-AR"/>
        </w:rPr>
        <w:t>mi_app</w:t>
      </w:r>
      <w:r w:rsidRPr="00846006">
        <w:rPr>
          <w:rFonts w:ascii="Consolas" w:eastAsia="Times New Roman" w:hAnsi="Consolas" w:cs="Times New Roman"/>
          <w:color w:val="D4D4D4"/>
          <w:sz w:val="21"/>
          <w:szCs w:val="21"/>
          <w:lang w:val="es-AR"/>
        </w:rPr>
        <w:t xml:space="preserve"> = </w:t>
      </w:r>
      <w:r w:rsidRPr="00846006">
        <w:rPr>
          <w:rFonts w:ascii="Consolas" w:eastAsia="Times New Roman" w:hAnsi="Consolas" w:cs="Times New Roman"/>
          <w:color w:val="4EC9B0"/>
          <w:sz w:val="21"/>
          <w:szCs w:val="21"/>
          <w:lang w:val="es-AR"/>
        </w:rPr>
        <w:t>Aplicacion</w:t>
      </w:r>
      <w:r w:rsidRPr="00846006">
        <w:rPr>
          <w:rFonts w:ascii="Consolas" w:eastAsia="Times New Roman" w:hAnsi="Consolas" w:cs="Times New Roman"/>
          <w:color w:val="D4D4D4"/>
          <w:sz w:val="21"/>
          <w:szCs w:val="21"/>
          <w:lang w:val="es-AR"/>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D4D4D4"/>
          <w:sz w:val="21"/>
          <w:szCs w:val="21"/>
          <w:lang w:val="es-AR"/>
        </w:rPr>
        <w:t xml:space="preserve">    </w:t>
      </w:r>
      <w:r w:rsidRPr="00846006">
        <w:rPr>
          <w:rFonts w:ascii="Consolas" w:eastAsia="Times New Roman" w:hAnsi="Consolas" w:cs="Times New Roman"/>
          <w:color w:val="C586C0"/>
          <w:sz w:val="21"/>
          <w:szCs w:val="21"/>
        </w:rPr>
        <w:t>return</w:t>
      </w:r>
      <w:r w:rsidRPr="00846006">
        <w:rPr>
          <w:rFonts w:ascii="Consolas" w:eastAsia="Times New Roman" w:hAnsi="Consolas" w:cs="Times New Roman"/>
          <w:color w:val="D4D4D4"/>
          <w:sz w:val="21"/>
          <w:szCs w:val="21"/>
        </w:rPr>
        <w:t>(</w:t>
      </w:r>
      <w:r w:rsidRPr="00846006">
        <w:rPr>
          <w:rFonts w:ascii="Consolas" w:eastAsia="Times New Roman" w:hAnsi="Consolas" w:cs="Times New Roman"/>
          <w:color w:val="B5CEA8"/>
          <w:sz w:val="21"/>
          <w:szCs w:val="21"/>
        </w:rPr>
        <w:t>0</w:t>
      </w:r>
      <w:r w:rsidRPr="00846006">
        <w:rPr>
          <w:rFonts w:ascii="Consolas" w:eastAsia="Times New Roman" w:hAnsi="Consolas" w:cs="Times New Roman"/>
          <w:color w:val="D4D4D4"/>
          <w:sz w:val="21"/>
          <w:szCs w:val="21"/>
        </w:rPr>
        <w:t>)</w:t>
      </w: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p>
    <w:p w:rsidR="00846006" w:rsidRPr="00846006" w:rsidRDefault="00846006" w:rsidP="00846006">
      <w:pPr>
        <w:shd w:val="clear" w:color="auto" w:fill="1E1E1E"/>
        <w:spacing w:after="0" w:line="285" w:lineRule="atLeast"/>
        <w:rPr>
          <w:rFonts w:ascii="Consolas" w:eastAsia="Times New Roman" w:hAnsi="Consolas" w:cs="Times New Roman"/>
          <w:color w:val="D4D4D4"/>
          <w:sz w:val="21"/>
          <w:szCs w:val="21"/>
        </w:rPr>
      </w:pPr>
      <w:r w:rsidRPr="00846006">
        <w:rPr>
          <w:rFonts w:ascii="Consolas" w:eastAsia="Times New Roman" w:hAnsi="Consolas" w:cs="Times New Roman"/>
          <w:color w:val="C586C0"/>
          <w:sz w:val="21"/>
          <w:szCs w:val="21"/>
        </w:rPr>
        <w:t>if</w:t>
      </w:r>
      <w:r w:rsidRPr="00846006">
        <w:rPr>
          <w:rFonts w:ascii="Consolas" w:eastAsia="Times New Roman" w:hAnsi="Consolas" w:cs="Times New Roman"/>
          <w:color w:val="D4D4D4"/>
          <w:sz w:val="21"/>
          <w:szCs w:val="21"/>
        </w:rPr>
        <w:t xml:space="preserve"> </w:t>
      </w:r>
      <w:r w:rsidRPr="00846006">
        <w:rPr>
          <w:rFonts w:ascii="Consolas" w:eastAsia="Times New Roman" w:hAnsi="Consolas" w:cs="Times New Roman"/>
          <w:color w:val="9CDCFE"/>
          <w:sz w:val="21"/>
          <w:szCs w:val="21"/>
        </w:rPr>
        <w:t>__name__</w:t>
      </w:r>
      <w:r w:rsidRPr="00846006">
        <w:rPr>
          <w:rFonts w:ascii="Consolas" w:eastAsia="Times New Roman" w:hAnsi="Consolas" w:cs="Times New Roman"/>
          <w:color w:val="D4D4D4"/>
          <w:sz w:val="21"/>
          <w:szCs w:val="21"/>
        </w:rPr>
        <w:t xml:space="preserve"> == </w:t>
      </w:r>
      <w:r w:rsidRPr="00846006">
        <w:rPr>
          <w:rFonts w:ascii="Consolas" w:eastAsia="Times New Roman" w:hAnsi="Consolas" w:cs="Times New Roman"/>
          <w:color w:val="CE9178"/>
          <w:sz w:val="21"/>
          <w:szCs w:val="21"/>
        </w:rPr>
        <w:t>'__main__'</w:t>
      </w:r>
      <w:r w:rsidRPr="00846006">
        <w:rPr>
          <w:rFonts w:ascii="Consolas" w:eastAsia="Times New Roman" w:hAnsi="Consolas" w:cs="Times New Roman"/>
          <w:color w:val="D4D4D4"/>
          <w:sz w:val="21"/>
          <w:szCs w:val="21"/>
        </w:rPr>
        <w:t>:</w:t>
      </w:r>
    </w:p>
    <w:p w:rsidR="00846006" w:rsidRPr="00094B8D" w:rsidRDefault="00846006" w:rsidP="00846006">
      <w:pPr>
        <w:shd w:val="clear" w:color="auto" w:fill="1E1E1E"/>
        <w:spacing w:after="0" w:line="285" w:lineRule="atLeast"/>
        <w:rPr>
          <w:rFonts w:ascii="Consolas" w:eastAsia="Times New Roman" w:hAnsi="Consolas" w:cs="Times New Roman"/>
          <w:color w:val="D4D4D4"/>
          <w:sz w:val="21"/>
          <w:szCs w:val="21"/>
          <w:lang w:val="es-AR"/>
        </w:rPr>
      </w:pPr>
      <w:r w:rsidRPr="00846006">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46006" w:rsidRDefault="00846006"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846006" w:rsidRPr="00094B8D" w:rsidRDefault="00846006" w:rsidP="00846006">
      <w:pPr>
        <w:pStyle w:val="Heading3"/>
        <w:shd w:val="clear" w:color="auto" w:fill="FFFFFF"/>
        <w:spacing w:before="0"/>
        <w:rPr>
          <w:rFonts w:ascii="Arial" w:hAnsi="Arial" w:cs="Arial"/>
          <w:color w:val="414141"/>
          <w:lang w:val="es-AR"/>
        </w:rPr>
      </w:pPr>
      <w:r w:rsidRPr="00094B8D">
        <w:rPr>
          <w:rFonts w:ascii="Arial" w:hAnsi="Arial" w:cs="Arial"/>
          <w:color w:val="660000"/>
          <w:lang w:val="es-AR"/>
        </w:rPr>
        <w:lastRenderedPageBreak/>
        <w:t>Ventanas modales y no modales</w:t>
      </w:r>
    </w:p>
    <w:p w:rsidR="00846006" w:rsidRPr="00094B8D" w:rsidRDefault="00846006" w:rsidP="00846006">
      <w:pPr>
        <w:rPr>
          <w:rFonts w:ascii="Times New Roman" w:hAnsi="Times New Roman" w:cs="Times New Roman"/>
          <w:lang w:val="es-AR"/>
        </w:rPr>
      </w:pPr>
    </w:p>
    <w:p w:rsidR="00846006" w:rsidRPr="00846006" w:rsidRDefault="00846006" w:rsidP="00846006">
      <w:pPr>
        <w:shd w:val="clear" w:color="auto" w:fill="FFFFFF"/>
        <w:spacing w:after="240"/>
        <w:jc w:val="both"/>
        <w:rPr>
          <w:rFonts w:ascii="Arial" w:hAnsi="Arial" w:cs="Arial"/>
          <w:color w:val="414141"/>
          <w:sz w:val="20"/>
          <w:szCs w:val="20"/>
          <w:lang w:val="es-AR"/>
        </w:rPr>
      </w:pPr>
      <w:r w:rsidRPr="00846006">
        <w:rPr>
          <w:rFonts w:ascii="Arial" w:hAnsi="Arial" w:cs="Arial"/>
          <w:color w:val="414141"/>
          <w:sz w:val="20"/>
          <w:szCs w:val="20"/>
          <w:lang w:val="es-AR"/>
        </w:rPr>
        <w:t>Las ventanas hijas del ejemplo anterior son del tipo </w:t>
      </w:r>
      <w:r w:rsidRPr="00846006">
        <w:rPr>
          <w:rFonts w:ascii="Arial" w:hAnsi="Arial" w:cs="Arial"/>
          <w:b/>
          <w:bCs/>
          <w:i/>
          <w:iCs/>
          <w:color w:val="414141"/>
          <w:sz w:val="20"/>
          <w:szCs w:val="20"/>
          <w:lang w:val="es-AR"/>
        </w:rPr>
        <w:t>no modales</w:t>
      </w:r>
      <w:r w:rsidRPr="00846006">
        <w:rPr>
          <w:rFonts w:ascii="Arial" w:hAnsi="Arial" w:cs="Arial"/>
          <w:color w:val="414141"/>
          <w:sz w:val="20"/>
          <w:szCs w:val="20"/>
          <w:lang w:val="es-AR"/>
        </w:rPr>
        <w:t> porque mientras existen es posible interactuar libremente con ellas, sin ningún límite, excepto que si cerramos la ventana principal se cerrarán todas las ventanas hijas abiertas.</w:t>
      </w:r>
      <w:r w:rsidRPr="00846006">
        <w:rPr>
          <w:rFonts w:ascii="Arial" w:hAnsi="Arial" w:cs="Arial"/>
          <w:color w:val="414141"/>
          <w:sz w:val="20"/>
          <w:szCs w:val="20"/>
          <w:lang w:val="es-AR"/>
        </w:rPr>
        <w:br/>
      </w:r>
      <w:r w:rsidRPr="00846006">
        <w:rPr>
          <w:rFonts w:ascii="Arial" w:hAnsi="Arial" w:cs="Arial"/>
          <w:color w:val="414141"/>
          <w:sz w:val="20"/>
          <w:szCs w:val="20"/>
          <w:lang w:val="es-AR"/>
        </w:rPr>
        <w:br/>
        <w:t>Un ejemplo evidente que usa ventanas no modales está en las aplicaciones ofimáticas más conocidas, que permiten trabajar con varios documentos al mismo tiempo, cada uno de ellos abierto en su propia ventana, permitiendo al usuario cambiar sin restricciones de una ventana a otra.</w:t>
      </w:r>
      <w:r w:rsidRPr="00846006">
        <w:rPr>
          <w:rFonts w:ascii="Arial" w:hAnsi="Arial" w:cs="Arial"/>
          <w:color w:val="414141"/>
          <w:sz w:val="20"/>
          <w:szCs w:val="20"/>
          <w:lang w:val="es-AR"/>
        </w:rPr>
        <w:br/>
      </w:r>
      <w:r w:rsidRPr="00846006">
        <w:rPr>
          <w:rFonts w:ascii="Arial" w:hAnsi="Arial" w:cs="Arial"/>
          <w:color w:val="414141"/>
          <w:sz w:val="20"/>
          <w:szCs w:val="20"/>
          <w:lang w:val="es-AR"/>
        </w:rPr>
        <w:br/>
        <w:t>El caso contrario, es el de las </w:t>
      </w:r>
      <w:r w:rsidRPr="00846006">
        <w:rPr>
          <w:rFonts w:ascii="Arial" w:hAnsi="Arial" w:cs="Arial"/>
          <w:b/>
          <w:bCs/>
          <w:color w:val="414141"/>
          <w:sz w:val="20"/>
          <w:szCs w:val="20"/>
          <w:lang w:val="es-AR"/>
        </w:rPr>
        <w:t>ventanas modales</w:t>
      </w:r>
      <w:r w:rsidRPr="00846006">
        <w:rPr>
          <w:rFonts w:ascii="Arial" w:hAnsi="Arial" w:cs="Arial"/>
          <w:color w:val="414141"/>
          <w:sz w:val="20"/>
          <w:szCs w:val="20"/>
          <w:lang w:val="es-AR"/>
        </w:rPr>
        <w:t>. Cuando una ventana modal está abierta no será posible interactuar con otras ventanas de la aplicación hasta que ésta sea cerrada.</w:t>
      </w:r>
      <w:r w:rsidRPr="00846006">
        <w:rPr>
          <w:rFonts w:ascii="Arial" w:hAnsi="Arial" w:cs="Arial"/>
          <w:color w:val="414141"/>
          <w:sz w:val="20"/>
          <w:szCs w:val="20"/>
          <w:lang w:val="es-AR"/>
        </w:rPr>
        <w:br/>
      </w:r>
      <w:r w:rsidRPr="00846006">
        <w:rPr>
          <w:rFonts w:ascii="Arial" w:hAnsi="Arial" w:cs="Arial"/>
          <w:color w:val="414141"/>
          <w:sz w:val="20"/>
          <w:szCs w:val="20"/>
          <w:lang w:val="es-AR"/>
        </w:rPr>
        <w:br/>
        <w:t>Un ejemplo típico es el de algunas ventanas de diálogo que se utilizan para establecer las preferencias de las aplicaciones, que obligan a ser cerradas antes de permitirse la apertura de otras.</w:t>
      </w:r>
      <w:r w:rsidRPr="00846006">
        <w:rPr>
          <w:rFonts w:ascii="Arial" w:hAnsi="Arial" w:cs="Arial"/>
          <w:color w:val="414141"/>
          <w:sz w:val="20"/>
          <w:szCs w:val="20"/>
          <w:lang w:val="es-AR"/>
        </w:rPr>
        <w:br/>
      </w:r>
      <w:r w:rsidRPr="00846006">
        <w:rPr>
          <w:rFonts w:ascii="Arial" w:hAnsi="Arial" w:cs="Arial"/>
          <w:color w:val="414141"/>
          <w:sz w:val="20"/>
          <w:szCs w:val="20"/>
          <w:lang w:val="es-AR"/>
        </w:rPr>
        <w:br/>
        <w:t>Para demostrarlo, utilizamos el siguiente ejemplo en el que sólo es posible mantener abierta sólo una ventana hija, aunque si la cerramos podremos abrir otra.</w:t>
      </w:r>
      <w:r w:rsidRPr="00846006">
        <w:rPr>
          <w:rFonts w:ascii="Arial" w:hAnsi="Arial" w:cs="Arial"/>
          <w:color w:val="414141"/>
          <w:sz w:val="20"/>
          <w:szCs w:val="20"/>
          <w:lang w:val="es-AR"/>
        </w:rPr>
        <w:br/>
      </w:r>
      <w:r w:rsidRPr="00846006">
        <w:rPr>
          <w:rFonts w:ascii="Arial" w:hAnsi="Arial" w:cs="Arial"/>
          <w:color w:val="414141"/>
          <w:sz w:val="20"/>
          <w:szCs w:val="20"/>
          <w:lang w:val="es-AR"/>
        </w:rPr>
        <w:br/>
        <w:t>El método </w:t>
      </w:r>
      <w:r w:rsidRPr="00846006">
        <w:rPr>
          <w:rFonts w:ascii="Arial" w:hAnsi="Arial" w:cs="Arial"/>
          <w:b/>
          <w:bCs/>
          <w:color w:val="414141"/>
          <w:sz w:val="20"/>
          <w:szCs w:val="20"/>
          <w:lang w:val="es-AR"/>
        </w:rPr>
        <w:t>grab_set()</w:t>
      </w:r>
      <w:r w:rsidRPr="00846006">
        <w:rPr>
          <w:rFonts w:ascii="Arial" w:hAnsi="Arial" w:cs="Arial"/>
          <w:color w:val="414141"/>
          <w:sz w:val="20"/>
          <w:szCs w:val="20"/>
          <w:lang w:val="es-AR"/>
        </w:rPr>
        <w:t> se utiliza para crear la ventana modal y el método </w:t>
      </w:r>
      <w:r w:rsidRPr="00846006">
        <w:rPr>
          <w:rFonts w:ascii="Arial" w:hAnsi="Arial" w:cs="Arial"/>
          <w:b/>
          <w:bCs/>
          <w:color w:val="414141"/>
          <w:sz w:val="20"/>
          <w:szCs w:val="20"/>
          <w:lang w:val="es-AR"/>
        </w:rPr>
        <w:t>transiet()</w:t>
      </w:r>
      <w:r w:rsidRPr="00846006">
        <w:rPr>
          <w:rFonts w:ascii="Arial" w:hAnsi="Arial" w:cs="Arial"/>
          <w:color w:val="414141"/>
          <w:sz w:val="20"/>
          <w:szCs w:val="20"/>
          <w:lang w:val="es-AR"/>
        </w:rPr>
        <w:t> se emplea para convertir la ventana de diálogo en </w:t>
      </w:r>
      <w:r w:rsidRPr="00846006">
        <w:rPr>
          <w:rFonts w:ascii="Arial" w:hAnsi="Arial" w:cs="Arial"/>
          <w:b/>
          <w:bCs/>
          <w:i/>
          <w:iCs/>
          <w:color w:val="414141"/>
          <w:sz w:val="20"/>
          <w:szCs w:val="20"/>
          <w:lang w:val="es-AR"/>
        </w:rPr>
        <w:t>ventana transitoria</w:t>
      </w:r>
      <w:r w:rsidRPr="00846006">
        <w:rPr>
          <w:rFonts w:ascii="Arial" w:hAnsi="Arial" w:cs="Arial"/>
          <w:color w:val="414141"/>
          <w:sz w:val="20"/>
          <w:szCs w:val="20"/>
          <w:lang w:val="es-AR"/>
        </w:rPr>
        <w:t>, haciendo que se oculte cuando la ventana de aplicación sea minimizada.</w:t>
      </w:r>
    </w:p>
    <w:p w:rsidR="00846006" w:rsidRDefault="00846006" w:rsidP="00846006">
      <w:pPr>
        <w:shd w:val="clear" w:color="auto" w:fill="FFFFFF"/>
        <w:spacing w:after="0"/>
        <w:jc w:val="center"/>
        <w:rPr>
          <w:rFonts w:ascii="Arial" w:hAnsi="Arial" w:cs="Arial"/>
          <w:color w:val="414141"/>
          <w:sz w:val="20"/>
          <w:szCs w:val="20"/>
        </w:rPr>
      </w:pPr>
      <w:r>
        <w:rPr>
          <w:rFonts w:ascii="Arial" w:hAnsi="Arial" w:cs="Arial"/>
          <w:noProof/>
          <w:color w:val="2577D0"/>
          <w:sz w:val="20"/>
          <w:szCs w:val="20"/>
        </w:rPr>
        <w:drawing>
          <wp:inline distT="0" distB="0" distL="0" distR="0">
            <wp:extent cx="3048000" cy="2343150"/>
            <wp:effectExtent l="0" t="0" r="0" b="0"/>
            <wp:docPr id="22" name="Picture 22" descr="https://1.bp.blogspot.com/-SxsoBp6Na58/Vp1y1xjsuQI/AAAAAAAACsE/pJYjQPNoy3s/s320/tkinter3-ventanas-modales.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SxsoBp6Na58/Vp1y1xjsuQI/AAAAAAAACsE/pJYjQPNoy3s/s320/tkinter3-ventanas-modales.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a:ln>
                      <a:noFill/>
                    </a:ln>
                  </pic:spPr>
                </pic:pic>
              </a:graphicData>
            </a:graphic>
          </wp:inline>
        </w:drawing>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6A9955"/>
          <w:sz w:val="21"/>
          <w:szCs w:val="21"/>
        </w:rPr>
        <w:t>#!/usr/bin/env python</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6A9955"/>
          <w:sz w:val="21"/>
          <w:szCs w:val="21"/>
        </w:rPr>
        <w:t># -*- coding: utf-8 -*-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C586C0"/>
          <w:sz w:val="21"/>
          <w:szCs w:val="21"/>
        </w:rPr>
        <w:t>from</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4EC9B0"/>
          <w:sz w:val="21"/>
          <w:szCs w:val="21"/>
        </w:rPr>
        <w:t>tkinter</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C586C0"/>
          <w:sz w:val="21"/>
          <w:szCs w:val="21"/>
        </w:rPr>
        <w:t>import</w:t>
      </w: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C586C0"/>
          <w:sz w:val="21"/>
          <w:szCs w:val="21"/>
        </w:rPr>
        <w:t>from</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4EC9B0"/>
          <w:sz w:val="21"/>
          <w:szCs w:val="21"/>
        </w:rPr>
        <w:t>tkinter</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C586C0"/>
          <w:sz w:val="21"/>
          <w:szCs w:val="21"/>
        </w:rPr>
        <w:t>import</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4EC9B0"/>
          <w:sz w:val="21"/>
          <w:szCs w:val="21"/>
        </w:rPr>
        <w:t>ttk</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569CD6"/>
          <w:sz w:val="21"/>
          <w:szCs w:val="21"/>
          <w:lang w:val="es-AR"/>
        </w:rPr>
        <w:t>class</w:t>
      </w: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ventana</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B5CEA8"/>
          <w:sz w:val="21"/>
          <w:szCs w:val="21"/>
          <w:lang w:val="es-AR"/>
        </w:rPr>
        <w:t>0</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lastRenderedPageBreak/>
        <w:t xml:space="preserve">    </w:t>
      </w:r>
      <w:r w:rsidRPr="00E70D99">
        <w:rPr>
          <w:rFonts w:ascii="Consolas" w:eastAsia="Times New Roman" w:hAnsi="Consolas" w:cs="Times New Roman"/>
          <w:color w:val="9CDCFE"/>
          <w:sz w:val="21"/>
          <w:szCs w:val="21"/>
          <w:lang w:val="es-AR"/>
        </w:rPr>
        <w:t>posx_y</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B5CEA8"/>
          <w:sz w:val="21"/>
          <w:szCs w:val="21"/>
          <w:lang w:val="es-AR"/>
        </w:rPr>
        <w:t>0</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569CD6"/>
          <w:sz w:val="21"/>
          <w:szCs w:val="21"/>
        </w:rPr>
        <w:t>def</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DCDCAA"/>
          <w:sz w:val="21"/>
          <w:szCs w:val="21"/>
        </w:rPr>
        <w:t>__init__</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raiz</w:t>
      </w:r>
      <w:r w:rsidRPr="00E70D99">
        <w:rPr>
          <w:rFonts w:ascii="Consolas" w:eastAsia="Times New Roman" w:hAnsi="Consolas" w:cs="Times New Roman"/>
          <w:color w:val="D4D4D4"/>
          <w:sz w:val="21"/>
          <w:szCs w:val="21"/>
        </w:rPr>
        <w:t xml:space="preserve"> = </w:t>
      </w:r>
      <w:r w:rsidRPr="00E70D99">
        <w:rPr>
          <w:rFonts w:ascii="Consolas" w:eastAsia="Times New Roman" w:hAnsi="Consolas" w:cs="Times New Roman"/>
          <w:color w:val="4EC9B0"/>
          <w:sz w:val="21"/>
          <w:szCs w:val="21"/>
        </w:rPr>
        <w:t>Tk</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raiz</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geometry</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CE9178"/>
          <w:sz w:val="21"/>
          <w:szCs w:val="21"/>
        </w:rPr>
        <w:t>'300x200+500+50'</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raiz</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resizable</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B5CEA8"/>
          <w:sz w:val="21"/>
          <w:szCs w:val="21"/>
          <w:lang w:val="es-AR"/>
        </w:rPr>
        <w:t>0</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B5CEA8"/>
          <w:sz w:val="21"/>
          <w:szCs w:val="21"/>
          <w:lang w:val="es-AR"/>
        </w:rPr>
        <w:t>0</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raiz</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title</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CE9178"/>
          <w:sz w:val="21"/>
          <w:szCs w:val="21"/>
          <w:lang w:val="es-AR"/>
        </w:rPr>
        <w:t>"Ventana de aplicación"</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rPr>
        <w:t>boton</w:t>
      </w:r>
      <w:r w:rsidRPr="00E70D99">
        <w:rPr>
          <w:rFonts w:ascii="Consolas" w:eastAsia="Times New Roman" w:hAnsi="Consolas" w:cs="Times New Roman"/>
          <w:color w:val="D4D4D4"/>
          <w:sz w:val="21"/>
          <w:szCs w:val="21"/>
        </w:rPr>
        <w:t xml:space="preserve"> = </w:t>
      </w:r>
      <w:r w:rsidRPr="00E70D99">
        <w:rPr>
          <w:rFonts w:ascii="Consolas" w:eastAsia="Times New Roman" w:hAnsi="Consolas" w:cs="Times New Roman"/>
          <w:color w:val="4EC9B0"/>
          <w:sz w:val="21"/>
          <w:szCs w:val="21"/>
        </w:rPr>
        <w:t>ttk</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4EC9B0"/>
          <w:sz w:val="21"/>
          <w:szCs w:val="21"/>
        </w:rPr>
        <w:t>Button</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raiz</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text</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CE9178"/>
          <w:sz w:val="21"/>
          <w:szCs w:val="21"/>
        </w:rPr>
        <w:t>'Abrir'</w:t>
      </w: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w:t>
      </w:r>
      <w:r w:rsidRPr="00E70D99">
        <w:rPr>
          <w:rFonts w:ascii="Consolas" w:eastAsia="Times New Roman" w:hAnsi="Consolas" w:cs="Times New Roman"/>
          <w:color w:val="9CDCFE"/>
          <w:sz w:val="21"/>
          <w:szCs w:val="21"/>
        </w:rPr>
        <w:t>command</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DCDCAA"/>
          <w:sz w:val="21"/>
          <w:szCs w:val="21"/>
        </w:rPr>
        <w:t>abrir</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boton</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pack</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side</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4FC1FF"/>
          <w:sz w:val="21"/>
          <w:szCs w:val="21"/>
        </w:rPr>
        <w:t>BOTTOM</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padx</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B5CEA8"/>
          <w:sz w:val="21"/>
          <w:szCs w:val="21"/>
        </w:rPr>
        <w:t>20</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pady</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B5CEA8"/>
          <w:sz w:val="21"/>
          <w:szCs w:val="21"/>
        </w:rPr>
        <w:t>20</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raiz</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DCDCAA"/>
          <w:sz w:val="21"/>
          <w:szCs w:val="21"/>
        </w:rPr>
        <w:t>mainloop</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569CD6"/>
          <w:sz w:val="21"/>
          <w:szCs w:val="21"/>
        </w:rPr>
        <w:t>def</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DCDCAA"/>
          <w:sz w:val="21"/>
          <w:szCs w:val="21"/>
        </w:rPr>
        <w:t>abrir</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CE9178"/>
          <w:sz w:val="21"/>
          <w:szCs w:val="21"/>
          <w:lang w:val="es-AR"/>
        </w:rPr>
        <w:t>''' Construye una ventana de diálogo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4EC9B0"/>
          <w:sz w:val="21"/>
          <w:szCs w:val="21"/>
          <w:lang w:val="es-AR"/>
        </w:rPr>
        <w:t>Toplevel</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ventana</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B5CEA8"/>
          <w:sz w:val="21"/>
          <w:szCs w:val="21"/>
          <w:lang w:val="es-AR"/>
        </w:rPr>
        <w:t>1</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posx_y</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B5CEA8"/>
          <w:sz w:val="21"/>
          <w:szCs w:val="21"/>
          <w:lang w:val="es-AR"/>
        </w:rPr>
        <w:t>50</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tamypos</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CE9178"/>
          <w:sz w:val="21"/>
          <w:szCs w:val="21"/>
          <w:lang w:val="es-AR"/>
        </w:rPr>
        <w:t>'200x100+'</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str</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posx_y</w:t>
      </w:r>
      <w:r w:rsidRPr="00E70D99">
        <w:rPr>
          <w:rFonts w:ascii="Consolas" w:eastAsia="Times New Roman" w:hAnsi="Consolas" w:cs="Times New Roman"/>
          <w:color w:val="D4D4D4"/>
          <w:sz w:val="21"/>
          <w:szCs w:val="21"/>
          <w:lang w:val="es-AR"/>
        </w:rPr>
        <w:t>)+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CE9178"/>
          <w:sz w:val="21"/>
          <w:szCs w:val="21"/>
          <w:lang w:val="es-AR"/>
        </w:rPr>
        <w:t>'+'</w:t>
      </w: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4EC9B0"/>
          <w:sz w:val="21"/>
          <w:szCs w:val="21"/>
          <w:lang w:val="es-AR"/>
        </w:rPr>
        <w:t>str</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posx_y</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geometry</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tamypos</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resizable</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B5CEA8"/>
          <w:sz w:val="21"/>
          <w:szCs w:val="21"/>
          <w:lang w:val="es-AR"/>
        </w:rPr>
        <w:t>0</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B5CEA8"/>
          <w:sz w:val="21"/>
          <w:szCs w:val="21"/>
          <w:lang w:val="es-AR"/>
        </w:rPr>
        <w:t>0</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ident</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DCDCAA"/>
          <w:sz w:val="21"/>
          <w:szCs w:val="21"/>
          <w:lang w:val="es-AR"/>
        </w:rPr>
        <w:t>winfo_id</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titulo</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4EC9B0"/>
          <w:sz w:val="21"/>
          <w:szCs w:val="21"/>
          <w:lang w:val="es-AR"/>
        </w:rPr>
        <w:t>str</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ventana</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CE9178"/>
          <w:sz w:val="21"/>
          <w:szCs w:val="21"/>
          <w:lang w:val="es-AR"/>
        </w:rPr>
        <w:t>": "</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str</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ident</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title</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titulo</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boton</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4EC9B0"/>
          <w:sz w:val="21"/>
          <w:szCs w:val="21"/>
          <w:lang w:val="es-AR"/>
        </w:rPr>
        <w:t>ttk</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4EC9B0"/>
          <w:sz w:val="21"/>
          <w:szCs w:val="21"/>
          <w:lang w:val="es-AR"/>
        </w:rPr>
        <w:t>Button</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text</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CE9178"/>
          <w:sz w:val="21"/>
          <w:szCs w:val="21"/>
          <w:lang w:val="es-AR"/>
        </w:rPr>
        <w:t>'Cerrar'</w:t>
      </w:r>
      <w:r w:rsidRPr="00E70D99">
        <w:rPr>
          <w:rFonts w:ascii="Consolas" w:eastAsia="Times New Roman" w:hAnsi="Consolas" w:cs="Times New Roman"/>
          <w:color w:val="D4D4D4"/>
          <w:sz w:val="21"/>
          <w:szCs w:val="21"/>
          <w:lang w:val="es-AR"/>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lang w:val="es-AR"/>
        </w:rPr>
        <w:t>                           </w:t>
      </w:r>
      <w:r w:rsidRPr="00E70D99">
        <w:rPr>
          <w:rFonts w:ascii="Consolas" w:eastAsia="Times New Roman" w:hAnsi="Consolas" w:cs="Times New Roman"/>
          <w:color w:val="9CDCFE"/>
          <w:sz w:val="21"/>
          <w:szCs w:val="21"/>
        </w:rPr>
        <w:t>command</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dialogo</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DCDCAA"/>
          <w:sz w:val="21"/>
          <w:szCs w:val="21"/>
        </w:rPr>
        <w:t>destroy</w:t>
      </w: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boton</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pack</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side</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4FC1FF"/>
          <w:sz w:val="21"/>
          <w:szCs w:val="21"/>
        </w:rPr>
        <w:t>BOTTOM</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padx</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B5CEA8"/>
          <w:sz w:val="21"/>
          <w:szCs w:val="21"/>
        </w:rPr>
        <w:t>20</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pady</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B5CEA8"/>
          <w:sz w:val="21"/>
          <w:szCs w:val="21"/>
        </w:rPr>
        <w:t>20</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6A9955"/>
          <w:sz w:val="21"/>
          <w:szCs w:val="21"/>
          <w:lang w:val="es-AR"/>
        </w:rPr>
        <w:t xml:space="preserve"># Convierte la ventana 'self.dialogo' en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transitoria con respecto a su ventana maestra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'self.raiz'.</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Una ventana transitoria siempre se dibuja sobre</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su maestra y se ocultará cuando la maestra sea</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minimizada. Si el argumento 'master' es</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omitido el valor, por defecto, será la ventana</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madre.</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dialogo</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transient</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master</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self</w:t>
      </w:r>
      <w:r w:rsidRPr="00E70D99">
        <w:rPr>
          <w:rFonts w:ascii="Consolas" w:eastAsia="Times New Roman" w:hAnsi="Consolas" w:cs="Times New Roman"/>
          <w:color w:val="D4D4D4"/>
          <w:sz w:val="21"/>
          <w:szCs w:val="21"/>
          <w:lang w:val="es-AR"/>
        </w:rPr>
        <w:t>.</w:t>
      </w:r>
      <w:r w:rsidRPr="00E70D99">
        <w:rPr>
          <w:rFonts w:ascii="Consolas" w:eastAsia="Times New Roman" w:hAnsi="Consolas" w:cs="Times New Roman"/>
          <w:color w:val="9CDCFE"/>
          <w:sz w:val="21"/>
          <w:szCs w:val="21"/>
          <w:lang w:val="es-AR"/>
        </w:rPr>
        <w:t>raiz</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El método grab_set() asegura que no haya eventos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de ratón o teclado que se envíen a otra ventana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diferente a 'self.dialogo'. Se utiliza para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crear una ventana de tipo modal que será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necesario cerrar para poder trabajar con otra</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lastRenderedPageBreak/>
        <w:t xml:space="preserve">        </w:t>
      </w:r>
      <w:r w:rsidRPr="00E70D99">
        <w:rPr>
          <w:rFonts w:ascii="Consolas" w:eastAsia="Times New Roman" w:hAnsi="Consolas" w:cs="Times New Roman"/>
          <w:color w:val="6A9955"/>
          <w:sz w:val="21"/>
          <w:szCs w:val="21"/>
          <w:lang w:val="es-AR"/>
        </w:rPr>
        <w:t xml:space="preserve"># diferente. Con ello, también se impide que la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6A9955"/>
          <w:sz w:val="21"/>
          <w:szCs w:val="21"/>
          <w:lang w:val="es-AR"/>
        </w:rPr>
        <w:t xml:space="preserve"># misma ventana se abra varias veces.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dialogo</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DCDCAA"/>
          <w:sz w:val="21"/>
          <w:szCs w:val="21"/>
        </w:rPr>
        <w:t>grab_set</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raiz</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DCDCAA"/>
          <w:sz w:val="21"/>
          <w:szCs w:val="21"/>
        </w:rPr>
        <w:t>wait_window</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self</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9CDCFE"/>
          <w:sz w:val="21"/>
          <w:szCs w:val="21"/>
        </w:rPr>
        <w:t>dialogo</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rPr>
        <w:t xml:space="preserve">    </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569CD6"/>
          <w:sz w:val="21"/>
          <w:szCs w:val="21"/>
          <w:lang w:val="es-AR"/>
        </w:rPr>
        <w:t>def</w:t>
      </w: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DCDCAA"/>
          <w:sz w:val="21"/>
          <w:szCs w:val="21"/>
          <w:lang w:val="es-AR"/>
        </w:rPr>
        <w:t>main</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9CDCFE"/>
          <w:sz w:val="21"/>
          <w:szCs w:val="21"/>
          <w:lang w:val="es-AR"/>
        </w:rPr>
        <w:t>mi_app</w:t>
      </w:r>
      <w:r w:rsidRPr="00E70D99">
        <w:rPr>
          <w:rFonts w:ascii="Consolas" w:eastAsia="Times New Roman" w:hAnsi="Consolas" w:cs="Times New Roman"/>
          <w:color w:val="D4D4D4"/>
          <w:sz w:val="21"/>
          <w:szCs w:val="21"/>
          <w:lang w:val="es-AR"/>
        </w:rPr>
        <w:t xml:space="preserve"> = </w:t>
      </w:r>
      <w:r w:rsidRPr="00E70D99">
        <w:rPr>
          <w:rFonts w:ascii="Consolas" w:eastAsia="Times New Roman" w:hAnsi="Consolas" w:cs="Times New Roman"/>
          <w:color w:val="4EC9B0"/>
          <w:sz w:val="21"/>
          <w:szCs w:val="21"/>
          <w:lang w:val="es-AR"/>
        </w:rPr>
        <w:t>Aplicacion</w:t>
      </w:r>
      <w:r w:rsidRPr="00E70D99">
        <w:rPr>
          <w:rFonts w:ascii="Consolas" w:eastAsia="Times New Roman" w:hAnsi="Consolas" w:cs="Times New Roman"/>
          <w:color w:val="D4D4D4"/>
          <w:sz w:val="21"/>
          <w:szCs w:val="21"/>
          <w:lang w:val="es-AR"/>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D4D4D4"/>
          <w:sz w:val="21"/>
          <w:szCs w:val="21"/>
          <w:lang w:val="es-AR"/>
        </w:rPr>
        <w:t xml:space="preserve">    </w:t>
      </w:r>
      <w:r w:rsidRPr="00E70D99">
        <w:rPr>
          <w:rFonts w:ascii="Consolas" w:eastAsia="Times New Roman" w:hAnsi="Consolas" w:cs="Times New Roman"/>
          <w:color w:val="C586C0"/>
          <w:sz w:val="21"/>
          <w:szCs w:val="21"/>
        </w:rPr>
        <w:t>return</w:t>
      </w:r>
      <w:r w:rsidRPr="00E70D99">
        <w:rPr>
          <w:rFonts w:ascii="Consolas" w:eastAsia="Times New Roman" w:hAnsi="Consolas" w:cs="Times New Roman"/>
          <w:color w:val="D4D4D4"/>
          <w:sz w:val="21"/>
          <w:szCs w:val="21"/>
        </w:rPr>
        <w:t>(</w:t>
      </w:r>
      <w:r w:rsidRPr="00E70D99">
        <w:rPr>
          <w:rFonts w:ascii="Consolas" w:eastAsia="Times New Roman" w:hAnsi="Consolas" w:cs="Times New Roman"/>
          <w:color w:val="B5CEA8"/>
          <w:sz w:val="21"/>
          <w:szCs w:val="21"/>
        </w:rPr>
        <w:t>0</w:t>
      </w:r>
      <w:r w:rsidRPr="00E70D99">
        <w:rPr>
          <w:rFonts w:ascii="Consolas" w:eastAsia="Times New Roman" w:hAnsi="Consolas" w:cs="Times New Roman"/>
          <w:color w:val="D4D4D4"/>
          <w:sz w:val="21"/>
          <w:szCs w:val="21"/>
        </w:rPr>
        <w:t>)</w:t>
      </w: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p>
    <w:p w:rsidR="00E70D99" w:rsidRPr="00E70D99" w:rsidRDefault="00E70D99" w:rsidP="00E70D99">
      <w:pPr>
        <w:shd w:val="clear" w:color="auto" w:fill="1E1E1E"/>
        <w:spacing w:after="0" w:line="285" w:lineRule="atLeast"/>
        <w:rPr>
          <w:rFonts w:ascii="Consolas" w:eastAsia="Times New Roman" w:hAnsi="Consolas" w:cs="Times New Roman"/>
          <w:color w:val="D4D4D4"/>
          <w:sz w:val="21"/>
          <w:szCs w:val="21"/>
        </w:rPr>
      </w:pPr>
      <w:r w:rsidRPr="00E70D99">
        <w:rPr>
          <w:rFonts w:ascii="Consolas" w:eastAsia="Times New Roman" w:hAnsi="Consolas" w:cs="Times New Roman"/>
          <w:color w:val="C586C0"/>
          <w:sz w:val="21"/>
          <w:szCs w:val="21"/>
        </w:rPr>
        <w:t>if</w:t>
      </w:r>
      <w:r w:rsidRPr="00E70D99">
        <w:rPr>
          <w:rFonts w:ascii="Consolas" w:eastAsia="Times New Roman" w:hAnsi="Consolas" w:cs="Times New Roman"/>
          <w:color w:val="D4D4D4"/>
          <w:sz w:val="21"/>
          <w:szCs w:val="21"/>
        </w:rPr>
        <w:t xml:space="preserve"> </w:t>
      </w:r>
      <w:r w:rsidRPr="00E70D99">
        <w:rPr>
          <w:rFonts w:ascii="Consolas" w:eastAsia="Times New Roman" w:hAnsi="Consolas" w:cs="Times New Roman"/>
          <w:color w:val="9CDCFE"/>
          <w:sz w:val="21"/>
          <w:szCs w:val="21"/>
        </w:rPr>
        <w:t>__name__</w:t>
      </w:r>
      <w:r w:rsidRPr="00E70D99">
        <w:rPr>
          <w:rFonts w:ascii="Consolas" w:eastAsia="Times New Roman" w:hAnsi="Consolas" w:cs="Times New Roman"/>
          <w:color w:val="D4D4D4"/>
          <w:sz w:val="21"/>
          <w:szCs w:val="21"/>
        </w:rPr>
        <w:t xml:space="preserve"> == </w:t>
      </w:r>
      <w:r w:rsidRPr="00E70D99">
        <w:rPr>
          <w:rFonts w:ascii="Consolas" w:eastAsia="Times New Roman" w:hAnsi="Consolas" w:cs="Times New Roman"/>
          <w:color w:val="CE9178"/>
          <w:sz w:val="21"/>
          <w:szCs w:val="21"/>
        </w:rPr>
        <w:t>'__main__'</w:t>
      </w:r>
      <w:r w:rsidRPr="00E70D99">
        <w:rPr>
          <w:rFonts w:ascii="Consolas" w:eastAsia="Times New Roman" w:hAnsi="Consolas" w:cs="Times New Roman"/>
          <w:color w:val="D4D4D4"/>
          <w:sz w:val="21"/>
          <w:szCs w:val="21"/>
        </w:rPr>
        <w:t>:</w:t>
      </w:r>
    </w:p>
    <w:p w:rsidR="00E70D99" w:rsidRPr="00094B8D" w:rsidRDefault="00E70D99" w:rsidP="00E70D99">
      <w:pPr>
        <w:shd w:val="clear" w:color="auto" w:fill="1E1E1E"/>
        <w:spacing w:after="0" w:line="285" w:lineRule="atLeast"/>
        <w:rPr>
          <w:rFonts w:ascii="Consolas" w:eastAsia="Times New Roman" w:hAnsi="Consolas" w:cs="Times New Roman"/>
          <w:color w:val="D4D4D4"/>
          <w:sz w:val="21"/>
          <w:szCs w:val="21"/>
          <w:lang w:val="es-AR"/>
        </w:rPr>
      </w:pPr>
      <w:r w:rsidRPr="00E70D99">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46006" w:rsidRDefault="00846006"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Variables de control</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Las variables de control son objetos especiales que se asocian a los widgets para almacenar sus valores y facilitar su disponibilidad en otras partes del programa. Pueden ser de tipo numérico, de cadena y booleano.</w:t>
      </w:r>
      <w:r w:rsidRPr="003F77BC">
        <w:rPr>
          <w:rFonts w:ascii="Arial" w:hAnsi="Arial" w:cs="Arial"/>
          <w:color w:val="414141"/>
          <w:sz w:val="20"/>
          <w:szCs w:val="20"/>
          <w:lang w:val="es-AR"/>
        </w:rPr>
        <w:br/>
      </w:r>
      <w:r w:rsidRPr="003F77BC">
        <w:rPr>
          <w:rFonts w:ascii="Arial" w:hAnsi="Arial" w:cs="Arial"/>
          <w:color w:val="414141"/>
          <w:sz w:val="20"/>
          <w:szCs w:val="20"/>
          <w:lang w:val="es-AR"/>
        </w:rPr>
        <w:br/>
        <w:t>Cuando una variable de control cambia de valor el widget que la utiliza lo refleja automáticamente, y viceversa.</w:t>
      </w:r>
      <w:r w:rsidRPr="003F77BC">
        <w:rPr>
          <w:rFonts w:ascii="Arial" w:hAnsi="Arial" w:cs="Arial"/>
          <w:color w:val="414141"/>
          <w:sz w:val="20"/>
          <w:szCs w:val="20"/>
          <w:lang w:val="es-AR"/>
        </w:rPr>
        <w:br/>
      </w:r>
      <w:r w:rsidRPr="003F77BC">
        <w:rPr>
          <w:rFonts w:ascii="Arial" w:hAnsi="Arial" w:cs="Arial"/>
          <w:color w:val="414141"/>
          <w:sz w:val="20"/>
          <w:szCs w:val="20"/>
          <w:lang w:val="es-AR"/>
        </w:rPr>
        <w:br/>
        <w:t>Las variables de control también se emplean para conectar varios widgets del mismo tipo, por ejemplo, varios controles del tipo </w:t>
      </w:r>
      <w:r w:rsidRPr="003F77BC">
        <w:rPr>
          <w:rFonts w:ascii="Arial" w:hAnsi="Arial" w:cs="Arial"/>
          <w:b/>
          <w:bCs/>
          <w:color w:val="414141"/>
          <w:sz w:val="20"/>
          <w:szCs w:val="20"/>
          <w:lang w:val="es-AR"/>
        </w:rPr>
        <w:t>Radiobutton</w:t>
      </w:r>
      <w:r w:rsidRPr="003F77BC">
        <w:rPr>
          <w:rFonts w:ascii="Arial" w:hAnsi="Arial" w:cs="Arial"/>
          <w:color w:val="414141"/>
          <w:sz w:val="20"/>
          <w:szCs w:val="20"/>
          <w:lang w:val="es-AR"/>
        </w:rPr>
        <w:t>. En este caso tomarán un valor de varios posibles.</w:t>
      </w:r>
    </w:p>
    <w:p w:rsidR="003F77BC" w:rsidRPr="003F77BC" w:rsidRDefault="003F77BC" w:rsidP="003F77BC">
      <w:pPr>
        <w:rPr>
          <w:rFonts w:ascii="Times New Roman" w:hAnsi="Times New Roman" w:cs="Times New Roman"/>
          <w:sz w:val="24"/>
          <w:szCs w:val="24"/>
          <w:lang w:val="es-AR"/>
        </w:rPr>
      </w:pPr>
      <w:r w:rsidRPr="003F77BC">
        <w:rPr>
          <w:rFonts w:ascii="Arial" w:hAnsi="Arial" w:cs="Arial"/>
          <w:color w:val="414141"/>
          <w:sz w:val="20"/>
          <w:szCs w:val="20"/>
          <w:lang w:val="es-AR"/>
        </w:rPr>
        <w:br/>
      </w:r>
      <w:r w:rsidRPr="003F77BC">
        <w:rPr>
          <w:rFonts w:ascii="Arial" w:hAnsi="Arial" w:cs="Arial"/>
          <w:color w:val="414141"/>
          <w:sz w:val="20"/>
          <w:szCs w:val="20"/>
          <w:lang w:val="es-AR"/>
        </w:rPr>
        <w:br/>
      </w: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Declarar variables de control</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Las variables de control se declaran de forma diferente en función al tipo de dato que almacenan:</w:t>
      </w:r>
    </w:p>
    <w:p w:rsidR="003F77BC" w:rsidRPr="003F77BC" w:rsidRDefault="003F77BC" w:rsidP="003F77BC">
      <w:pPr>
        <w:rPr>
          <w:rFonts w:ascii="Times New Roman" w:hAnsi="Times New Roman" w:cs="Times New Roman"/>
          <w:sz w:val="24"/>
          <w:szCs w:val="24"/>
          <w:lang w:val="es-AR"/>
        </w:rPr>
      </w:pPr>
      <w:r w:rsidRPr="003F77BC">
        <w:rPr>
          <w:rFonts w:ascii="Arial" w:hAnsi="Arial" w:cs="Arial"/>
          <w:color w:val="414141"/>
          <w:sz w:val="20"/>
          <w:szCs w:val="20"/>
          <w:lang w:val="es-AR"/>
        </w:rPr>
        <w:br/>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entero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IntVar</w:t>
      </w:r>
      <w:r w:rsidRPr="003F77BC">
        <w:rPr>
          <w:rStyle w:val="pun"/>
          <w:color w:val="666600"/>
          <w:lang w:val="es-AR"/>
        </w:rPr>
        <w:t>()</w:t>
      </w:r>
      <w:r w:rsidRPr="003F77BC">
        <w:rPr>
          <w:rStyle w:val="pln"/>
          <w:color w:val="000000"/>
          <w:lang w:val="es-AR"/>
        </w:rPr>
        <w:t xml:space="preserve">  </w:t>
      </w:r>
      <w:r w:rsidRPr="003F77BC">
        <w:rPr>
          <w:rStyle w:val="com"/>
          <w:color w:val="880000"/>
          <w:lang w:val="es-AR"/>
        </w:rPr>
        <w:t># Declara variable de tipo entera</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flotante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DoubleVar</w:t>
      </w:r>
      <w:r w:rsidRPr="003F77BC">
        <w:rPr>
          <w:rStyle w:val="pun"/>
          <w:color w:val="666600"/>
          <w:lang w:val="es-AR"/>
        </w:rPr>
        <w:t>()</w:t>
      </w:r>
      <w:r w:rsidRPr="003F77BC">
        <w:rPr>
          <w:rStyle w:val="pln"/>
          <w:color w:val="000000"/>
          <w:lang w:val="es-AR"/>
        </w:rPr>
        <w:t xml:space="preserve">  </w:t>
      </w:r>
      <w:r w:rsidRPr="003F77BC">
        <w:rPr>
          <w:rStyle w:val="com"/>
          <w:color w:val="880000"/>
          <w:lang w:val="es-AR"/>
        </w:rPr>
        <w:t># Declara variable de tipo flotante</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cadena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StringVar</w:t>
      </w:r>
      <w:r w:rsidRPr="003F77BC">
        <w:rPr>
          <w:rStyle w:val="pun"/>
          <w:color w:val="666600"/>
          <w:lang w:val="es-AR"/>
        </w:rPr>
        <w:t>()</w:t>
      </w:r>
      <w:r w:rsidRPr="003F77BC">
        <w:rPr>
          <w:rStyle w:val="pln"/>
          <w:color w:val="000000"/>
          <w:lang w:val="es-AR"/>
        </w:rPr>
        <w:t xml:space="preserve">  </w:t>
      </w:r>
      <w:r w:rsidRPr="003F77BC">
        <w:rPr>
          <w:rStyle w:val="com"/>
          <w:color w:val="880000"/>
          <w:lang w:val="es-AR"/>
        </w:rPr>
        <w:t># Declara variable de tipo cadena</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color w:val="414141"/>
          <w:lang w:val="es-AR"/>
        </w:rPr>
      </w:pPr>
      <w:r w:rsidRPr="003F77BC">
        <w:rPr>
          <w:rStyle w:val="pln"/>
          <w:color w:val="000000"/>
          <w:lang w:val="es-AR"/>
        </w:rPr>
        <w:t xml:space="preserve">booleano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BooleanVar</w:t>
      </w:r>
      <w:r w:rsidRPr="003F77BC">
        <w:rPr>
          <w:rStyle w:val="pun"/>
          <w:color w:val="666600"/>
          <w:lang w:val="es-AR"/>
        </w:rPr>
        <w:t>()</w:t>
      </w:r>
      <w:r w:rsidRPr="003F77BC">
        <w:rPr>
          <w:rStyle w:val="pln"/>
          <w:color w:val="000000"/>
          <w:lang w:val="es-AR"/>
        </w:rPr>
        <w:t xml:space="preserve">  </w:t>
      </w:r>
      <w:r w:rsidRPr="003F77BC">
        <w:rPr>
          <w:rStyle w:val="com"/>
          <w:color w:val="880000"/>
          <w:lang w:val="es-AR"/>
        </w:rPr>
        <w:t># Declara variable de tipo booleana</w:t>
      </w:r>
    </w:p>
    <w:p w:rsidR="003F77BC" w:rsidRPr="003F77BC" w:rsidRDefault="003F77BC" w:rsidP="003F77BC">
      <w:pPr>
        <w:rPr>
          <w:lang w:val="es-AR"/>
        </w:rPr>
      </w:pPr>
      <w:r w:rsidRPr="003F77BC">
        <w:rPr>
          <w:rFonts w:ascii="Arial" w:hAnsi="Arial" w:cs="Arial"/>
          <w:color w:val="414141"/>
          <w:sz w:val="20"/>
          <w:szCs w:val="20"/>
          <w:lang w:val="es-AR"/>
        </w:rPr>
        <w:br/>
      </w: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También, en el momento de declarar una variable es posible asignar un valor inicial:</w:t>
      </w:r>
    </w:p>
    <w:p w:rsidR="003F77BC" w:rsidRPr="003F77BC" w:rsidRDefault="003F77BC" w:rsidP="003F77BC">
      <w:pPr>
        <w:rPr>
          <w:rFonts w:ascii="Times New Roman" w:hAnsi="Times New Roman" w:cs="Times New Roman"/>
          <w:sz w:val="24"/>
          <w:szCs w:val="24"/>
          <w:lang w:val="es-AR"/>
        </w:rPr>
      </w:pPr>
      <w:r w:rsidRPr="003F77BC">
        <w:rPr>
          <w:rFonts w:ascii="Arial" w:hAnsi="Arial" w:cs="Arial"/>
          <w:color w:val="414141"/>
          <w:sz w:val="20"/>
          <w:szCs w:val="20"/>
          <w:lang w:val="es-AR"/>
        </w:rPr>
        <w:lastRenderedPageBreak/>
        <w:br/>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color w:val="414141"/>
          <w:lang w:val="es-AR"/>
        </w:rPr>
      </w:pPr>
      <w:r w:rsidRPr="003F77BC">
        <w:rPr>
          <w:rStyle w:val="pln"/>
          <w:color w:val="000000"/>
          <w:lang w:val="es-AR"/>
        </w:rPr>
        <w:t xml:space="preserve">blog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StringVar</w:t>
      </w:r>
      <w:r w:rsidRPr="003F77BC">
        <w:rPr>
          <w:rStyle w:val="pun"/>
          <w:color w:val="666600"/>
          <w:lang w:val="es-AR"/>
        </w:rPr>
        <w:t>(</w:t>
      </w:r>
      <w:r w:rsidRPr="003F77BC">
        <w:rPr>
          <w:rStyle w:val="kwd"/>
          <w:color w:val="000088"/>
          <w:lang w:val="es-AR"/>
        </w:rPr>
        <w:t>value</w:t>
      </w:r>
      <w:r w:rsidRPr="003F77BC">
        <w:rPr>
          <w:rStyle w:val="pun"/>
          <w:color w:val="666600"/>
          <w:lang w:val="es-AR"/>
        </w:rPr>
        <w:t>=</w:t>
      </w:r>
      <w:r w:rsidRPr="003F77BC">
        <w:rPr>
          <w:rStyle w:val="str"/>
          <w:color w:val="008800"/>
          <w:lang w:val="es-AR"/>
        </w:rPr>
        <w:t>"Python para impacientes"</w:t>
      </w:r>
      <w:r w:rsidRPr="003F77BC">
        <w:rPr>
          <w:rStyle w:val="pun"/>
          <w:color w:val="666600"/>
          <w:lang w:val="es-AR"/>
        </w:rPr>
        <w:t>)</w:t>
      </w:r>
    </w:p>
    <w:p w:rsidR="003F77BC" w:rsidRPr="003F77BC" w:rsidRDefault="003F77BC" w:rsidP="003F77BC">
      <w:pPr>
        <w:rPr>
          <w:lang w:val="es-AR"/>
        </w:rPr>
      </w:pPr>
      <w:r w:rsidRPr="003F77BC">
        <w:rPr>
          <w:rFonts w:ascii="Arial" w:hAnsi="Arial" w:cs="Arial"/>
          <w:color w:val="414141"/>
          <w:sz w:val="20"/>
          <w:szCs w:val="20"/>
          <w:lang w:val="es-AR"/>
        </w:rPr>
        <w:br/>
      </w:r>
      <w:r w:rsidRPr="003F77BC">
        <w:rPr>
          <w:rFonts w:ascii="Arial" w:hAnsi="Arial" w:cs="Arial"/>
          <w:color w:val="414141"/>
          <w:sz w:val="20"/>
          <w:szCs w:val="20"/>
          <w:lang w:val="es-AR"/>
        </w:rPr>
        <w:br/>
      </w: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Método set()</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El método </w:t>
      </w:r>
      <w:r w:rsidRPr="003F77BC">
        <w:rPr>
          <w:rFonts w:ascii="Arial" w:hAnsi="Arial" w:cs="Arial"/>
          <w:b/>
          <w:bCs/>
          <w:color w:val="414141"/>
          <w:sz w:val="20"/>
          <w:szCs w:val="20"/>
          <w:lang w:val="es-AR"/>
        </w:rPr>
        <w:t>set()</w:t>
      </w:r>
      <w:r w:rsidRPr="003F77BC">
        <w:rPr>
          <w:rFonts w:ascii="Arial" w:hAnsi="Arial" w:cs="Arial"/>
          <w:color w:val="414141"/>
          <w:sz w:val="20"/>
          <w:szCs w:val="20"/>
          <w:lang w:val="es-AR"/>
        </w:rPr>
        <w:t> asigna un valor a una variable de control. Se utiliza para modificar el valor o estado de un widget:</w:t>
      </w:r>
    </w:p>
    <w:p w:rsidR="003F77BC" w:rsidRPr="003F77BC" w:rsidRDefault="003F77BC" w:rsidP="003F77BC">
      <w:pPr>
        <w:rPr>
          <w:rFonts w:ascii="Times New Roman" w:hAnsi="Times New Roman" w:cs="Times New Roman"/>
          <w:sz w:val="24"/>
          <w:szCs w:val="24"/>
          <w:lang w:val="es-AR"/>
        </w:rPr>
      </w:pPr>
      <w:r w:rsidRPr="003F77BC">
        <w:rPr>
          <w:rFonts w:ascii="Arial" w:hAnsi="Arial" w:cs="Arial"/>
          <w:color w:val="414141"/>
          <w:sz w:val="20"/>
          <w:szCs w:val="20"/>
          <w:lang w:val="es-AR"/>
        </w:rPr>
        <w:br/>
      </w:r>
    </w:p>
    <w:p w:rsid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rPr>
      </w:pPr>
      <w:r>
        <w:rPr>
          <w:rStyle w:val="pln"/>
          <w:color w:val="000000"/>
        </w:rPr>
        <w:t xml:space="preserve">nombre </w:t>
      </w:r>
      <w:r>
        <w:rPr>
          <w:rStyle w:val="pun"/>
          <w:color w:val="666600"/>
        </w:rPr>
        <w:t>=</w:t>
      </w:r>
      <w:r>
        <w:rPr>
          <w:rStyle w:val="pln"/>
          <w:color w:val="000000"/>
        </w:rPr>
        <w:t xml:space="preserve"> </w:t>
      </w:r>
      <w:r>
        <w:rPr>
          <w:rStyle w:val="typ"/>
          <w:color w:val="660066"/>
        </w:rPr>
        <w:t>StringVar</w:t>
      </w:r>
      <w:r>
        <w:rPr>
          <w:rStyle w:val="pun"/>
          <w:color w:val="666600"/>
        </w:rPr>
        <w:t>()</w:t>
      </w:r>
    </w:p>
    <w:p w:rsid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rPr>
      </w:pPr>
      <w:r>
        <w:rPr>
          <w:rStyle w:val="pln"/>
          <w:color w:val="000000"/>
        </w:rPr>
        <w:t xml:space="preserve">id_art </w:t>
      </w:r>
      <w:r>
        <w:rPr>
          <w:rStyle w:val="pun"/>
          <w:color w:val="666600"/>
        </w:rPr>
        <w:t>=</w:t>
      </w:r>
      <w:r>
        <w:rPr>
          <w:rStyle w:val="pln"/>
          <w:color w:val="000000"/>
        </w:rPr>
        <w:t xml:space="preserve"> </w:t>
      </w:r>
      <w:r>
        <w:rPr>
          <w:rStyle w:val="typ"/>
          <w:color w:val="660066"/>
        </w:rPr>
        <w:t>IntVar</w:t>
      </w:r>
      <w:r>
        <w:rPr>
          <w:rStyle w:val="pun"/>
          <w:color w:val="666600"/>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nombre</w:t>
      </w:r>
      <w:r w:rsidRPr="003F77BC">
        <w:rPr>
          <w:rStyle w:val="pun"/>
          <w:color w:val="666600"/>
          <w:lang w:val="es-AR"/>
        </w:rPr>
        <w:t>.</w:t>
      </w:r>
      <w:r w:rsidRPr="003F77BC">
        <w:rPr>
          <w:rStyle w:val="kwd"/>
          <w:color w:val="000088"/>
          <w:lang w:val="es-AR"/>
        </w:rPr>
        <w:t>set</w:t>
      </w:r>
      <w:r w:rsidRPr="003F77BC">
        <w:rPr>
          <w:rStyle w:val="pun"/>
          <w:color w:val="666600"/>
          <w:lang w:val="es-AR"/>
        </w:rPr>
        <w:t>(</w:t>
      </w:r>
      <w:r w:rsidRPr="003F77BC">
        <w:rPr>
          <w:rStyle w:val="str"/>
          <w:color w:val="008800"/>
          <w:lang w:val="es-AR"/>
        </w:rPr>
        <w:t>"Python para impacientes"</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id_art</w:t>
      </w:r>
      <w:r w:rsidRPr="003F77BC">
        <w:rPr>
          <w:rStyle w:val="pun"/>
          <w:color w:val="666600"/>
          <w:lang w:val="es-AR"/>
        </w:rPr>
        <w:t>.</w:t>
      </w:r>
      <w:r w:rsidRPr="003F77BC">
        <w:rPr>
          <w:rStyle w:val="kwd"/>
          <w:color w:val="000088"/>
          <w:lang w:val="es-AR"/>
        </w:rPr>
        <w:t>set</w:t>
      </w:r>
      <w:r w:rsidRPr="003F77BC">
        <w:rPr>
          <w:rStyle w:val="pun"/>
          <w:color w:val="666600"/>
          <w:lang w:val="es-AR"/>
        </w:rPr>
        <w:t>(</w:t>
      </w:r>
      <w:r w:rsidRPr="003F77BC">
        <w:rPr>
          <w:rStyle w:val="lit"/>
          <w:color w:val="006666"/>
          <w:lang w:val="es-AR"/>
        </w:rPr>
        <w:t>1</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blog </w:t>
      </w:r>
      <w:r w:rsidRPr="003F77BC">
        <w:rPr>
          <w:rStyle w:val="pun"/>
          <w:color w:val="666600"/>
          <w:lang w:val="es-AR"/>
        </w:rPr>
        <w:t>=</w:t>
      </w:r>
      <w:r w:rsidRPr="003F77BC">
        <w:rPr>
          <w:rStyle w:val="pln"/>
          <w:color w:val="000000"/>
          <w:lang w:val="es-AR"/>
        </w:rPr>
        <w:t xml:space="preserve"> ttk</w:t>
      </w:r>
      <w:r w:rsidRPr="003F77BC">
        <w:rPr>
          <w:rStyle w:val="pun"/>
          <w:color w:val="666600"/>
          <w:lang w:val="es-AR"/>
        </w:rPr>
        <w:t>.</w:t>
      </w:r>
      <w:r w:rsidRPr="003F77BC">
        <w:rPr>
          <w:rStyle w:val="typ"/>
          <w:color w:val="660066"/>
          <w:lang w:val="es-AR"/>
        </w:rPr>
        <w:t>Entry</w:t>
      </w:r>
      <w:r w:rsidRPr="003F77BC">
        <w:rPr>
          <w:rStyle w:val="pun"/>
          <w:color w:val="666600"/>
          <w:lang w:val="es-AR"/>
        </w:rPr>
        <w:t>(</w:t>
      </w:r>
      <w:r w:rsidRPr="003F77BC">
        <w:rPr>
          <w:rStyle w:val="pln"/>
          <w:color w:val="000000"/>
          <w:lang w:val="es-AR"/>
        </w:rPr>
        <w:t>ventana</w:t>
      </w:r>
      <w:r w:rsidRPr="003F77BC">
        <w:rPr>
          <w:rStyle w:val="pun"/>
          <w:color w:val="666600"/>
          <w:lang w:val="es-AR"/>
        </w:rPr>
        <w:t>,</w:t>
      </w:r>
      <w:r w:rsidRPr="003F77BC">
        <w:rPr>
          <w:rStyle w:val="pln"/>
          <w:color w:val="000000"/>
          <w:lang w:val="es-AR"/>
        </w:rPr>
        <w:t xml:space="preserve"> textvariable</w:t>
      </w:r>
      <w:r w:rsidRPr="003F77BC">
        <w:rPr>
          <w:rStyle w:val="pun"/>
          <w:color w:val="666600"/>
          <w:lang w:val="es-AR"/>
        </w:rPr>
        <w:t>=</w:t>
      </w:r>
      <w:r w:rsidRPr="003F77BC">
        <w:rPr>
          <w:rStyle w:val="pln"/>
          <w:color w:val="000000"/>
          <w:lang w:val="es-AR"/>
        </w:rPr>
        <w:t>nombre</w:t>
      </w:r>
      <w:r w:rsidRPr="003F77BC">
        <w:rPr>
          <w:rStyle w:val="pun"/>
          <w:color w:val="666600"/>
          <w:lang w:val="es-AR"/>
        </w:rPr>
        <w:t>,</w:t>
      </w:r>
      <w:r w:rsidRPr="003F77BC">
        <w:rPr>
          <w:rStyle w:val="pln"/>
          <w:color w:val="000000"/>
          <w:lang w:val="es-AR"/>
        </w:rPr>
        <w:t xml:space="preserve"> width</w:t>
      </w:r>
      <w:r w:rsidRPr="003F77BC">
        <w:rPr>
          <w:rStyle w:val="pun"/>
          <w:color w:val="666600"/>
          <w:lang w:val="es-AR"/>
        </w:rPr>
        <w:t>=</w:t>
      </w:r>
      <w:r w:rsidRPr="003F77BC">
        <w:rPr>
          <w:rStyle w:val="lit"/>
          <w:color w:val="006666"/>
          <w:lang w:val="es-AR"/>
        </w:rPr>
        <w:t>25</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color w:val="414141"/>
          <w:lang w:val="es-AR"/>
        </w:rPr>
      </w:pPr>
      <w:r w:rsidRPr="003F77BC">
        <w:rPr>
          <w:rStyle w:val="pln"/>
          <w:color w:val="000000"/>
          <w:lang w:val="es-AR"/>
        </w:rPr>
        <w:t xml:space="preserve">arti </w:t>
      </w:r>
      <w:r w:rsidRPr="003F77BC">
        <w:rPr>
          <w:rStyle w:val="pun"/>
          <w:color w:val="666600"/>
          <w:lang w:val="es-AR"/>
        </w:rPr>
        <w:t>=</w:t>
      </w:r>
      <w:r w:rsidRPr="003F77BC">
        <w:rPr>
          <w:rStyle w:val="pln"/>
          <w:color w:val="000000"/>
          <w:lang w:val="es-AR"/>
        </w:rPr>
        <w:t xml:space="preserve"> ttk</w:t>
      </w:r>
      <w:r w:rsidRPr="003F77BC">
        <w:rPr>
          <w:rStyle w:val="pun"/>
          <w:color w:val="666600"/>
          <w:lang w:val="es-AR"/>
        </w:rPr>
        <w:t>.</w:t>
      </w:r>
      <w:r w:rsidRPr="003F77BC">
        <w:rPr>
          <w:rStyle w:val="typ"/>
          <w:color w:val="660066"/>
          <w:lang w:val="es-AR"/>
        </w:rPr>
        <w:t>Label</w:t>
      </w:r>
      <w:r w:rsidRPr="003F77BC">
        <w:rPr>
          <w:rStyle w:val="pun"/>
          <w:color w:val="666600"/>
          <w:lang w:val="es-AR"/>
        </w:rPr>
        <w:t>(</w:t>
      </w:r>
      <w:r w:rsidRPr="003F77BC">
        <w:rPr>
          <w:rStyle w:val="pln"/>
          <w:color w:val="000000"/>
          <w:lang w:val="es-AR"/>
        </w:rPr>
        <w:t>ventana</w:t>
      </w:r>
      <w:r w:rsidRPr="003F77BC">
        <w:rPr>
          <w:rStyle w:val="pun"/>
          <w:color w:val="666600"/>
          <w:lang w:val="es-AR"/>
        </w:rPr>
        <w:t>,</w:t>
      </w:r>
      <w:r w:rsidRPr="003F77BC">
        <w:rPr>
          <w:rStyle w:val="pln"/>
          <w:color w:val="000000"/>
          <w:lang w:val="es-AR"/>
        </w:rPr>
        <w:t xml:space="preserve"> textvariable</w:t>
      </w:r>
      <w:r w:rsidRPr="003F77BC">
        <w:rPr>
          <w:rStyle w:val="pun"/>
          <w:color w:val="666600"/>
          <w:lang w:val="es-AR"/>
        </w:rPr>
        <w:t>=</w:t>
      </w:r>
      <w:r w:rsidRPr="003F77BC">
        <w:rPr>
          <w:rStyle w:val="pln"/>
          <w:color w:val="000000"/>
          <w:lang w:val="es-AR"/>
        </w:rPr>
        <w:t>id_art</w:t>
      </w:r>
      <w:r w:rsidRPr="003F77BC">
        <w:rPr>
          <w:rStyle w:val="pun"/>
          <w:color w:val="666600"/>
          <w:lang w:val="es-AR"/>
        </w:rPr>
        <w:t>)</w:t>
      </w:r>
    </w:p>
    <w:p w:rsidR="003F77BC" w:rsidRPr="003F77BC" w:rsidRDefault="003F77BC" w:rsidP="003F77BC">
      <w:pPr>
        <w:rPr>
          <w:lang w:val="es-AR"/>
        </w:rPr>
      </w:pPr>
      <w:r w:rsidRPr="003F77BC">
        <w:rPr>
          <w:rFonts w:ascii="Arial" w:hAnsi="Arial" w:cs="Arial"/>
          <w:color w:val="414141"/>
          <w:sz w:val="20"/>
          <w:szCs w:val="20"/>
          <w:lang w:val="es-AR"/>
        </w:rPr>
        <w:br/>
      </w:r>
      <w:r w:rsidRPr="003F77BC">
        <w:rPr>
          <w:rFonts w:ascii="Arial" w:hAnsi="Arial" w:cs="Arial"/>
          <w:color w:val="414141"/>
          <w:sz w:val="20"/>
          <w:szCs w:val="20"/>
          <w:lang w:val="es-AR"/>
        </w:rPr>
        <w:br/>
      </w: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Método get()</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El método </w:t>
      </w:r>
      <w:r w:rsidRPr="003F77BC">
        <w:rPr>
          <w:rFonts w:ascii="Arial" w:hAnsi="Arial" w:cs="Arial"/>
          <w:b/>
          <w:bCs/>
          <w:color w:val="414141"/>
          <w:sz w:val="20"/>
          <w:szCs w:val="20"/>
          <w:lang w:val="es-AR"/>
        </w:rPr>
        <w:t>get()</w:t>
      </w:r>
      <w:r w:rsidRPr="003F77BC">
        <w:rPr>
          <w:rFonts w:ascii="Arial" w:hAnsi="Arial" w:cs="Arial"/>
          <w:color w:val="414141"/>
          <w:sz w:val="20"/>
          <w:szCs w:val="20"/>
          <w:lang w:val="es-AR"/>
        </w:rPr>
        <w:t> obtiene el valor que tenga, en un momento dado, una variable de control. Se utiliza cuando es necesario leer el valor de un control:</w:t>
      </w:r>
    </w:p>
    <w:p w:rsidR="003F77BC" w:rsidRPr="003F77BC" w:rsidRDefault="003F77BC" w:rsidP="003F77BC">
      <w:pPr>
        <w:rPr>
          <w:rFonts w:ascii="Times New Roman" w:hAnsi="Times New Roman" w:cs="Times New Roman"/>
          <w:sz w:val="24"/>
          <w:szCs w:val="24"/>
          <w:lang w:val="es-AR"/>
        </w:rPr>
      </w:pPr>
      <w:r w:rsidRPr="003F77BC">
        <w:rPr>
          <w:rFonts w:ascii="Arial" w:hAnsi="Arial" w:cs="Arial"/>
          <w:color w:val="414141"/>
          <w:sz w:val="20"/>
          <w:szCs w:val="20"/>
          <w:lang w:val="es-AR"/>
        </w:rPr>
        <w:br/>
      </w:r>
    </w:p>
    <w:p w:rsid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rPr>
      </w:pPr>
      <w:r>
        <w:rPr>
          <w:rStyle w:val="kwd"/>
          <w:color w:val="000088"/>
        </w:rPr>
        <w:t>print</w:t>
      </w:r>
      <w:r>
        <w:rPr>
          <w:rStyle w:val="pun"/>
          <w:color w:val="666600"/>
        </w:rPr>
        <w:t>(</w:t>
      </w:r>
      <w:r>
        <w:rPr>
          <w:rStyle w:val="str"/>
          <w:color w:val="008800"/>
        </w:rPr>
        <w:t>'Blog:'</w:t>
      </w:r>
      <w:r>
        <w:rPr>
          <w:rStyle w:val="pun"/>
          <w:color w:val="666600"/>
        </w:rPr>
        <w:t>,</w:t>
      </w:r>
      <w:r>
        <w:rPr>
          <w:rStyle w:val="pln"/>
          <w:color w:val="000000"/>
        </w:rPr>
        <w:t xml:space="preserve"> nombre</w:t>
      </w:r>
      <w:r>
        <w:rPr>
          <w:rStyle w:val="pun"/>
          <w:color w:val="666600"/>
        </w:rPr>
        <w:t>.</w:t>
      </w:r>
      <w:r>
        <w:rPr>
          <w:rStyle w:val="kwd"/>
          <w:color w:val="000088"/>
        </w:rPr>
        <w:t>get</w:t>
      </w:r>
      <w:r>
        <w:rPr>
          <w:rStyle w:val="pun"/>
          <w:color w:val="666600"/>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color w:val="414141"/>
          <w:lang w:val="es-AR"/>
        </w:rPr>
      </w:pPr>
      <w:r w:rsidRPr="003F77BC">
        <w:rPr>
          <w:rStyle w:val="kwd"/>
          <w:color w:val="000088"/>
          <w:lang w:val="es-AR"/>
        </w:rPr>
        <w:t>print</w:t>
      </w:r>
      <w:r w:rsidRPr="003F77BC">
        <w:rPr>
          <w:rStyle w:val="pun"/>
          <w:color w:val="666600"/>
          <w:lang w:val="es-AR"/>
        </w:rPr>
        <w:t>(</w:t>
      </w:r>
      <w:r w:rsidRPr="003F77BC">
        <w:rPr>
          <w:rStyle w:val="str"/>
          <w:color w:val="008800"/>
          <w:lang w:val="es-AR"/>
        </w:rPr>
        <w:t>'Id artículo:'</w:t>
      </w:r>
      <w:r w:rsidRPr="003F77BC">
        <w:rPr>
          <w:rStyle w:val="pun"/>
          <w:color w:val="666600"/>
          <w:lang w:val="es-AR"/>
        </w:rPr>
        <w:t>,</w:t>
      </w:r>
      <w:r w:rsidRPr="003F77BC">
        <w:rPr>
          <w:rStyle w:val="pln"/>
          <w:color w:val="000000"/>
          <w:lang w:val="es-AR"/>
        </w:rPr>
        <w:t xml:space="preserve"> id_art</w:t>
      </w:r>
      <w:r w:rsidRPr="003F77BC">
        <w:rPr>
          <w:rStyle w:val="pun"/>
          <w:color w:val="666600"/>
          <w:lang w:val="es-AR"/>
        </w:rPr>
        <w:t>.</w:t>
      </w:r>
      <w:r w:rsidRPr="003F77BC">
        <w:rPr>
          <w:rStyle w:val="kwd"/>
          <w:color w:val="000088"/>
          <w:lang w:val="es-AR"/>
        </w:rPr>
        <w:t>get</w:t>
      </w:r>
      <w:r w:rsidRPr="003F77BC">
        <w:rPr>
          <w:rStyle w:val="pun"/>
          <w:color w:val="666600"/>
          <w:lang w:val="es-AR"/>
        </w:rPr>
        <w:t>())</w:t>
      </w:r>
    </w:p>
    <w:p w:rsidR="003F77BC" w:rsidRPr="003F77BC" w:rsidRDefault="003F77BC" w:rsidP="003F77BC">
      <w:pPr>
        <w:rPr>
          <w:lang w:val="es-AR"/>
        </w:rPr>
      </w:pPr>
      <w:r w:rsidRPr="003F77BC">
        <w:rPr>
          <w:rFonts w:ascii="Arial" w:hAnsi="Arial" w:cs="Arial"/>
          <w:color w:val="414141"/>
          <w:sz w:val="20"/>
          <w:szCs w:val="20"/>
          <w:lang w:val="es-AR"/>
        </w:rPr>
        <w:br/>
      </w:r>
      <w:r w:rsidRPr="003F77BC">
        <w:rPr>
          <w:rFonts w:ascii="Arial" w:hAnsi="Arial" w:cs="Arial"/>
          <w:color w:val="414141"/>
          <w:sz w:val="20"/>
          <w:szCs w:val="20"/>
          <w:lang w:val="es-AR"/>
        </w:rPr>
        <w:br/>
      </w: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Método trace()</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spacing w:after="240"/>
        <w:jc w:val="both"/>
        <w:rPr>
          <w:rFonts w:ascii="Arial" w:hAnsi="Arial" w:cs="Arial"/>
          <w:color w:val="414141"/>
          <w:sz w:val="20"/>
          <w:szCs w:val="20"/>
          <w:lang w:val="es-AR"/>
        </w:rPr>
      </w:pPr>
      <w:r w:rsidRPr="003F77BC">
        <w:rPr>
          <w:rFonts w:ascii="Arial" w:hAnsi="Arial" w:cs="Arial"/>
          <w:color w:val="414141"/>
          <w:sz w:val="20"/>
          <w:szCs w:val="20"/>
          <w:lang w:val="es-AR"/>
        </w:rPr>
        <w:t>El método </w:t>
      </w:r>
      <w:r w:rsidRPr="003F77BC">
        <w:rPr>
          <w:rFonts w:ascii="Arial" w:hAnsi="Arial" w:cs="Arial"/>
          <w:b/>
          <w:bCs/>
          <w:color w:val="414141"/>
          <w:sz w:val="20"/>
          <w:szCs w:val="20"/>
          <w:lang w:val="es-AR"/>
        </w:rPr>
        <w:t>trace()</w:t>
      </w:r>
      <w:r w:rsidRPr="003F77BC">
        <w:rPr>
          <w:rFonts w:ascii="Arial" w:hAnsi="Arial" w:cs="Arial"/>
          <w:color w:val="414141"/>
          <w:sz w:val="20"/>
          <w:szCs w:val="20"/>
          <w:lang w:val="es-AR"/>
        </w:rPr>
        <w:t> se emplea para "detectar" cuando una variable es leída, cambia de valor o es borrada:</w:t>
      </w:r>
      <w:r w:rsidRPr="003F77BC">
        <w:rPr>
          <w:rFonts w:ascii="Arial" w:hAnsi="Arial" w:cs="Arial"/>
          <w:color w:val="414141"/>
          <w:sz w:val="20"/>
          <w:szCs w:val="20"/>
          <w:lang w:val="es-AR"/>
        </w:rPr>
        <w:br/>
      </w:r>
      <w:r w:rsidRPr="003F77BC">
        <w:rPr>
          <w:rFonts w:ascii="Arial" w:hAnsi="Arial" w:cs="Arial"/>
          <w:color w:val="414141"/>
          <w:sz w:val="20"/>
          <w:szCs w:val="20"/>
          <w:lang w:val="es-AR"/>
        </w:rPr>
        <w:br/>
      </w:r>
      <w:r w:rsidRPr="003F77BC">
        <w:rPr>
          <w:rFonts w:ascii="Arial" w:hAnsi="Arial" w:cs="Arial"/>
          <w:b/>
          <w:bCs/>
          <w:color w:val="414141"/>
          <w:sz w:val="20"/>
          <w:szCs w:val="20"/>
          <w:lang w:val="es-AR"/>
        </w:rPr>
        <w:t>widget.trace(tipo, función)</w:t>
      </w:r>
      <w:r w:rsidRPr="003F77BC">
        <w:rPr>
          <w:rFonts w:ascii="Arial" w:hAnsi="Arial" w:cs="Arial"/>
          <w:color w:val="414141"/>
          <w:sz w:val="20"/>
          <w:szCs w:val="20"/>
          <w:lang w:val="es-AR"/>
        </w:rPr>
        <w:br/>
      </w:r>
      <w:r w:rsidRPr="003F77BC">
        <w:rPr>
          <w:rFonts w:ascii="Arial" w:hAnsi="Arial" w:cs="Arial"/>
          <w:color w:val="414141"/>
          <w:sz w:val="20"/>
          <w:szCs w:val="20"/>
          <w:lang w:val="es-AR"/>
        </w:rPr>
        <w:br/>
      </w:r>
      <w:r w:rsidRPr="003F77BC">
        <w:rPr>
          <w:rFonts w:ascii="Arial" w:hAnsi="Arial" w:cs="Arial"/>
          <w:color w:val="414141"/>
          <w:sz w:val="20"/>
          <w:szCs w:val="20"/>
          <w:lang w:val="es-AR"/>
        </w:rPr>
        <w:lastRenderedPageBreak/>
        <w:t>El primer argumento establece el tipo de suceso a comprobar: '</w:t>
      </w:r>
      <w:r w:rsidRPr="003F77BC">
        <w:rPr>
          <w:rFonts w:ascii="Arial" w:hAnsi="Arial" w:cs="Arial"/>
          <w:b/>
          <w:bCs/>
          <w:color w:val="414141"/>
          <w:sz w:val="20"/>
          <w:szCs w:val="20"/>
          <w:lang w:val="es-AR"/>
        </w:rPr>
        <w:t>r</w:t>
      </w:r>
      <w:r w:rsidRPr="003F77BC">
        <w:rPr>
          <w:rFonts w:ascii="Arial" w:hAnsi="Arial" w:cs="Arial"/>
          <w:color w:val="414141"/>
          <w:sz w:val="20"/>
          <w:szCs w:val="20"/>
          <w:lang w:val="es-AR"/>
        </w:rPr>
        <w:t>' lectura de variable, '</w:t>
      </w:r>
      <w:r w:rsidRPr="003F77BC">
        <w:rPr>
          <w:rFonts w:ascii="Arial" w:hAnsi="Arial" w:cs="Arial"/>
          <w:b/>
          <w:bCs/>
          <w:color w:val="414141"/>
          <w:sz w:val="20"/>
          <w:szCs w:val="20"/>
          <w:lang w:val="es-AR"/>
        </w:rPr>
        <w:t>w</w:t>
      </w:r>
      <w:r w:rsidRPr="003F77BC">
        <w:rPr>
          <w:rFonts w:ascii="Arial" w:hAnsi="Arial" w:cs="Arial"/>
          <w:color w:val="414141"/>
          <w:sz w:val="20"/>
          <w:szCs w:val="20"/>
          <w:lang w:val="es-AR"/>
        </w:rPr>
        <w:t>' escritura de variable y '</w:t>
      </w:r>
      <w:r w:rsidRPr="003F77BC">
        <w:rPr>
          <w:rFonts w:ascii="Arial" w:hAnsi="Arial" w:cs="Arial"/>
          <w:b/>
          <w:bCs/>
          <w:color w:val="414141"/>
          <w:sz w:val="20"/>
          <w:szCs w:val="20"/>
          <w:lang w:val="es-AR"/>
        </w:rPr>
        <w:t>u</w:t>
      </w:r>
      <w:r w:rsidRPr="003F77BC">
        <w:rPr>
          <w:rFonts w:ascii="Arial" w:hAnsi="Arial" w:cs="Arial"/>
          <w:color w:val="414141"/>
          <w:sz w:val="20"/>
          <w:szCs w:val="20"/>
          <w:lang w:val="es-AR"/>
        </w:rPr>
        <w:t>' borrado de variable. El segundo argumento indica la función que será llamada cuando se produzca el suceso.</w:t>
      </w:r>
      <w:r w:rsidRPr="003F77BC">
        <w:rPr>
          <w:rFonts w:ascii="Arial" w:hAnsi="Arial" w:cs="Arial"/>
          <w:color w:val="414141"/>
          <w:sz w:val="20"/>
          <w:szCs w:val="20"/>
          <w:lang w:val="es-AR"/>
        </w:rPr>
        <w:br/>
      </w:r>
      <w:r w:rsidRPr="003F77BC">
        <w:rPr>
          <w:rFonts w:ascii="Arial" w:hAnsi="Arial" w:cs="Arial"/>
          <w:color w:val="414141"/>
          <w:sz w:val="20"/>
          <w:szCs w:val="20"/>
          <w:lang w:val="es-AR"/>
        </w:rPr>
        <w:br/>
        <w:t>En el siguiente ejemplo se define una variable de control de tipo cadena y con el método </w:t>
      </w:r>
      <w:r w:rsidRPr="003F77BC">
        <w:rPr>
          <w:rFonts w:ascii="Arial" w:hAnsi="Arial" w:cs="Arial"/>
          <w:b/>
          <w:bCs/>
          <w:color w:val="414141"/>
          <w:sz w:val="20"/>
          <w:szCs w:val="20"/>
          <w:lang w:val="es-AR"/>
        </w:rPr>
        <w:t>trace()</w:t>
      </w:r>
      <w:r w:rsidRPr="003F77BC">
        <w:rPr>
          <w:rFonts w:ascii="Arial" w:hAnsi="Arial" w:cs="Arial"/>
          <w:color w:val="414141"/>
          <w:sz w:val="20"/>
          <w:szCs w:val="20"/>
          <w:lang w:val="es-AR"/>
        </w:rPr>
        <w:t> se asocian su lectura y cambio de valor a dos funciones que son llamadas cuando ocurran estos sucesos. Concretamente, cuando se utilice el método </w:t>
      </w:r>
      <w:r w:rsidRPr="003F77BC">
        <w:rPr>
          <w:rFonts w:ascii="Arial" w:hAnsi="Arial" w:cs="Arial"/>
          <w:b/>
          <w:bCs/>
          <w:color w:val="414141"/>
          <w:sz w:val="20"/>
          <w:szCs w:val="20"/>
          <w:lang w:val="es-AR"/>
        </w:rPr>
        <w:t>set()</w:t>
      </w:r>
      <w:r w:rsidRPr="003F77BC">
        <w:rPr>
          <w:rFonts w:ascii="Arial" w:hAnsi="Arial" w:cs="Arial"/>
          <w:color w:val="414141"/>
          <w:sz w:val="20"/>
          <w:szCs w:val="20"/>
          <w:lang w:val="es-AR"/>
        </w:rPr>
        <w:t> se llamará a la función '</w:t>
      </w:r>
      <w:r w:rsidRPr="003F77BC">
        <w:rPr>
          <w:rFonts w:ascii="Arial" w:hAnsi="Arial" w:cs="Arial"/>
          <w:b/>
          <w:bCs/>
          <w:color w:val="414141"/>
          <w:sz w:val="20"/>
          <w:szCs w:val="20"/>
          <w:lang w:val="es-AR"/>
        </w:rPr>
        <w:t>cambia()</w:t>
      </w:r>
      <w:r w:rsidRPr="003F77BC">
        <w:rPr>
          <w:rFonts w:ascii="Arial" w:hAnsi="Arial" w:cs="Arial"/>
          <w:color w:val="414141"/>
          <w:sz w:val="20"/>
          <w:szCs w:val="20"/>
          <w:lang w:val="es-AR"/>
        </w:rPr>
        <w:t>' y cuando se use </w:t>
      </w:r>
      <w:r w:rsidRPr="003F77BC">
        <w:rPr>
          <w:rFonts w:ascii="Arial" w:hAnsi="Arial" w:cs="Arial"/>
          <w:b/>
          <w:bCs/>
          <w:color w:val="414141"/>
          <w:sz w:val="20"/>
          <w:szCs w:val="20"/>
          <w:lang w:val="es-AR"/>
        </w:rPr>
        <w:t>get()</w:t>
      </w:r>
      <w:r w:rsidRPr="003F77BC">
        <w:rPr>
          <w:rFonts w:ascii="Arial" w:hAnsi="Arial" w:cs="Arial"/>
          <w:color w:val="414141"/>
          <w:sz w:val="20"/>
          <w:szCs w:val="20"/>
          <w:lang w:val="es-AR"/>
        </w:rPr>
        <w:t> a la función '</w:t>
      </w:r>
      <w:r w:rsidRPr="003F77BC">
        <w:rPr>
          <w:rFonts w:ascii="Arial" w:hAnsi="Arial" w:cs="Arial"/>
          <w:b/>
          <w:bCs/>
          <w:color w:val="414141"/>
          <w:sz w:val="20"/>
          <w:szCs w:val="20"/>
          <w:lang w:val="es-AR"/>
        </w:rPr>
        <w:t>lee()</w:t>
      </w:r>
      <w:r w:rsidRPr="003F77BC">
        <w:rPr>
          <w:rFonts w:ascii="Arial" w:hAnsi="Arial" w:cs="Arial"/>
          <w:color w:val="414141"/>
          <w:sz w:val="20"/>
          <w:szCs w:val="20"/>
          <w:lang w:val="es-AR"/>
        </w:rPr>
        <w:t>'.</w:t>
      </w:r>
    </w:p>
    <w:p w:rsidR="003F77BC" w:rsidRPr="003F77BC" w:rsidRDefault="003F77BC" w:rsidP="003F77BC">
      <w:pPr>
        <w:spacing w:after="0"/>
        <w:rPr>
          <w:rFonts w:ascii="Times New Roman" w:hAnsi="Times New Roman" w:cs="Times New Roman"/>
          <w:sz w:val="24"/>
          <w:szCs w:val="24"/>
          <w:lang w:val="es-AR"/>
        </w:rPr>
      </w:pPr>
      <w:r w:rsidRPr="003F77BC">
        <w:rPr>
          <w:rFonts w:ascii="Arial" w:hAnsi="Arial" w:cs="Arial"/>
          <w:color w:val="414141"/>
          <w:sz w:val="20"/>
          <w:szCs w:val="20"/>
          <w:lang w:val="es-AR"/>
        </w:rPr>
        <w:br/>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kwd"/>
          <w:color w:val="000088"/>
          <w:lang w:val="es-AR"/>
        </w:rPr>
        <w:t>def</w:t>
      </w:r>
      <w:r w:rsidRPr="003F77BC">
        <w:rPr>
          <w:rStyle w:val="pln"/>
          <w:color w:val="000000"/>
          <w:lang w:val="es-AR"/>
        </w:rPr>
        <w:t xml:space="preserve"> cambia</w:t>
      </w:r>
      <w:r w:rsidRPr="003F77BC">
        <w:rPr>
          <w:rStyle w:val="pun"/>
          <w:color w:val="666600"/>
          <w:lang w:val="es-AR"/>
        </w:rPr>
        <w:t>(*</w:t>
      </w:r>
      <w:r w:rsidRPr="003F77BC">
        <w:rPr>
          <w:rStyle w:val="pln"/>
          <w:color w:val="000000"/>
          <w:lang w:val="es-AR"/>
        </w:rPr>
        <w:t>args</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    </w:t>
      </w:r>
      <w:r w:rsidRPr="003F77BC">
        <w:rPr>
          <w:rStyle w:val="kwd"/>
          <w:color w:val="000088"/>
          <w:lang w:val="es-AR"/>
        </w:rPr>
        <w:t>print</w:t>
      </w:r>
      <w:r w:rsidRPr="003F77BC">
        <w:rPr>
          <w:rStyle w:val="pun"/>
          <w:color w:val="666600"/>
          <w:lang w:val="es-AR"/>
        </w:rPr>
        <w:t>(</w:t>
      </w:r>
      <w:r w:rsidRPr="003F77BC">
        <w:rPr>
          <w:rStyle w:val="str"/>
          <w:color w:val="008800"/>
          <w:lang w:val="es-AR"/>
        </w:rPr>
        <w:t>"Ha cambiado su valor"</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kwd"/>
          <w:color w:val="000088"/>
          <w:lang w:val="es-AR"/>
        </w:rPr>
        <w:t>def</w:t>
      </w:r>
      <w:r w:rsidRPr="003F77BC">
        <w:rPr>
          <w:rStyle w:val="pln"/>
          <w:color w:val="000000"/>
          <w:lang w:val="es-AR"/>
        </w:rPr>
        <w:t xml:space="preserve"> lee</w:t>
      </w:r>
      <w:r w:rsidRPr="003F77BC">
        <w:rPr>
          <w:rStyle w:val="pun"/>
          <w:color w:val="666600"/>
          <w:lang w:val="es-AR"/>
        </w:rPr>
        <w:t>(*</w:t>
      </w:r>
      <w:r w:rsidRPr="003F77BC">
        <w:rPr>
          <w:rStyle w:val="pln"/>
          <w:color w:val="000000"/>
          <w:lang w:val="es-AR"/>
        </w:rPr>
        <w:t>args</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    </w:t>
      </w:r>
      <w:r w:rsidRPr="003F77BC">
        <w:rPr>
          <w:rStyle w:val="kwd"/>
          <w:color w:val="000088"/>
          <w:lang w:val="es-AR"/>
        </w:rPr>
        <w:t>print</w:t>
      </w:r>
      <w:r w:rsidRPr="003F77BC">
        <w:rPr>
          <w:rStyle w:val="pun"/>
          <w:color w:val="666600"/>
          <w:lang w:val="es-AR"/>
        </w:rPr>
        <w:t>(</w:t>
      </w:r>
      <w:r w:rsidRPr="003F77BC">
        <w:rPr>
          <w:rStyle w:val="str"/>
          <w:color w:val="008800"/>
          <w:lang w:val="es-AR"/>
        </w:rPr>
        <w:t>"Ha sido leido su valor"</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    </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 xml:space="preserve">variable </w:t>
      </w:r>
      <w:r w:rsidRPr="003F77BC">
        <w:rPr>
          <w:rStyle w:val="pun"/>
          <w:color w:val="666600"/>
          <w:lang w:val="es-AR"/>
        </w:rPr>
        <w:t>=</w:t>
      </w:r>
      <w:r w:rsidRPr="003F77BC">
        <w:rPr>
          <w:rStyle w:val="pln"/>
          <w:color w:val="000000"/>
          <w:lang w:val="es-AR"/>
        </w:rPr>
        <w:t xml:space="preserve"> </w:t>
      </w:r>
      <w:r w:rsidRPr="003F77BC">
        <w:rPr>
          <w:rStyle w:val="typ"/>
          <w:color w:val="660066"/>
          <w:lang w:val="es-AR"/>
        </w:rPr>
        <w:t>StringVar</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variable</w:t>
      </w:r>
      <w:r w:rsidRPr="003F77BC">
        <w:rPr>
          <w:rStyle w:val="pun"/>
          <w:color w:val="666600"/>
          <w:lang w:val="es-AR"/>
        </w:rPr>
        <w:t>.</w:t>
      </w:r>
      <w:r w:rsidRPr="003F77BC">
        <w:rPr>
          <w:rStyle w:val="pln"/>
          <w:color w:val="000000"/>
          <w:lang w:val="es-AR"/>
        </w:rPr>
        <w:t>trace</w:t>
      </w:r>
      <w:r w:rsidRPr="003F77BC">
        <w:rPr>
          <w:rStyle w:val="pun"/>
          <w:color w:val="666600"/>
          <w:lang w:val="es-AR"/>
        </w:rPr>
        <w:t>(</w:t>
      </w:r>
      <w:r w:rsidRPr="003F77BC">
        <w:rPr>
          <w:rStyle w:val="str"/>
          <w:color w:val="008800"/>
          <w:lang w:val="es-AR"/>
        </w:rPr>
        <w:t>"w"</w:t>
      </w:r>
      <w:r w:rsidRPr="003F77BC">
        <w:rPr>
          <w:rStyle w:val="pun"/>
          <w:color w:val="666600"/>
          <w:lang w:val="es-AR"/>
        </w:rPr>
        <w:t>,</w:t>
      </w:r>
      <w:r w:rsidRPr="003F77BC">
        <w:rPr>
          <w:rStyle w:val="pln"/>
          <w:color w:val="000000"/>
          <w:lang w:val="es-AR"/>
        </w:rPr>
        <w:t xml:space="preserve"> cambia</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variable</w:t>
      </w:r>
      <w:r w:rsidRPr="003F77BC">
        <w:rPr>
          <w:rStyle w:val="pun"/>
          <w:color w:val="666600"/>
          <w:lang w:val="es-AR"/>
        </w:rPr>
        <w:t>.</w:t>
      </w:r>
      <w:r w:rsidRPr="003F77BC">
        <w:rPr>
          <w:rStyle w:val="pln"/>
          <w:color w:val="000000"/>
          <w:lang w:val="es-AR"/>
        </w:rPr>
        <w:t>trace</w:t>
      </w:r>
      <w:r w:rsidRPr="003F77BC">
        <w:rPr>
          <w:rStyle w:val="pun"/>
          <w:color w:val="666600"/>
          <w:lang w:val="es-AR"/>
        </w:rPr>
        <w:t>(</w:t>
      </w:r>
      <w:r w:rsidRPr="003F77BC">
        <w:rPr>
          <w:rStyle w:val="str"/>
          <w:color w:val="008800"/>
          <w:lang w:val="es-AR"/>
        </w:rPr>
        <w:t>"r"</w:t>
      </w:r>
      <w:r w:rsidRPr="003F77BC">
        <w:rPr>
          <w:rStyle w:val="pun"/>
          <w:color w:val="666600"/>
          <w:lang w:val="es-AR"/>
        </w:rPr>
        <w:t>,</w:t>
      </w:r>
      <w:r w:rsidRPr="003F77BC">
        <w:rPr>
          <w:rStyle w:val="pln"/>
          <w:color w:val="000000"/>
          <w:lang w:val="es-AR"/>
        </w:rPr>
        <w:t xml:space="preserve"> lee</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pln"/>
          <w:color w:val="000000"/>
          <w:lang w:val="es-AR"/>
        </w:rPr>
        <w:t>variable</w:t>
      </w:r>
      <w:r w:rsidRPr="003F77BC">
        <w:rPr>
          <w:rStyle w:val="pun"/>
          <w:color w:val="666600"/>
          <w:lang w:val="es-AR"/>
        </w:rPr>
        <w:t>.</w:t>
      </w:r>
      <w:r w:rsidRPr="003F77BC">
        <w:rPr>
          <w:rStyle w:val="kwd"/>
          <w:color w:val="000088"/>
          <w:lang w:val="es-AR"/>
        </w:rPr>
        <w:t>set</w:t>
      </w:r>
      <w:r w:rsidRPr="003F77BC">
        <w:rPr>
          <w:rStyle w:val="pun"/>
          <w:color w:val="666600"/>
          <w:lang w:val="es-AR"/>
        </w:rPr>
        <w:t>(</w:t>
      </w:r>
      <w:r w:rsidRPr="003F77BC">
        <w:rPr>
          <w:rStyle w:val="str"/>
          <w:color w:val="008800"/>
          <w:lang w:val="es-AR"/>
        </w:rPr>
        <w:t>"Hola"</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color w:val="000000"/>
          <w:lang w:val="es-AR"/>
        </w:rPr>
      </w:pPr>
      <w:r w:rsidRPr="003F77BC">
        <w:rPr>
          <w:rStyle w:val="kwd"/>
          <w:color w:val="000088"/>
          <w:lang w:val="es-AR"/>
        </w:rPr>
        <w:t>print</w:t>
      </w:r>
      <w:r w:rsidRPr="003F77BC">
        <w:rPr>
          <w:rStyle w:val="pun"/>
          <w:color w:val="666600"/>
          <w:lang w:val="es-AR"/>
        </w:rPr>
        <w:t>(</w:t>
      </w:r>
      <w:r w:rsidRPr="003F77BC">
        <w:rPr>
          <w:rStyle w:val="pln"/>
          <w:color w:val="000000"/>
          <w:lang w:val="es-AR"/>
        </w:rPr>
        <w:t>variable</w:t>
      </w:r>
      <w:r w:rsidRPr="003F77BC">
        <w:rPr>
          <w:rStyle w:val="pun"/>
          <w:color w:val="666600"/>
          <w:lang w:val="es-AR"/>
        </w:rPr>
        <w:t>.</w:t>
      </w:r>
      <w:r w:rsidRPr="003F77BC">
        <w:rPr>
          <w:rStyle w:val="kwd"/>
          <w:color w:val="000088"/>
          <w:lang w:val="es-AR"/>
        </w:rPr>
        <w:t>get</w:t>
      </w:r>
      <w:r w:rsidRPr="003F77BC">
        <w:rPr>
          <w:rStyle w:val="pun"/>
          <w:color w:val="666600"/>
          <w:lang w:val="es-AR"/>
        </w:rPr>
        <w:t>())</w:t>
      </w:r>
    </w:p>
    <w:p w:rsidR="003F77BC" w:rsidRPr="003F77BC" w:rsidRDefault="003F77BC" w:rsidP="003F77BC">
      <w:pPr>
        <w:pStyle w:val="HTMLPreformatted"/>
        <w:pBdr>
          <w:top w:val="single" w:sz="6" w:space="2" w:color="888888"/>
          <w:left w:val="single" w:sz="6" w:space="2" w:color="888888"/>
          <w:bottom w:val="single" w:sz="6" w:space="2" w:color="888888"/>
          <w:right w:val="single" w:sz="6" w:space="2" w:color="888888"/>
        </w:pBdr>
        <w:shd w:val="clear" w:color="auto" w:fill="FFFFFF"/>
        <w:rPr>
          <w:color w:val="414141"/>
          <w:lang w:val="es-AR"/>
        </w:rPr>
      </w:pPr>
      <w:r w:rsidRPr="003F77BC">
        <w:rPr>
          <w:rStyle w:val="kwd"/>
          <w:color w:val="000088"/>
          <w:lang w:val="es-AR"/>
        </w:rPr>
        <w:t>print</w:t>
      </w:r>
      <w:r w:rsidRPr="003F77BC">
        <w:rPr>
          <w:rStyle w:val="pun"/>
          <w:color w:val="666600"/>
          <w:lang w:val="es-AR"/>
        </w:rPr>
        <w:t>(</w:t>
      </w:r>
      <w:r w:rsidRPr="003F77BC">
        <w:rPr>
          <w:rStyle w:val="pln"/>
          <w:color w:val="000000"/>
          <w:lang w:val="es-AR"/>
        </w:rPr>
        <w:t>variable</w:t>
      </w:r>
      <w:r w:rsidRPr="003F77BC">
        <w:rPr>
          <w:rStyle w:val="pun"/>
          <w:color w:val="666600"/>
          <w:lang w:val="es-AR"/>
        </w:rPr>
        <w:t>.</w:t>
      </w:r>
      <w:r w:rsidRPr="003F77BC">
        <w:rPr>
          <w:rStyle w:val="kwd"/>
          <w:color w:val="000088"/>
          <w:lang w:val="es-AR"/>
        </w:rPr>
        <w:t>get</w:t>
      </w:r>
      <w:r w:rsidRPr="003F77BC">
        <w:rPr>
          <w:rStyle w:val="pun"/>
          <w:color w:val="666600"/>
          <w:lang w:val="es-AR"/>
        </w:rPr>
        <w:t>())</w:t>
      </w:r>
    </w:p>
    <w:p w:rsidR="003F77BC" w:rsidRPr="003F77BC" w:rsidRDefault="003F77BC" w:rsidP="003F77BC">
      <w:pPr>
        <w:rPr>
          <w:lang w:val="es-AR"/>
        </w:rPr>
      </w:pPr>
      <w:r w:rsidRPr="003F77BC">
        <w:rPr>
          <w:rFonts w:ascii="Arial" w:hAnsi="Arial" w:cs="Arial"/>
          <w:color w:val="414141"/>
          <w:sz w:val="20"/>
          <w:szCs w:val="20"/>
          <w:lang w:val="es-AR"/>
        </w:rPr>
        <w:br/>
      </w:r>
      <w:r w:rsidRPr="003F77BC">
        <w:rPr>
          <w:rFonts w:ascii="Arial" w:hAnsi="Arial" w:cs="Arial"/>
          <w:color w:val="414141"/>
          <w:sz w:val="20"/>
          <w:szCs w:val="20"/>
          <w:lang w:val="es-AR"/>
        </w:rPr>
        <w:br/>
      </w: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660000"/>
          <w:lang w:val="es-AR"/>
        </w:rPr>
        <w:t>Estrategias para validar y calcular datos</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spacing w:after="240"/>
        <w:jc w:val="both"/>
        <w:rPr>
          <w:rFonts w:ascii="Arial" w:hAnsi="Arial" w:cs="Arial"/>
          <w:color w:val="414141"/>
          <w:sz w:val="20"/>
          <w:szCs w:val="20"/>
          <w:lang w:val="es-AR"/>
        </w:rPr>
      </w:pPr>
      <w:r w:rsidRPr="003F77BC">
        <w:rPr>
          <w:rFonts w:ascii="Arial" w:hAnsi="Arial" w:cs="Arial"/>
          <w:color w:val="414141"/>
          <w:sz w:val="20"/>
          <w:szCs w:val="20"/>
          <w:lang w:val="es-AR"/>
        </w:rPr>
        <w:t>Cuando se construye una ventana con varios widgets se pueden seguir distintas estrategias para validar los datos que se introducen durante la ejecución de un programa:</w:t>
      </w:r>
    </w:p>
    <w:p w:rsidR="003F77BC" w:rsidRPr="003F77BC" w:rsidRDefault="003F77BC" w:rsidP="003F77BC">
      <w:pPr>
        <w:numPr>
          <w:ilvl w:val="0"/>
          <w:numId w:val="54"/>
        </w:numPr>
        <w:shd w:val="clear" w:color="auto" w:fill="FFFFFF"/>
        <w:spacing w:after="60" w:line="240" w:lineRule="auto"/>
        <w:ind w:left="0" w:firstLine="0"/>
        <w:jc w:val="both"/>
        <w:rPr>
          <w:rFonts w:ascii="Arial" w:hAnsi="Arial" w:cs="Arial"/>
          <w:color w:val="414141"/>
          <w:sz w:val="20"/>
          <w:szCs w:val="20"/>
          <w:lang w:val="es-AR"/>
        </w:rPr>
      </w:pPr>
      <w:r w:rsidRPr="003F77BC">
        <w:rPr>
          <w:rFonts w:ascii="Arial" w:hAnsi="Arial" w:cs="Arial"/>
          <w:color w:val="414141"/>
          <w:sz w:val="20"/>
          <w:szCs w:val="20"/>
          <w:lang w:val="es-AR"/>
        </w:rPr>
        <w:t>Una opción posible podría validar la información y realizar los cálculos después de que sea introducida, por ejemplo, después de presionar un botón.</w:t>
      </w:r>
    </w:p>
    <w:p w:rsidR="003F77BC" w:rsidRPr="003F77BC" w:rsidRDefault="003F77BC" w:rsidP="003F77BC">
      <w:pPr>
        <w:numPr>
          <w:ilvl w:val="0"/>
          <w:numId w:val="55"/>
        </w:numPr>
        <w:shd w:val="clear" w:color="auto" w:fill="FFFFFF"/>
        <w:spacing w:after="60" w:line="240" w:lineRule="auto"/>
        <w:ind w:left="0" w:firstLine="0"/>
        <w:jc w:val="both"/>
        <w:rPr>
          <w:rFonts w:ascii="Arial" w:hAnsi="Arial" w:cs="Arial"/>
          <w:color w:val="414141"/>
          <w:sz w:val="20"/>
          <w:szCs w:val="20"/>
          <w:lang w:val="es-AR"/>
        </w:rPr>
      </w:pPr>
      <w:r w:rsidRPr="003F77BC">
        <w:rPr>
          <w:rFonts w:ascii="Arial" w:hAnsi="Arial" w:cs="Arial"/>
          <w:color w:val="414141"/>
          <w:sz w:val="20"/>
          <w:szCs w:val="20"/>
          <w:lang w:val="es-AR"/>
        </w:rPr>
        <w:t>Otra posibilidad podría ser haciendo uso del método </w:t>
      </w:r>
      <w:r w:rsidRPr="003F77BC">
        <w:rPr>
          <w:rFonts w:ascii="Arial" w:hAnsi="Arial" w:cs="Arial"/>
          <w:b/>
          <w:bCs/>
          <w:color w:val="414141"/>
          <w:sz w:val="20"/>
          <w:szCs w:val="20"/>
          <w:lang w:val="es-AR"/>
        </w:rPr>
        <w:t>trace()</w:t>
      </w:r>
      <w:r w:rsidRPr="003F77BC">
        <w:rPr>
          <w:rFonts w:ascii="Arial" w:hAnsi="Arial" w:cs="Arial"/>
          <w:color w:val="414141"/>
          <w:sz w:val="20"/>
          <w:szCs w:val="20"/>
          <w:lang w:val="es-AR"/>
        </w:rPr>
        <w:t> y de la opción '</w:t>
      </w:r>
      <w:r w:rsidRPr="003F77BC">
        <w:rPr>
          <w:rFonts w:ascii="Arial" w:hAnsi="Arial" w:cs="Arial"/>
          <w:b/>
          <w:bCs/>
          <w:color w:val="414141"/>
          <w:sz w:val="20"/>
          <w:szCs w:val="20"/>
          <w:lang w:val="es-AR"/>
        </w:rPr>
        <w:t>command</w:t>
      </w:r>
      <w:r w:rsidRPr="003F77BC">
        <w:rPr>
          <w:rFonts w:ascii="Arial" w:hAnsi="Arial" w:cs="Arial"/>
          <w:color w:val="414141"/>
          <w:sz w:val="20"/>
          <w:szCs w:val="20"/>
          <w:lang w:val="es-AR"/>
        </w:rPr>
        <w:t>', para validar y calcular la información justo en el momento que un widget y su variable asociada cambien de valor.</w:t>
      </w:r>
    </w:p>
    <w:p w:rsidR="003F77BC" w:rsidRDefault="003F77BC"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3F77BC" w:rsidRPr="003F77BC" w:rsidRDefault="003F77BC" w:rsidP="003F77BC">
      <w:pPr>
        <w:shd w:val="clear" w:color="auto" w:fill="FFFFFF"/>
        <w:spacing w:after="240" w:line="240" w:lineRule="auto"/>
        <w:jc w:val="both"/>
        <w:rPr>
          <w:rFonts w:ascii="Arial" w:eastAsia="Times New Roman" w:hAnsi="Arial" w:cs="Arial"/>
          <w:color w:val="414141"/>
          <w:sz w:val="20"/>
          <w:szCs w:val="20"/>
          <w:lang w:val="es-AR"/>
        </w:rPr>
      </w:pPr>
      <w:r w:rsidRPr="003F77BC">
        <w:rPr>
          <w:rFonts w:ascii="Arial" w:eastAsia="Times New Roman" w:hAnsi="Arial" w:cs="Arial"/>
          <w:color w:val="414141"/>
          <w:sz w:val="20"/>
          <w:szCs w:val="20"/>
          <w:lang w:val="es-AR"/>
        </w:rPr>
        <w:t>A continuación, se muestra un mismo caso práctico utilizando ambas técnicas.</w:t>
      </w:r>
      <w:r w:rsidRPr="003F77BC">
        <w:rPr>
          <w:rFonts w:ascii="Arial" w:eastAsia="Times New Roman" w:hAnsi="Arial" w:cs="Arial"/>
          <w:color w:val="414141"/>
          <w:sz w:val="20"/>
          <w:szCs w:val="20"/>
          <w:lang w:val="es-AR"/>
        </w:rPr>
        <w:br/>
      </w:r>
    </w:p>
    <w:p w:rsidR="003F77BC" w:rsidRPr="003F77BC" w:rsidRDefault="003F77BC" w:rsidP="003F77BC">
      <w:pPr>
        <w:shd w:val="clear" w:color="auto" w:fill="FFFFFF"/>
        <w:spacing w:after="0" w:line="240" w:lineRule="auto"/>
        <w:jc w:val="center"/>
        <w:rPr>
          <w:rFonts w:ascii="Arial" w:eastAsia="Times New Roman" w:hAnsi="Arial" w:cs="Arial"/>
          <w:color w:val="414141"/>
          <w:sz w:val="20"/>
          <w:szCs w:val="20"/>
        </w:rPr>
      </w:pPr>
      <w:r>
        <w:rPr>
          <w:rFonts w:ascii="Arial" w:eastAsia="Times New Roman" w:hAnsi="Arial" w:cs="Arial"/>
          <w:noProof/>
          <w:color w:val="2577D0"/>
          <w:sz w:val="20"/>
          <w:szCs w:val="20"/>
        </w:rPr>
        <w:drawing>
          <wp:inline distT="0" distB="0" distL="0" distR="0">
            <wp:extent cx="1219200" cy="609600"/>
            <wp:effectExtent l="0" t="0" r="0" b="0"/>
            <wp:docPr id="23" name="Picture 23" descr="https://3.bp.blogspot.com/-Onau2Texukk/VrHzeMqc5oI/AAAAAAAACss/dwYvBmRm0_o/s1600/tren-128x64.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Onau2Texukk/VrHzeMqc5oI/AAAAAAAACss/dwYvBmRm0_o/s1600/tren-128x64.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rsidR="003F77BC" w:rsidRPr="003F77BC" w:rsidRDefault="003F77BC" w:rsidP="003F77BC">
      <w:pPr>
        <w:shd w:val="clear" w:color="auto" w:fill="FFFFFF"/>
        <w:spacing w:after="0" w:line="240" w:lineRule="auto"/>
        <w:jc w:val="center"/>
        <w:rPr>
          <w:rFonts w:ascii="Arial" w:eastAsia="Times New Roman" w:hAnsi="Arial" w:cs="Arial"/>
          <w:color w:val="414141"/>
          <w:sz w:val="20"/>
          <w:szCs w:val="20"/>
        </w:rPr>
      </w:pPr>
    </w:p>
    <w:p w:rsidR="003F77BC" w:rsidRPr="003F77BC" w:rsidRDefault="003F77BC" w:rsidP="003F77BC">
      <w:pPr>
        <w:shd w:val="clear" w:color="auto" w:fill="FFFFFF"/>
        <w:spacing w:after="240" w:line="240" w:lineRule="auto"/>
        <w:jc w:val="both"/>
        <w:rPr>
          <w:rFonts w:ascii="Arial" w:eastAsia="Times New Roman" w:hAnsi="Arial" w:cs="Arial"/>
          <w:color w:val="414141"/>
          <w:sz w:val="20"/>
          <w:szCs w:val="20"/>
          <w:lang w:val="es-AR"/>
        </w:rPr>
      </w:pPr>
      <w:r w:rsidRPr="003F77BC">
        <w:rPr>
          <w:rFonts w:ascii="Arial" w:eastAsia="Times New Roman" w:hAnsi="Arial" w:cs="Arial"/>
          <w:color w:val="414141"/>
          <w:sz w:val="20"/>
          <w:szCs w:val="20"/>
          <w:lang w:val="es-AR"/>
        </w:rPr>
        <w:br/>
        <w:t xml:space="preserve">El programa de este ejemplo calcula el coste de un viaje en tren teniendo en cuenta el número de viajeros; el tipo de billete (de sólo ida o de ida y vuelta); la clase en la cual se viaja (que puede ser </w:t>
      </w:r>
      <w:r w:rsidRPr="003F77BC">
        <w:rPr>
          <w:rFonts w:ascii="Arial" w:eastAsia="Times New Roman" w:hAnsi="Arial" w:cs="Arial"/>
          <w:color w:val="414141"/>
          <w:sz w:val="20"/>
          <w:szCs w:val="20"/>
          <w:lang w:val="es-AR"/>
        </w:rPr>
        <w:lastRenderedPageBreak/>
        <w:t>clase turista, primera o lujo); la distancia en kilómetros y el precio por kilómetro (por defecto es 0,10 céntimos de euro).</w:t>
      </w:r>
      <w:r w:rsidRPr="003F77BC">
        <w:rPr>
          <w:rFonts w:ascii="Arial" w:eastAsia="Times New Roman" w:hAnsi="Arial" w:cs="Arial"/>
          <w:color w:val="414141"/>
          <w:sz w:val="20"/>
          <w:szCs w:val="20"/>
          <w:lang w:val="es-AR"/>
        </w:rPr>
        <w:br/>
      </w:r>
      <w:r w:rsidRPr="003F77BC">
        <w:rPr>
          <w:rFonts w:ascii="Arial" w:eastAsia="Times New Roman" w:hAnsi="Arial" w:cs="Arial"/>
          <w:color w:val="414141"/>
          <w:sz w:val="20"/>
          <w:szCs w:val="20"/>
          <w:lang w:val="es-AR"/>
        </w:rPr>
        <w:br/>
        <w:t>El cálculo del importe a pagar se realiza multiplicando número de viajeros por km y precio, con los siguientes incrementos:</w:t>
      </w:r>
    </w:p>
    <w:p w:rsidR="003F77BC" w:rsidRPr="003F77BC" w:rsidRDefault="003F77BC" w:rsidP="003F77BC">
      <w:pPr>
        <w:numPr>
          <w:ilvl w:val="0"/>
          <w:numId w:val="56"/>
        </w:numPr>
        <w:shd w:val="clear" w:color="auto" w:fill="FFFFFF"/>
        <w:spacing w:after="60" w:line="240" w:lineRule="auto"/>
        <w:ind w:left="0" w:firstLine="0"/>
        <w:jc w:val="both"/>
        <w:rPr>
          <w:rFonts w:ascii="Arial" w:eastAsia="Times New Roman" w:hAnsi="Arial" w:cs="Arial"/>
          <w:color w:val="414141"/>
          <w:sz w:val="20"/>
          <w:szCs w:val="20"/>
          <w:lang w:val="es-AR"/>
        </w:rPr>
      </w:pPr>
      <w:r w:rsidRPr="003F77BC">
        <w:rPr>
          <w:rFonts w:ascii="Arial" w:eastAsia="Times New Roman" w:hAnsi="Arial" w:cs="Arial"/>
          <w:color w:val="414141"/>
          <w:sz w:val="20"/>
          <w:szCs w:val="20"/>
          <w:lang w:val="es-AR"/>
        </w:rPr>
        <w:t>Si el viaje es de ida y vuelta se multiplica el total por 1,5</w:t>
      </w:r>
    </w:p>
    <w:p w:rsidR="003F77BC" w:rsidRPr="003F77BC" w:rsidRDefault="003F77BC" w:rsidP="003F77BC">
      <w:pPr>
        <w:numPr>
          <w:ilvl w:val="0"/>
          <w:numId w:val="57"/>
        </w:numPr>
        <w:shd w:val="clear" w:color="auto" w:fill="FFFFFF"/>
        <w:spacing w:after="60" w:line="240" w:lineRule="auto"/>
        <w:ind w:left="0" w:firstLine="0"/>
        <w:jc w:val="both"/>
        <w:rPr>
          <w:rFonts w:ascii="Arial" w:eastAsia="Times New Roman" w:hAnsi="Arial" w:cs="Arial"/>
          <w:color w:val="414141"/>
          <w:sz w:val="20"/>
          <w:szCs w:val="20"/>
          <w:lang w:val="es-AR"/>
        </w:rPr>
      </w:pPr>
      <w:r w:rsidRPr="003F77BC">
        <w:rPr>
          <w:rFonts w:ascii="Arial" w:eastAsia="Times New Roman" w:hAnsi="Arial" w:cs="Arial"/>
          <w:color w:val="414141"/>
          <w:sz w:val="20"/>
          <w:szCs w:val="20"/>
          <w:lang w:val="es-AR"/>
        </w:rPr>
        <w:t>Si la clase es primera se multiplica el total por 1,2 y si es de lujo se multiplica por 2</w:t>
      </w:r>
    </w:p>
    <w:p w:rsidR="003F77BC" w:rsidRDefault="003F77BC" w:rsidP="00877409">
      <w:pPr>
        <w:shd w:val="clear" w:color="auto" w:fill="FBFBFB"/>
        <w:spacing w:after="255" w:line="240" w:lineRule="auto"/>
        <w:rPr>
          <w:rFonts w:ascii="Times New Roman" w:eastAsia="Times New Roman" w:hAnsi="Times New Roman" w:cs="Times New Roman"/>
          <w:b/>
          <w:color w:val="121212"/>
          <w:sz w:val="40"/>
          <w:szCs w:val="40"/>
          <w:lang w:val="es-AR"/>
        </w:rPr>
      </w:pPr>
    </w:p>
    <w:p w:rsidR="003F77BC" w:rsidRPr="003F77BC" w:rsidRDefault="003F77BC" w:rsidP="003F77BC">
      <w:pPr>
        <w:pStyle w:val="Heading3"/>
        <w:shd w:val="clear" w:color="auto" w:fill="FFFFFF"/>
        <w:spacing w:before="0"/>
        <w:rPr>
          <w:rFonts w:ascii="Arial" w:hAnsi="Arial" w:cs="Arial"/>
          <w:color w:val="414141"/>
          <w:lang w:val="es-AR"/>
        </w:rPr>
      </w:pPr>
      <w:r w:rsidRPr="003F77BC">
        <w:rPr>
          <w:rFonts w:ascii="Arial" w:hAnsi="Arial" w:cs="Arial"/>
          <w:color w:val="414141"/>
          <w:lang w:val="es-AR"/>
        </w:rPr>
        <w:t>Validación y cálculo posterior</w:t>
      </w:r>
    </w:p>
    <w:p w:rsidR="003F77BC" w:rsidRPr="003F77BC" w:rsidRDefault="003F77BC" w:rsidP="003F77BC">
      <w:pPr>
        <w:rPr>
          <w:rFonts w:ascii="Times New Roman" w:hAnsi="Times New Roman" w:cs="Times New Roman"/>
          <w:lang w:val="es-AR"/>
        </w:rPr>
      </w:pPr>
    </w:p>
    <w:p w:rsidR="003F77BC" w:rsidRPr="003F77BC" w:rsidRDefault="003F77BC" w:rsidP="003F77BC">
      <w:pPr>
        <w:shd w:val="clear" w:color="auto" w:fill="FFFFFF"/>
        <w:jc w:val="both"/>
        <w:rPr>
          <w:rFonts w:ascii="Arial" w:hAnsi="Arial" w:cs="Arial"/>
          <w:color w:val="414141"/>
          <w:sz w:val="20"/>
          <w:szCs w:val="20"/>
          <w:lang w:val="es-AR"/>
        </w:rPr>
      </w:pPr>
      <w:r w:rsidRPr="003F77BC">
        <w:rPr>
          <w:rFonts w:ascii="Arial" w:hAnsi="Arial" w:cs="Arial"/>
          <w:color w:val="414141"/>
          <w:sz w:val="20"/>
          <w:szCs w:val="20"/>
          <w:lang w:val="es-AR"/>
        </w:rPr>
        <w:t>En la primera solución la validación de los datos y el cálculo del importe a pagar se realiza después presionar el botón "Calcular".</w:t>
      </w:r>
    </w:p>
    <w:p w:rsidR="003F77BC" w:rsidRDefault="003F77BC" w:rsidP="003F77BC">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6BE90587" wp14:editId="29EF0A8B">
            <wp:extent cx="1571625" cy="3810000"/>
            <wp:effectExtent l="0" t="0" r="9525" b="0"/>
            <wp:docPr id="24" name="Picture 24" descr="https://3.bp.blogspot.com/-DozIvlPJmAk/VrHzd5Df8OI/AAAAAAAACss/u_JYVNN7PSA/s400/tkinter4-tre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DozIvlPJmAk/VrHzd5Df8OI/AAAAAAAACss/u_JYVNN7PSA/s400/tkinter4-tren-0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71625" cy="3810000"/>
                    </a:xfrm>
                    <a:prstGeom prst="rect">
                      <a:avLst/>
                    </a:prstGeom>
                    <a:noFill/>
                    <a:ln>
                      <a:noFill/>
                    </a:ln>
                  </pic:spPr>
                </pic:pic>
              </a:graphicData>
            </a:graphic>
          </wp:inline>
        </w:drawing>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6A9955"/>
          <w:sz w:val="21"/>
          <w:szCs w:val="21"/>
        </w:rPr>
        <w:t>#!/usr/bin/env python</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6A9955"/>
          <w:sz w:val="21"/>
          <w:szCs w:val="21"/>
        </w:rPr>
        <w:t># -*- coding: utf-8 -*-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C586C0"/>
          <w:sz w:val="21"/>
          <w:szCs w:val="21"/>
        </w:rPr>
        <w:t>from</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4EC9B0"/>
          <w:sz w:val="21"/>
          <w:szCs w:val="21"/>
        </w:rPr>
        <w:t>tkinter</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import</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C586C0"/>
          <w:sz w:val="21"/>
          <w:szCs w:val="21"/>
        </w:rPr>
        <w:t>from</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4EC9B0"/>
          <w:sz w:val="21"/>
          <w:szCs w:val="21"/>
        </w:rPr>
        <w:t>tkinter</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import</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4EC9B0"/>
          <w:sz w:val="21"/>
          <w:szCs w:val="21"/>
        </w:rPr>
        <w:t>ttk</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6A9955"/>
          <w:sz w:val="21"/>
          <w:szCs w:val="21"/>
          <w:lang w:val="es-AR"/>
        </w:rPr>
        <w:t># Calcula coste de viaje con validación y cálculo posterior</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569CD6"/>
          <w:sz w:val="21"/>
          <w:szCs w:val="21"/>
        </w:rPr>
        <w:lastRenderedPageBreak/>
        <w:t>class</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4EC9B0"/>
          <w:sz w:val="21"/>
          <w:szCs w:val="21"/>
        </w:rPr>
        <w:t>Aplicacion</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569CD6"/>
          <w:sz w:val="21"/>
          <w:szCs w:val="21"/>
        </w:rPr>
        <w:t>def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DCDCAA"/>
          <w:sz w:val="21"/>
          <w:szCs w:val="21"/>
        </w:rPr>
        <w:t>__init__</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raiz</w:t>
      </w:r>
      <w:r w:rsidRPr="008A7D32">
        <w:rPr>
          <w:rFonts w:ascii="Consolas" w:eastAsia="Times New Roman" w:hAnsi="Consolas" w:cs="Times New Roman"/>
          <w:color w:val="D4D4D4"/>
          <w:sz w:val="21"/>
          <w:szCs w:val="21"/>
          <w:lang w:val="es-AR"/>
        </w:rPr>
        <w:t xml:space="preserve"> = </w:t>
      </w:r>
      <w:r w:rsidRPr="008A7D32">
        <w:rPr>
          <w:rFonts w:ascii="Consolas" w:eastAsia="Times New Roman" w:hAnsi="Consolas" w:cs="Times New Roman"/>
          <w:color w:val="4EC9B0"/>
          <w:sz w:val="21"/>
          <w:szCs w:val="21"/>
          <w:lang w:val="es-AR"/>
        </w:rPr>
        <w:t>Tk</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raiz</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title</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CE9178"/>
          <w:sz w:val="21"/>
          <w:szCs w:val="21"/>
          <w:lang w:val="es-AR"/>
        </w:rPr>
        <w:t>"Alta Velocidad"</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6A9955"/>
          <w:sz w:val="21"/>
          <w:szCs w:val="21"/>
          <w:lang w:val="es-AR"/>
        </w:rPr>
        <w:t># Declara variables de control</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num_via</w:t>
      </w:r>
      <w:r w:rsidRPr="008A7D32">
        <w:rPr>
          <w:rFonts w:ascii="Consolas" w:eastAsia="Times New Roman" w:hAnsi="Consolas" w:cs="Times New Roman"/>
          <w:color w:val="D4D4D4"/>
          <w:sz w:val="21"/>
          <w:szCs w:val="21"/>
          <w:lang w:val="es-AR"/>
        </w:rPr>
        <w:t xml:space="preserve"> = </w:t>
      </w:r>
      <w:r w:rsidRPr="008A7D32">
        <w:rPr>
          <w:rFonts w:ascii="Consolas" w:eastAsia="Times New Roman" w:hAnsi="Consolas" w:cs="Times New Roman"/>
          <w:color w:val="4EC9B0"/>
          <w:sz w:val="21"/>
          <w:szCs w:val="21"/>
          <w:lang w:val="es-AR"/>
        </w:rPr>
        <w:t>IntVar</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value</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B5CEA8"/>
          <w:sz w:val="21"/>
          <w:szCs w:val="21"/>
          <w:lang w:val="es-AR"/>
        </w:rPr>
        <w:t>1</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ida_vue</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BooleanVar</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StringVar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km</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IntVar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precio</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DoubleVar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0.10</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DoubleVar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0.0</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6A9955"/>
          <w:sz w:val="21"/>
          <w:szCs w:val="21"/>
        </w:rPr>
        <w:t># Carga imagen para asociar a widget Label()</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tren</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PhotoImage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file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'tren-128x64.png'</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p>
    <w:p w:rsidR="008A7D32" w:rsidRPr="00BD4428"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BD4428">
        <w:rPr>
          <w:rFonts w:ascii="Consolas" w:eastAsia="Times New Roman" w:hAnsi="Consolas" w:cs="Times New Roman"/>
          <w:color w:val="6A9955"/>
          <w:sz w:val="21"/>
          <w:szCs w:val="21"/>
        </w:rPr>
        <w:t># Declara widgets de la ventana</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rPr>
        <w:t xml:space="preserve">        </w:t>
      </w:r>
      <w:r w:rsidRPr="008A7D32">
        <w:rPr>
          <w:rFonts w:ascii="Consolas" w:eastAsia="Times New Roman" w:hAnsi="Consolas" w:cs="Times New Roman"/>
          <w:color w:val="6A9955"/>
          <w:sz w:val="21"/>
          <w:szCs w:val="21"/>
          <w:lang w:val="es-AR"/>
        </w:rPr>
        <w:t xml:space="preserve"># Se incluye el widget de tipo Button 'Calcular' que utiliza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6A9955"/>
          <w:sz w:val="21"/>
          <w:szCs w:val="21"/>
          <w:lang w:val="es-AR"/>
        </w:rPr>
        <w:t xml:space="preserve"># la opción 'command' para validar datos y calcular el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6A9955"/>
          <w:sz w:val="21"/>
          <w:szCs w:val="21"/>
          <w:lang w:val="es-AR"/>
        </w:rPr>
        <w:t># importe a pagar cuando sea presionado</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imagen1</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image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tren</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anchor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"center"</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etiq1</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"Viajeros:"</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viaje</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Spinbox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from_</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wrap</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textvariable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num_via</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state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'readonly'</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idavue</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Checkbutton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'Ida y vuelta'</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ida_vue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onvalue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offvalue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False</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etiq2</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"Clase:"</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clase1</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Radiobutton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'Turista'</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clase2</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Radiobutton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'Primera'</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'p'</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clase3</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Radiobutton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'Lujo'</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value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'l'</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etiq3</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"Distancia Kilómetros):"</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dist</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Entry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km</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lastRenderedPageBreak/>
        <w:t xml:space="preserve">                              </w:t>
      </w:r>
      <w:r w:rsidRPr="008A7D32">
        <w:rPr>
          <w:rFonts w:ascii="Consolas" w:eastAsia="Times New Roman" w:hAnsi="Consolas" w:cs="Times New Roman"/>
          <w:color w:val="9CDCFE"/>
          <w:sz w:val="21"/>
          <w:szCs w:val="21"/>
        </w:rPr>
        <w:t>width</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etiq4</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"Precio:"</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coste</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Entry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precio</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width</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etiq5</w:t>
      </w:r>
      <w:r w:rsidRPr="008A7D32">
        <w:rPr>
          <w:rFonts w:ascii="Consolas" w:eastAsia="Times New Roman" w:hAnsi="Consolas" w:cs="Times New Roman"/>
          <w:color w:val="D4D4D4"/>
          <w:sz w:val="21"/>
          <w:szCs w:val="21"/>
          <w:lang w:val="es-AR"/>
        </w:rPr>
        <w:t xml:space="preserve"> = </w:t>
      </w:r>
      <w:r w:rsidRPr="008A7D32">
        <w:rPr>
          <w:rFonts w:ascii="Consolas" w:eastAsia="Times New Roman" w:hAnsi="Consolas" w:cs="Times New Roman"/>
          <w:color w:val="4EC9B0"/>
          <w:sz w:val="21"/>
          <w:szCs w:val="21"/>
          <w:lang w:val="es-AR"/>
        </w:rPr>
        <w:t>ttk</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4EC9B0"/>
          <w:sz w:val="21"/>
          <w:szCs w:val="21"/>
          <w:lang w:val="es-AR"/>
        </w:rPr>
        <w:t>Label</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raiz</w:t>
      </w: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lang w:val="es-AR"/>
        </w:rPr>
        <w:t>text</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CE9178"/>
          <w:sz w:val="21"/>
          <w:szCs w:val="21"/>
          <w:lang w:val="es-AR"/>
        </w:rPr>
        <w:t>"A Pagar (euros):"</w:t>
      </w:r>
      <w:r w:rsidRPr="008A7D32">
        <w:rPr>
          <w:rFonts w:ascii="Consolas" w:eastAsia="Times New Roman" w:hAnsi="Consolas" w:cs="Times New Roman"/>
          <w:color w:val="D4D4D4"/>
          <w:sz w:val="21"/>
          <w:szCs w:val="21"/>
          <w:lang w:val="es-AR"/>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etiq6</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Label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textvariable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foreground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"yellow"</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background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"black"</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borderwidth</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anchor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"e"</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separ1</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Separator</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orient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HORIZONTAL</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boton1</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"Calcular"</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command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calcular</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boton2</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ttk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EC9B0"/>
          <w:sz w:val="21"/>
          <w:szCs w:val="21"/>
        </w:rPr>
        <w:t>Button</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text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"Salir"</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command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quit</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imagen1</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etiq1</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viaje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X</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idavue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X</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etiq2</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clase1</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clase2</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clase3</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etiq3</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dist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X</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etiq4</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coste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X</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etiq5</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etiq6</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lastRenderedPageBreak/>
        <w:t xml:space="preserve">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20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separ1</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TOP</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5</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boton1</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LEFT</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boton2</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pack</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side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RIGHT</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fill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4FC1FF"/>
          <w:sz w:val="21"/>
          <w:szCs w:val="21"/>
        </w:rPr>
        <w:t>BOTH</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expand</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w:t>
      </w:r>
      <w:r w:rsidRPr="008A7D32">
        <w:rPr>
          <w:rFonts w:ascii="Consolas" w:eastAsia="Times New Roman" w:hAnsi="Consolas" w:cs="Times New Roman"/>
          <w:color w:val="9CDCFE"/>
          <w:sz w:val="21"/>
          <w:szCs w:val="21"/>
        </w:rPr>
        <w:t>padx</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pady</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B5CEA8"/>
          <w:sz w:val="21"/>
          <w:szCs w:val="21"/>
        </w:rPr>
        <w:t>10</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raiz</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mainloop</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569CD6"/>
          <w:sz w:val="21"/>
          <w:szCs w:val="21"/>
          <w:lang w:val="es-AR"/>
        </w:rPr>
        <w:t>def</w:t>
      </w: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DCDCAA"/>
          <w:sz w:val="21"/>
          <w:szCs w:val="21"/>
          <w:lang w:val="es-AR"/>
        </w:rPr>
        <w:t>calcular</w:t>
      </w:r>
      <w:r w:rsidRPr="008A7D32">
        <w:rPr>
          <w:rFonts w:ascii="Consolas" w:eastAsia="Times New Roman" w:hAnsi="Consolas" w:cs="Times New Roman"/>
          <w:color w:val="D4D4D4"/>
          <w:sz w:val="21"/>
          <w:szCs w:val="21"/>
          <w:lang w:val="es-AR"/>
        </w:rPr>
        <w:t>(</w:t>
      </w:r>
      <w:r w:rsidRPr="008A7D32">
        <w:rPr>
          <w:rFonts w:ascii="Consolas" w:eastAsia="Times New Roman" w:hAnsi="Consolas" w:cs="Times New Roman"/>
          <w:color w:val="9CDCFE"/>
          <w:sz w:val="21"/>
          <w:szCs w:val="21"/>
          <w:lang w:val="es-AR"/>
        </w:rPr>
        <w:t>self</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6A9955"/>
          <w:sz w:val="21"/>
          <w:szCs w:val="21"/>
          <w:lang w:val="es-AR"/>
        </w:rPr>
        <w:t># Función para validar datos y calcular importe a pagar</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rPr>
        <w:t>error_dato</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569CD6"/>
          <w:sz w:val="21"/>
          <w:szCs w:val="21"/>
        </w:rPr>
        <w:t>False</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B5CEA8"/>
          <w:sz w:val="21"/>
          <w:szCs w:val="21"/>
        </w:rPr>
        <w:t>0</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try</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km</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int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km</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precio</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4EC9B0"/>
          <w:sz w:val="21"/>
          <w:szCs w:val="21"/>
        </w:rPr>
        <w:t>float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precio</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except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error_dato</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569CD6"/>
          <w:sz w:val="21"/>
          <w:szCs w:val="21"/>
        </w:rPr>
        <w:t>True</w:t>
      </w: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if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569CD6"/>
          <w:sz w:val="21"/>
          <w:szCs w:val="21"/>
        </w:rPr>
        <w:t>not</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error_dato</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num_via</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km</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precio</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if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ida_vue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B5CEA8"/>
          <w:sz w:val="21"/>
          <w:szCs w:val="21"/>
        </w:rPr>
        <w:t>1.5</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if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CE9178"/>
          <w:sz w:val="21"/>
          <w:szCs w:val="21"/>
        </w:rPr>
        <w:t>'p'</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B5CEA8"/>
          <w:sz w:val="21"/>
          <w:szCs w:val="21"/>
        </w:rPr>
        <w:t>1.2</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elif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clase</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get</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CE9178"/>
          <w:sz w:val="21"/>
          <w:szCs w:val="21"/>
        </w:rPr>
        <w:t>'l'</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B5CEA8"/>
          <w:sz w:val="21"/>
          <w:szCs w:val="21"/>
        </w:rPr>
        <w:t>2</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set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C586C0"/>
          <w:sz w:val="21"/>
          <w:szCs w:val="21"/>
        </w:rPr>
        <w:t>else</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self</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9CDCFE"/>
          <w:sz w:val="21"/>
          <w:szCs w:val="21"/>
        </w:rPr>
        <w:t>total</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DCDCAA"/>
          <w:sz w:val="21"/>
          <w:szCs w:val="21"/>
        </w:rPr>
        <w:t>set</w:t>
      </w:r>
      <w:r w:rsidRPr="008A7D32">
        <w:rPr>
          <w:rFonts w:ascii="Consolas" w:eastAsia="Times New Roman" w:hAnsi="Consolas" w:cs="Times New Roman"/>
          <w:color w:val="D4D4D4"/>
          <w:sz w:val="21"/>
          <w:szCs w:val="21"/>
        </w:rPr>
        <w:t>(</w:t>
      </w:r>
      <w:r w:rsidRPr="008A7D32">
        <w:rPr>
          <w:rFonts w:ascii="Consolas" w:eastAsia="Times New Roman" w:hAnsi="Consolas" w:cs="Times New Roman"/>
          <w:color w:val="CE9178"/>
          <w:sz w:val="21"/>
          <w:szCs w:val="21"/>
        </w:rPr>
        <w:t>"¡ERROR!"</w:t>
      </w:r>
      <w:r w:rsidRPr="008A7D32">
        <w:rPr>
          <w:rFonts w:ascii="Consolas" w:eastAsia="Times New Roman" w:hAnsi="Consolas" w:cs="Times New Roman"/>
          <w:color w:val="D4D4D4"/>
          <w:sz w:val="21"/>
          <w:szCs w:val="21"/>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rPr>
        <w:t xml:space="preserve">            </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569CD6"/>
          <w:sz w:val="21"/>
          <w:szCs w:val="21"/>
          <w:lang w:val="es-AR"/>
        </w:rPr>
        <w:t>def</w:t>
      </w: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DCDCAA"/>
          <w:sz w:val="21"/>
          <w:szCs w:val="21"/>
          <w:lang w:val="es-AR"/>
        </w:rPr>
        <w:t>main</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9CDCFE"/>
          <w:sz w:val="21"/>
          <w:szCs w:val="21"/>
          <w:lang w:val="es-AR"/>
        </w:rPr>
        <w:t>mi_app</w:t>
      </w:r>
      <w:r w:rsidRPr="008A7D32">
        <w:rPr>
          <w:rFonts w:ascii="Consolas" w:eastAsia="Times New Roman" w:hAnsi="Consolas" w:cs="Times New Roman"/>
          <w:color w:val="D4D4D4"/>
          <w:sz w:val="21"/>
          <w:szCs w:val="21"/>
          <w:lang w:val="es-AR"/>
        </w:rPr>
        <w:t xml:space="preserve"> = </w:t>
      </w:r>
      <w:r w:rsidRPr="008A7D32">
        <w:rPr>
          <w:rFonts w:ascii="Consolas" w:eastAsia="Times New Roman" w:hAnsi="Consolas" w:cs="Times New Roman"/>
          <w:color w:val="4EC9B0"/>
          <w:sz w:val="21"/>
          <w:szCs w:val="21"/>
          <w:lang w:val="es-AR"/>
        </w:rPr>
        <w:t>Aplicacion</w:t>
      </w:r>
      <w:r w:rsidRPr="008A7D32">
        <w:rPr>
          <w:rFonts w:ascii="Consolas" w:eastAsia="Times New Roman" w:hAnsi="Consolas" w:cs="Times New Roman"/>
          <w:color w:val="D4D4D4"/>
          <w:sz w:val="21"/>
          <w:szCs w:val="21"/>
          <w:lang w:val="es-AR"/>
        </w:rPr>
        <w:t>()</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D4D4D4"/>
          <w:sz w:val="21"/>
          <w:szCs w:val="21"/>
          <w:lang w:val="es-AR"/>
        </w:rPr>
        <w:t xml:space="preserve">    </w:t>
      </w:r>
      <w:r w:rsidRPr="008A7D32">
        <w:rPr>
          <w:rFonts w:ascii="Consolas" w:eastAsia="Times New Roman" w:hAnsi="Consolas" w:cs="Times New Roman"/>
          <w:color w:val="C586C0"/>
          <w:sz w:val="21"/>
          <w:szCs w:val="21"/>
        </w:rPr>
        <w:t>return</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B5CEA8"/>
          <w:sz w:val="21"/>
          <w:szCs w:val="21"/>
        </w:rPr>
        <w:t>0</w:t>
      </w: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p>
    <w:p w:rsidR="008A7D32" w:rsidRPr="008A7D32" w:rsidRDefault="008A7D32" w:rsidP="008A7D32">
      <w:pPr>
        <w:shd w:val="clear" w:color="auto" w:fill="1E1E1E"/>
        <w:spacing w:after="0" w:line="285" w:lineRule="atLeast"/>
        <w:rPr>
          <w:rFonts w:ascii="Consolas" w:eastAsia="Times New Roman" w:hAnsi="Consolas" w:cs="Times New Roman"/>
          <w:color w:val="D4D4D4"/>
          <w:sz w:val="21"/>
          <w:szCs w:val="21"/>
        </w:rPr>
      </w:pPr>
      <w:r w:rsidRPr="008A7D32">
        <w:rPr>
          <w:rFonts w:ascii="Consolas" w:eastAsia="Times New Roman" w:hAnsi="Consolas" w:cs="Times New Roman"/>
          <w:color w:val="C586C0"/>
          <w:sz w:val="21"/>
          <w:szCs w:val="21"/>
        </w:rPr>
        <w:t>if</w:t>
      </w:r>
      <w:r w:rsidRPr="008A7D32">
        <w:rPr>
          <w:rFonts w:ascii="Consolas" w:eastAsia="Times New Roman" w:hAnsi="Consolas" w:cs="Times New Roman"/>
          <w:color w:val="D4D4D4"/>
          <w:sz w:val="21"/>
          <w:szCs w:val="21"/>
        </w:rPr>
        <w:t xml:space="preserve"> </w:t>
      </w:r>
      <w:r w:rsidRPr="008A7D32">
        <w:rPr>
          <w:rFonts w:ascii="Consolas" w:eastAsia="Times New Roman" w:hAnsi="Consolas" w:cs="Times New Roman"/>
          <w:color w:val="9CDCFE"/>
          <w:sz w:val="21"/>
          <w:szCs w:val="21"/>
        </w:rPr>
        <w:t>__name__</w:t>
      </w:r>
      <w:r w:rsidRPr="008A7D32">
        <w:rPr>
          <w:rFonts w:ascii="Consolas" w:eastAsia="Times New Roman" w:hAnsi="Consolas" w:cs="Times New Roman"/>
          <w:color w:val="D4D4D4"/>
          <w:sz w:val="21"/>
          <w:szCs w:val="21"/>
        </w:rPr>
        <w:t xml:space="preserve"> == </w:t>
      </w:r>
      <w:r w:rsidRPr="008A7D32">
        <w:rPr>
          <w:rFonts w:ascii="Consolas" w:eastAsia="Times New Roman" w:hAnsi="Consolas" w:cs="Times New Roman"/>
          <w:color w:val="CE9178"/>
          <w:sz w:val="21"/>
          <w:szCs w:val="21"/>
        </w:rPr>
        <w:t>'__main__'</w:t>
      </w:r>
      <w:r w:rsidRPr="008A7D32">
        <w:rPr>
          <w:rFonts w:ascii="Consolas" w:eastAsia="Times New Roman" w:hAnsi="Consolas" w:cs="Times New Roman"/>
          <w:color w:val="D4D4D4"/>
          <w:sz w:val="21"/>
          <w:szCs w:val="21"/>
        </w:rPr>
        <w:t>:</w:t>
      </w:r>
    </w:p>
    <w:p w:rsidR="008A7D32" w:rsidRPr="00094B8D" w:rsidRDefault="008A7D32" w:rsidP="008A7D32">
      <w:pPr>
        <w:shd w:val="clear" w:color="auto" w:fill="1E1E1E"/>
        <w:spacing w:after="0" w:line="285" w:lineRule="atLeast"/>
        <w:rPr>
          <w:rFonts w:ascii="Consolas" w:eastAsia="Times New Roman" w:hAnsi="Consolas" w:cs="Times New Roman"/>
          <w:color w:val="D4D4D4"/>
          <w:sz w:val="21"/>
          <w:szCs w:val="21"/>
          <w:lang w:val="es-AR"/>
        </w:rPr>
      </w:pPr>
      <w:r w:rsidRPr="008A7D32">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A7D32" w:rsidRPr="00094B8D" w:rsidRDefault="008A7D32" w:rsidP="008A7D32">
      <w:pPr>
        <w:shd w:val="clear" w:color="auto" w:fill="1E1E1E"/>
        <w:spacing w:after="0" w:line="285" w:lineRule="atLeast"/>
        <w:rPr>
          <w:rFonts w:ascii="Consolas" w:eastAsia="Times New Roman" w:hAnsi="Consolas" w:cs="Times New Roman"/>
          <w:color w:val="D4D4D4"/>
          <w:sz w:val="21"/>
          <w:szCs w:val="21"/>
          <w:lang w:val="es-AR"/>
        </w:rPr>
      </w:pPr>
    </w:p>
    <w:p w:rsidR="003F77BC" w:rsidRDefault="003F77BC" w:rsidP="003F77B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92617A" w:rsidRDefault="0092617A" w:rsidP="0092617A">
      <w:pPr>
        <w:pStyle w:val="Heading3"/>
        <w:shd w:val="clear" w:color="auto" w:fill="FFFFFF"/>
        <w:spacing w:before="0"/>
        <w:rPr>
          <w:rFonts w:ascii="Arial" w:hAnsi="Arial" w:cs="Arial"/>
          <w:color w:val="414141"/>
          <w:lang w:val="es-AR"/>
        </w:rPr>
      </w:pPr>
    </w:p>
    <w:p w:rsidR="0092617A" w:rsidRDefault="0092617A" w:rsidP="0092617A">
      <w:pPr>
        <w:pStyle w:val="Heading3"/>
        <w:shd w:val="clear" w:color="auto" w:fill="FFFFFF"/>
        <w:spacing w:before="0"/>
        <w:rPr>
          <w:rFonts w:ascii="Arial" w:hAnsi="Arial" w:cs="Arial"/>
          <w:color w:val="414141"/>
          <w:lang w:val="es-AR"/>
        </w:rPr>
      </w:pPr>
    </w:p>
    <w:p w:rsidR="0092617A" w:rsidRPr="0092617A" w:rsidRDefault="0092617A" w:rsidP="0092617A">
      <w:pPr>
        <w:rPr>
          <w:lang w:val="es-AR"/>
        </w:rPr>
      </w:pPr>
    </w:p>
    <w:p w:rsidR="0092617A" w:rsidRPr="0092617A" w:rsidRDefault="0092617A" w:rsidP="0092617A">
      <w:pPr>
        <w:pStyle w:val="Heading3"/>
        <w:shd w:val="clear" w:color="auto" w:fill="FFFFFF"/>
        <w:spacing w:before="0"/>
        <w:rPr>
          <w:rFonts w:ascii="Arial" w:hAnsi="Arial" w:cs="Arial"/>
          <w:color w:val="414141"/>
          <w:lang w:val="es-AR"/>
        </w:rPr>
      </w:pPr>
      <w:r w:rsidRPr="0092617A">
        <w:rPr>
          <w:rFonts w:ascii="Arial" w:hAnsi="Arial" w:cs="Arial"/>
          <w:color w:val="414141"/>
          <w:lang w:val="es-AR"/>
        </w:rPr>
        <w:lastRenderedPageBreak/>
        <w:t>Validación y cálculo inmediato</w:t>
      </w:r>
    </w:p>
    <w:p w:rsidR="0092617A" w:rsidRPr="0092617A" w:rsidRDefault="0092617A" w:rsidP="0092617A">
      <w:pPr>
        <w:rPr>
          <w:rFonts w:ascii="Times New Roman" w:hAnsi="Times New Roman" w:cs="Times New Roman"/>
          <w:lang w:val="es-AR"/>
        </w:rPr>
      </w:pPr>
    </w:p>
    <w:p w:rsidR="0092617A" w:rsidRPr="0092617A" w:rsidRDefault="0092617A" w:rsidP="0092617A">
      <w:pPr>
        <w:shd w:val="clear" w:color="auto" w:fill="FFFFFF"/>
        <w:jc w:val="both"/>
        <w:rPr>
          <w:rFonts w:ascii="Arial" w:hAnsi="Arial" w:cs="Arial"/>
          <w:color w:val="414141"/>
          <w:sz w:val="20"/>
          <w:szCs w:val="20"/>
          <w:lang w:val="es-AR"/>
        </w:rPr>
      </w:pPr>
      <w:r w:rsidRPr="0092617A">
        <w:rPr>
          <w:rFonts w:ascii="Arial" w:hAnsi="Arial" w:cs="Arial"/>
          <w:color w:val="414141"/>
          <w:sz w:val="20"/>
          <w:szCs w:val="20"/>
          <w:lang w:val="es-AR"/>
        </w:rPr>
        <w:t>En la segunda solución no se utiliza el botón '</w:t>
      </w:r>
      <w:r w:rsidRPr="0092617A">
        <w:rPr>
          <w:rFonts w:ascii="Arial" w:hAnsi="Arial" w:cs="Arial"/>
          <w:b/>
          <w:bCs/>
          <w:color w:val="414141"/>
          <w:sz w:val="20"/>
          <w:szCs w:val="20"/>
          <w:lang w:val="es-AR"/>
        </w:rPr>
        <w:t>Calcular</w:t>
      </w:r>
      <w:r w:rsidRPr="0092617A">
        <w:rPr>
          <w:rFonts w:ascii="Arial" w:hAnsi="Arial" w:cs="Arial"/>
          <w:color w:val="414141"/>
          <w:sz w:val="20"/>
          <w:szCs w:val="20"/>
          <w:lang w:val="es-AR"/>
        </w:rPr>
        <w:t>'. La validación y el cálculo se realizan al cambiar el valor de cualquier widget, mostrando el resultado inmediatamente. Para los widget de entrada de datos (</w:t>
      </w:r>
      <w:r w:rsidRPr="0092617A">
        <w:rPr>
          <w:rFonts w:ascii="Arial" w:hAnsi="Arial" w:cs="Arial"/>
          <w:b/>
          <w:bCs/>
          <w:color w:val="414141"/>
          <w:sz w:val="20"/>
          <w:szCs w:val="20"/>
          <w:lang w:val="es-AR"/>
        </w:rPr>
        <w:t>Entry()</w:t>
      </w:r>
      <w:r w:rsidRPr="0092617A">
        <w:rPr>
          <w:rFonts w:ascii="Arial" w:hAnsi="Arial" w:cs="Arial"/>
          <w:color w:val="414141"/>
          <w:sz w:val="20"/>
          <w:szCs w:val="20"/>
          <w:lang w:val="es-AR"/>
        </w:rPr>
        <w:t>) se definen dos trazas para detectar cualquier cambio en los datos y en el resto de widgets se utiliza la opción '</w:t>
      </w:r>
      <w:r w:rsidRPr="0092617A">
        <w:rPr>
          <w:rFonts w:ascii="Arial" w:hAnsi="Arial" w:cs="Arial"/>
          <w:b/>
          <w:bCs/>
          <w:color w:val="414141"/>
          <w:sz w:val="20"/>
          <w:szCs w:val="20"/>
          <w:lang w:val="es-AR"/>
        </w:rPr>
        <w:t>command</w:t>
      </w:r>
      <w:r w:rsidRPr="0092617A">
        <w:rPr>
          <w:rFonts w:ascii="Arial" w:hAnsi="Arial" w:cs="Arial"/>
          <w:color w:val="414141"/>
          <w:sz w:val="20"/>
          <w:szCs w:val="20"/>
          <w:lang w:val="es-AR"/>
        </w:rPr>
        <w:t>'.</w:t>
      </w:r>
    </w:p>
    <w:p w:rsidR="0092617A" w:rsidRDefault="009877C8" w:rsidP="009877C8">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1F330F8E" wp14:editId="4F5E59EF">
            <wp:extent cx="1571625" cy="3810000"/>
            <wp:effectExtent l="0" t="0" r="9525" b="0"/>
            <wp:docPr id="25" name="Picture 25" descr="https://1.bp.blogspot.com/-EGYXZxSIm3I/VrHzd-w2nhI/AAAAAAAACss/RdZf_E1eVmA/s400/tkinter4-tre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EGYXZxSIm3I/VrHzd-w2nhI/AAAAAAAACss/RdZf_E1eVmA/s400/tkinter4-tren-0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71625" cy="3810000"/>
                    </a:xfrm>
                    <a:prstGeom prst="rect">
                      <a:avLst/>
                    </a:prstGeom>
                    <a:noFill/>
                    <a:ln>
                      <a:noFill/>
                    </a:ln>
                  </pic:spPr>
                </pic:pic>
              </a:graphicData>
            </a:graphic>
          </wp:inline>
        </w:drawing>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6A9955"/>
          <w:sz w:val="21"/>
          <w:szCs w:val="21"/>
        </w:rPr>
        <w:t>#!/usr/bin/env python</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6A9955"/>
          <w:sz w:val="21"/>
          <w:szCs w:val="21"/>
        </w:rPr>
        <w:t># -*- coding: utf-8 -*-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C586C0"/>
          <w:sz w:val="21"/>
          <w:szCs w:val="21"/>
        </w:rPr>
        <w:t>from</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4EC9B0"/>
          <w:sz w:val="21"/>
          <w:szCs w:val="21"/>
        </w:rPr>
        <w:t>tkinter</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import</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C586C0"/>
          <w:sz w:val="21"/>
          <w:szCs w:val="21"/>
        </w:rPr>
        <w:t>from</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4EC9B0"/>
          <w:sz w:val="21"/>
          <w:szCs w:val="21"/>
        </w:rPr>
        <w:t>tkinter</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import</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4EC9B0"/>
          <w:sz w:val="21"/>
          <w:szCs w:val="21"/>
        </w:rPr>
        <w:t>ttk</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6A9955"/>
          <w:sz w:val="21"/>
          <w:szCs w:val="21"/>
          <w:lang w:val="es-AR"/>
        </w:rPr>
        <w:t># Calcula coste de viaje con validación y cálculo inmediato</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569CD6"/>
          <w:sz w:val="21"/>
          <w:szCs w:val="21"/>
        </w:rPr>
        <w:t>class</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4EC9B0"/>
          <w:sz w:val="21"/>
          <w:szCs w:val="21"/>
        </w:rPr>
        <w:t>Aplicacion</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569CD6"/>
          <w:sz w:val="21"/>
          <w:szCs w:val="21"/>
        </w:rPr>
        <w:t>def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DCDCAA"/>
          <w:sz w:val="21"/>
          <w:szCs w:val="21"/>
        </w:rPr>
        <w:t>__init__</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raiz</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Tk</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raiz</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title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CE9178"/>
          <w:sz w:val="21"/>
          <w:szCs w:val="21"/>
          <w:lang w:val="es-AR"/>
        </w:rPr>
        <w:t>"Alta Velocidad"</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Declara variables de control</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num_via</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IntVar</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value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B5CEA8"/>
          <w:sz w:val="21"/>
          <w:szCs w:val="21"/>
          <w:lang w:val="es-AR"/>
        </w:rPr>
        <w:t>1</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lastRenderedPageBreak/>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ida_vue</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BooleanVar</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StringVar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km</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IntVar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precio</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DoubleVar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0.10</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total</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DoubleVar</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value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B5CEA8"/>
          <w:sz w:val="21"/>
          <w:szCs w:val="21"/>
          <w:lang w:val="es-AR"/>
        </w:rPr>
        <w:t>0.0</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Define trazas con variables de control de los widgets Entry()</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para detectar cambios en los datos. Si se producen cambios</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se llama a la función 'self.calcular' para validación y para</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calcular importe a pagar</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km</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trace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CE9178"/>
          <w:sz w:val="21"/>
          <w:szCs w:val="21"/>
          <w:lang w:val="es-AR"/>
        </w:rPr>
        <w:t>'w'</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DCDCAA"/>
          <w:sz w:val="21"/>
          <w:szCs w:val="21"/>
          <w:lang w:val="es-AR"/>
        </w:rPr>
        <w:t>calcular</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precio</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trace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CE9178"/>
          <w:sz w:val="21"/>
          <w:szCs w:val="21"/>
          <w:lang w:val="es-AR"/>
        </w:rPr>
        <w:t>'w'</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DCDCAA"/>
          <w:sz w:val="21"/>
          <w:szCs w:val="21"/>
          <w:lang w:val="es-AR"/>
        </w:rPr>
        <w:t>calcular</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Llama a función para validar y calcular</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DCDCAA"/>
          <w:sz w:val="21"/>
          <w:szCs w:val="21"/>
          <w:lang w:val="es-AR"/>
        </w:rPr>
        <w:t>calcular</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Carga imagen para asociar a widget Label()</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rPr>
        <w:t>tren</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PhotoImage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file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'tren-128x64.png'</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6A9955"/>
          <w:sz w:val="21"/>
          <w:szCs w:val="21"/>
          <w:lang w:val="es-AR"/>
        </w:rPr>
        <w:t># Declara widgets de la ventana</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En los widgets de tipo Spinbox, Checkbutton y Radiobutton</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xml:space="preserve"># se utiliza la opción 'command' para llamar a la función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xml:space="preserve"># 'self.calcular' para validar datos y calcular importe a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pagar de forma inmediata</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imagen1</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ttk</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4EC9B0"/>
          <w:sz w:val="21"/>
          <w:szCs w:val="21"/>
          <w:lang w:val="es-AR"/>
        </w:rPr>
        <w:t>Label</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raiz</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image</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tren</w:t>
      </w: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t>                                 </w:t>
      </w:r>
      <w:r w:rsidRPr="00802201">
        <w:rPr>
          <w:rFonts w:ascii="Consolas" w:eastAsia="Times New Roman" w:hAnsi="Consolas" w:cs="Times New Roman"/>
          <w:color w:val="9CDCFE"/>
          <w:sz w:val="21"/>
          <w:szCs w:val="21"/>
        </w:rPr>
        <w:t>anchor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"center"</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etiq1</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Label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"Viajeros:"</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viaje</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Spinbox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from_</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wrap</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textvariable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num_via</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state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'readonly'</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calcular</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idavue</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Checkbutton</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'Ida y vuelta'</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ida_vue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onvalue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offvalue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False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calcular</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etiq2</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Label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"Clase:"</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clase1</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Radiobutton</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'Turista'</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calcular</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lastRenderedPageBreak/>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clase2</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Radiobutton</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'Primera'</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'p'</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calcular</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clase3</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Radiobutton</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'Lujo'</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value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'l'</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calcular</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etiq3</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Label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"Distancia (Kilómetros):"</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dist</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Entry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km</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width</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etiq4</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Label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"Precio:"</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coste</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Entry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precio</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width</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etiq5</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ttk</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4EC9B0"/>
          <w:sz w:val="21"/>
          <w:szCs w:val="21"/>
          <w:lang w:val="es-AR"/>
        </w:rPr>
        <w:t>Label</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raiz</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text</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CE9178"/>
          <w:sz w:val="21"/>
          <w:szCs w:val="21"/>
          <w:lang w:val="es-AR"/>
        </w:rPr>
        <w:t>"A Pagar (euros):"</w:t>
      </w:r>
      <w:r w:rsidRPr="00802201">
        <w:rPr>
          <w:rFonts w:ascii="Consolas" w:eastAsia="Times New Roman" w:hAnsi="Consolas" w:cs="Times New Roman"/>
          <w:color w:val="D4D4D4"/>
          <w:sz w:val="21"/>
          <w:szCs w:val="21"/>
          <w:lang w:val="es-AR"/>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etiq6</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Label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textvariable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foreground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"yellow"</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background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"black"</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borderwidth</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anchor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"e"</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separ1</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Separator</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orient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HORIZONTAL</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boton1</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ttk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EC9B0"/>
          <w:sz w:val="21"/>
          <w:szCs w:val="21"/>
        </w:rPr>
        <w:t>Button</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text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"Salir"</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command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quit</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imagen1</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etiq1</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viaje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X</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idavue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X</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etiq2</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clase1</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clase2</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clase3</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etiq3</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dist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X</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etiq4</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lastRenderedPageBreak/>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coste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X</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etiq5</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etiq6</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20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separ1</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TOP</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5</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boton1</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pack</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side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RIGHT</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fill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4FC1FF"/>
          <w:sz w:val="21"/>
          <w:szCs w:val="21"/>
        </w:rPr>
        <w:t>BOTH</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expand</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w:t>
      </w:r>
      <w:r w:rsidRPr="00802201">
        <w:rPr>
          <w:rFonts w:ascii="Consolas" w:eastAsia="Times New Roman" w:hAnsi="Consolas" w:cs="Times New Roman"/>
          <w:color w:val="9CDCFE"/>
          <w:sz w:val="21"/>
          <w:szCs w:val="21"/>
        </w:rPr>
        <w:t>padx</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pady</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B5CEA8"/>
          <w:sz w:val="21"/>
          <w:szCs w:val="21"/>
        </w:rPr>
        <w:t>10</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raiz</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mainloop</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569CD6"/>
          <w:sz w:val="21"/>
          <w:szCs w:val="21"/>
          <w:lang w:val="es-AR"/>
        </w:rPr>
        <w:t>def</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DCDCAA"/>
          <w:sz w:val="21"/>
          <w:szCs w:val="21"/>
          <w:lang w:val="es-AR"/>
        </w:rPr>
        <w:t>calcular</w:t>
      </w:r>
      <w:r w:rsidRPr="00802201">
        <w:rPr>
          <w:rFonts w:ascii="Consolas" w:eastAsia="Times New Roman" w:hAnsi="Consolas" w:cs="Times New Roman"/>
          <w:color w:val="D4D4D4"/>
          <w:sz w:val="21"/>
          <w:szCs w:val="21"/>
          <w:lang w:val="es-AR"/>
        </w:rPr>
        <w:t>(</w:t>
      </w:r>
      <w:r w:rsidRPr="00802201">
        <w:rPr>
          <w:rFonts w:ascii="Consolas" w:eastAsia="Times New Roman" w:hAnsi="Consolas" w:cs="Times New Roman"/>
          <w:color w:val="9CDCFE"/>
          <w:sz w:val="21"/>
          <w:szCs w:val="21"/>
          <w:lang w:val="es-AR"/>
        </w:rPr>
        <w:t>self</w:t>
      </w:r>
      <w:r w:rsidRPr="00802201">
        <w:rPr>
          <w:rFonts w:ascii="Consolas" w:eastAsia="Times New Roman" w:hAnsi="Consolas" w:cs="Times New Roman"/>
          <w:color w:val="D4D4D4"/>
          <w:sz w:val="21"/>
          <w:szCs w:val="21"/>
          <w:lang w:val="es-AR"/>
        </w:rPr>
        <w:t>, *</w:t>
      </w:r>
      <w:r w:rsidRPr="00802201">
        <w:rPr>
          <w:rFonts w:ascii="Consolas" w:eastAsia="Times New Roman" w:hAnsi="Consolas" w:cs="Times New Roman"/>
          <w:color w:val="9CDCFE"/>
          <w:sz w:val="21"/>
          <w:szCs w:val="21"/>
          <w:lang w:val="es-AR"/>
        </w:rPr>
        <w:t>args</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6A9955"/>
          <w:sz w:val="21"/>
          <w:szCs w:val="21"/>
          <w:lang w:val="es-AR"/>
        </w:rPr>
        <w:t># Función para validar datos y calcular importe a pagar</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rPr>
        <w:t>error_dato</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569CD6"/>
          <w:sz w:val="21"/>
          <w:szCs w:val="21"/>
        </w:rPr>
        <w:t>False</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B5CEA8"/>
          <w:sz w:val="21"/>
          <w:szCs w:val="21"/>
        </w:rPr>
        <w:t>0</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try</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km</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int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km</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precio</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4EC9B0"/>
          <w:sz w:val="21"/>
          <w:szCs w:val="21"/>
        </w:rPr>
        <w:t>float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precio</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except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error_dato</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569CD6"/>
          <w:sz w:val="21"/>
          <w:szCs w:val="21"/>
        </w:rPr>
        <w:t>True</w:t>
      </w: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if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569CD6"/>
          <w:sz w:val="21"/>
          <w:szCs w:val="21"/>
        </w:rPr>
        <w:t>not</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error_dato</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num_via</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km</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precio</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if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ida_vue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B5CEA8"/>
          <w:sz w:val="21"/>
          <w:szCs w:val="21"/>
        </w:rPr>
        <w:t>1.5</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if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CE9178"/>
          <w:sz w:val="21"/>
          <w:szCs w:val="21"/>
        </w:rPr>
        <w:t>'p'</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B5CEA8"/>
          <w:sz w:val="21"/>
          <w:szCs w:val="21"/>
        </w:rPr>
        <w:t>1.2</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elif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clase</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get</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CE9178"/>
          <w:sz w:val="21"/>
          <w:szCs w:val="21"/>
        </w:rPr>
        <w:t>'l'</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B5CEA8"/>
          <w:sz w:val="21"/>
          <w:szCs w:val="21"/>
        </w:rPr>
        <w:t>2</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set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C586C0"/>
          <w:sz w:val="21"/>
          <w:szCs w:val="21"/>
        </w:rPr>
        <w:t>else</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self</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9CDCFE"/>
          <w:sz w:val="21"/>
          <w:szCs w:val="21"/>
        </w:rPr>
        <w:t>total</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DCDCAA"/>
          <w:sz w:val="21"/>
          <w:szCs w:val="21"/>
        </w:rPr>
        <w:t>set</w:t>
      </w:r>
      <w:r w:rsidRPr="00802201">
        <w:rPr>
          <w:rFonts w:ascii="Consolas" w:eastAsia="Times New Roman" w:hAnsi="Consolas" w:cs="Times New Roman"/>
          <w:color w:val="D4D4D4"/>
          <w:sz w:val="21"/>
          <w:szCs w:val="21"/>
        </w:rPr>
        <w:t>(</w:t>
      </w:r>
      <w:r w:rsidRPr="00802201">
        <w:rPr>
          <w:rFonts w:ascii="Consolas" w:eastAsia="Times New Roman" w:hAnsi="Consolas" w:cs="Times New Roman"/>
          <w:color w:val="CE9178"/>
          <w:sz w:val="21"/>
          <w:szCs w:val="21"/>
        </w:rPr>
        <w:t>"¡ERROR!"</w:t>
      </w:r>
      <w:r w:rsidRPr="00802201">
        <w:rPr>
          <w:rFonts w:ascii="Consolas" w:eastAsia="Times New Roman" w:hAnsi="Consolas" w:cs="Times New Roman"/>
          <w:color w:val="D4D4D4"/>
          <w:sz w:val="21"/>
          <w:szCs w:val="21"/>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rPr>
        <w:t xml:space="preserve">            </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569CD6"/>
          <w:sz w:val="21"/>
          <w:szCs w:val="21"/>
          <w:lang w:val="es-AR"/>
        </w:rPr>
        <w:t>def</w:t>
      </w: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DCDCAA"/>
          <w:sz w:val="21"/>
          <w:szCs w:val="21"/>
          <w:lang w:val="es-AR"/>
        </w:rPr>
        <w:t>main</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9CDCFE"/>
          <w:sz w:val="21"/>
          <w:szCs w:val="21"/>
          <w:lang w:val="es-AR"/>
        </w:rPr>
        <w:t>mi_app</w:t>
      </w:r>
      <w:r w:rsidRPr="00802201">
        <w:rPr>
          <w:rFonts w:ascii="Consolas" w:eastAsia="Times New Roman" w:hAnsi="Consolas" w:cs="Times New Roman"/>
          <w:color w:val="D4D4D4"/>
          <w:sz w:val="21"/>
          <w:szCs w:val="21"/>
          <w:lang w:val="es-AR"/>
        </w:rPr>
        <w:t xml:space="preserve"> = </w:t>
      </w:r>
      <w:r w:rsidRPr="00802201">
        <w:rPr>
          <w:rFonts w:ascii="Consolas" w:eastAsia="Times New Roman" w:hAnsi="Consolas" w:cs="Times New Roman"/>
          <w:color w:val="4EC9B0"/>
          <w:sz w:val="21"/>
          <w:szCs w:val="21"/>
          <w:lang w:val="es-AR"/>
        </w:rPr>
        <w:t>Aplicacion</w:t>
      </w:r>
      <w:r w:rsidRPr="00802201">
        <w:rPr>
          <w:rFonts w:ascii="Consolas" w:eastAsia="Times New Roman" w:hAnsi="Consolas" w:cs="Times New Roman"/>
          <w:color w:val="D4D4D4"/>
          <w:sz w:val="21"/>
          <w:szCs w:val="21"/>
          <w:lang w:val="es-AR"/>
        </w:rPr>
        <w:t>()</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D4D4D4"/>
          <w:sz w:val="21"/>
          <w:szCs w:val="21"/>
          <w:lang w:val="es-AR"/>
        </w:rPr>
        <w:t xml:space="preserve">    </w:t>
      </w:r>
      <w:r w:rsidRPr="00802201">
        <w:rPr>
          <w:rFonts w:ascii="Consolas" w:eastAsia="Times New Roman" w:hAnsi="Consolas" w:cs="Times New Roman"/>
          <w:color w:val="C586C0"/>
          <w:sz w:val="21"/>
          <w:szCs w:val="21"/>
        </w:rPr>
        <w:t>return</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B5CEA8"/>
          <w:sz w:val="21"/>
          <w:szCs w:val="21"/>
        </w:rPr>
        <w:t>0</w:t>
      </w: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p>
    <w:p w:rsidR="00802201" w:rsidRPr="00802201" w:rsidRDefault="00802201" w:rsidP="00802201">
      <w:pPr>
        <w:shd w:val="clear" w:color="auto" w:fill="1E1E1E"/>
        <w:spacing w:after="0" w:line="285" w:lineRule="atLeast"/>
        <w:rPr>
          <w:rFonts w:ascii="Consolas" w:eastAsia="Times New Roman" w:hAnsi="Consolas" w:cs="Times New Roman"/>
          <w:color w:val="D4D4D4"/>
          <w:sz w:val="21"/>
          <w:szCs w:val="21"/>
        </w:rPr>
      </w:pPr>
      <w:r w:rsidRPr="00802201">
        <w:rPr>
          <w:rFonts w:ascii="Consolas" w:eastAsia="Times New Roman" w:hAnsi="Consolas" w:cs="Times New Roman"/>
          <w:color w:val="C586C0"/>
          <w:sz w:val="21"/>
          <w:szCs w:val="21"/>
        </w:rPr>
        <w:t>if</w:t>
      </w:r>
      <w:r w:rsidRPr="00802201">
        <w:rPr>
          <w:rFonts w:ascii="Consolas" w:eastAsia="Times New Roman" w:hAnsi="Consolas" w:cs="Times New Roman"/>
          <w:color w:val="D4D4D4"/>
          <w:sz w:val="21"/>
          <w:szCs w:val="21"/>
        </w:rPr>
        <w:t xml:space="preserve"> </w:t>
      </w:r>
      <w:r w:rsidRPr="00802201">
        <w:rPr>
          <w:rFonts w:ascii="Consolas" w:eastAsia="Times New Roman" w:hAnsi="Consolas" w:cs="Times New Roman"/>
          <w:color w:val="9CDCFE"/>
          <w:sz w:val="21"/>
          <w:szCs w:val="21"/>
        </w:rPr>
        <w:t>__name__</w:t>
      </w:r>
      <w:r w:rsidRPr="00802201">
        <w:rPr>
          <w:rFonts w:ascii="Consolas" w:eastAsia="Times New Roman" w:hAnsi="Consolas" w:cs="Times New Roman"/>
          <w:color w:val="D4D4D4"/>
          <w:sz w:val="21"/>
          <w:szCs w:val="21"/>
        </w:rPr>
        <w:t xml:space="preserve"> == </w:t>
      </w:r>
      <w:r w:rsidRPr="00802201">
        <w:rPr>
          <w:rFonts w:ascii="Consolas" w:eastAsia="Times New Roman" w:hAnsi="Consolas" w:cs="Times New Roman"/>
          <w:color w:val="CE9178"/>
          <w:sz w:val="21"/>
          <w:szCs w:val="21"/>
        </w:rPr>
        <w:t>'__main__'</w:t>
      </w:r>
      <w:r w:rsidRPr="00802201">
        <w:rPr>
          <w:rFonts w:ascii="Consolas" w:eastAsia="Times New Roman" w:hAnsi="Consolas" w:cs="Times New Roman"/>
          <w:color w:val="D4D4D4"/>
          <w:sz w:val="21"/>
          <w:szCs w:val="21"/>
        </w:rPr>
        <w:t>:</w:t>
      </w:r>
    </w:p>
    <w:p w:rsidR="00802201" w:rsidRPr="00094B8D" w:rsidRDefault="00802201" w:rsidP="00802201">
      <w:pPr>
        <w:shd w:val="clear" w:color="auto" w:fill="1E1E1E"/>
        <w:spacing w:after="0" w:line="285" w:lineRule="atLeast"/>
        <w:rPr>
          <w:rFonts w:ascii="Consolas" w:eastAsia="Times New Roman" w:hAnsi="Consolas" w:cs="Times New Roman"/>
          <w:color w:val="D4D4D4"/>
          <w:sz w:val="21"/>
          <w:szCs w:val="21"/>
          <w:lang w:val="es-AR"/>
        </w:rPr>
      </w:pPr>
      <w:r w:rsidRPr="00802201">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02201" w:rsidRPr="00094B8D" w:rsidRDefault="00802201" w:rsidP="00802201">
      <w:pPr>
        <w:shd w:val="clear" w:color="auto" w:fill="1E1E1E"/>
        <w:spacing w:after="0" w:line="285" w:lineRule="atLeast"/>
        <w:rPr>
          <w:rFonts w:ascii="Consolas" w:eastAsia="Times New Roman" w:hAnsi="Consolas" w:cs="Times New Roman"/>
          <w:color w:val="D4D4D4"/>
          <w:sz w:val="21"/>
          <w:szCs w:val="21"/>
          <w:lang w:val="es-AR"/>
        </w:rPr>
      </w:pPr>
    </w:p>
    <w:p w:rsidR="009877C8" w:rsidRDefault="009877C8" w:rsidP="009877C8">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59696E" w:rsidRPr="0059696E" w:rsidRDefault="0059696E" w:rsidP="0059696E">
      <w:pPr>
        <w:shd w:val="clear" w:color="auto" w:fill="FFFFFF"/>
        <w:spacing w:before="180" w:after="0" w:line="240" w:lineRule="auto"/>
        <w:outlineLvl w:val="2"/>
        <w:rPr>
          <w:rFonts w:ascii="Arial" w:eastAsia="Times New Roman" w:hAnsi="Arial" w:cs="Arial"/>
          <w:b/>
          <w:bCs/>
          <w:color w:val="414141"/>
          <w:sz w:val="33"/>
          <w:szCs w:val="33"/>
          <w:lang w:val="es-AR"/>
        </w:rPr>
      </w:pPr>
      <w:r w:rsidRPr="0059696E">
        <w:rPr>
          <w:rFonts w:ascii="Arial" w:eastAsia="Times New Roman" w:hAnsi="Arial" w:cs="Arial"/>
          <w:b/>
          <w:bCs/>
          <w:color w:val="414141"/>
          <w:sz w:val="33"/>
          <w:szCs w:val="33"/>
          <w:lang w:val="es-AR"/>
        </w:rPr>
        <w:lastRenderedPageBreak/>
        <w:t>Menús, barras de herramientas y de estado en Tkinter</w:t>
      </w:r>
    </w:p>
    <w:p w:rsidR="00802201" w:rsidRDefault="00802201" w:rsidP="009877C8">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95E74" w:rsidRPr="00A95E74" w:rsidRDefault="00A95E74" w:rsidP="00A95E74">
      <w:pPr>
        <w:shd w:val="clear" w:color="auto" w:fill="FFFFFF"/>
        <w:spacing w:after="0" w:line="240" w:lineRule="auto"/>
        <w:outlineLvl w:val="2"/>
        <w:rPr>
          <w:rFonts w:ascii="Arial" w:eastAsia="Times New Roman" w:hAnsi="Arial" w:cs="Arial"/>
          <w:b/>
          <w:bCs/>
          <w:color w:val="414141"/>
          <w:sz w:val="27"/>
          <w:szCs w:val="27"/>
          <w:lang w:val="es-AR"/>
        </w:rPr>
      </w:pPr>
      <w:r w:rsidRPr="00A95E74">
        <w:rPr>
          <w:rFonts w:ascii="Arial" w:eastAsia="Times New Roman" w:hAnsi="Arial" w:cs="Arial"/>
          <w:b/>
          <w:bCs/>
          <w:color w:val="660000"/>
          <w:sz w:val="27"/>
          <w:szCs w:val="27"/>
          <w:lang w:val="es-AR"/>
        </w:rPr>
        <w:t>Introducción</w:t>
      </w:r>
    </w:p>
    <w:p w:rsidR="00A95E74" w:rsidRPr="00A95E74" w:rsidRDefault="00A95E74" w:rsidP="00A95E74">
      <w:pPr>
        <w:spacing w:after="0" w:line="240" w:lineRule="auto"/>
        <w:rPr>
          <w:rFonts w:ascii="Times New Roman" w:eastAsia="Times New Roman" w:hAnsi="Times New Roman" w:cs="Times New Roman"/>
          <w:sz w:val="24"/>
          <w:szCs w:val="24"/>
          <w:lang w:val="es-AR"/>
        </w:rPr>
      </w:pPr>
    </w:p>
    <w:p w:rsidR="00A95E74" w:rsidRPr="00A95E74" w:rsidRDefault="00A95E74" w:rsidP="00A95E74">
      <w:pPr>
        <w:shd w:val="clear" w:color="auto" w:fill="FFFFFF"/>
        <w:spacing w:after="0" w:line="240" w:lineRule="auto"/>
        <w:jc w:val="both"/>
        <w:rPr>
          <w:rFonts w:ascii="Arial" w:eastAsia="Times New Roman" w:hAnsi="Arial" w:cs="Arial"/>
          <w:color w:val="414141"/>
          <w:sz w:val="20"/>
          <w:szCs w:val="20"/>
          <w:lang w:val="es-AR"/>
        </w:rPr>
      </w:pPr>
      <w:r w:rsidRPr="00A95E74">
        <w:rPr>
          <w:rFonts w:ascii="Arial" w:eastAsia="Times New Roman" w:hAnsi="Arial" w:cs="Arial"/>
          <w:color w:val="414141"/>
          <w:sz w:val="20"/>
          <w:szCs w:val="20"/>
          <w:lang w:val="es-AR"/>
        </w:rPr>
        <w:t>Tkinter cuenta con widgets específicos para incluir </w:t>
      </w:r>
      <w:r w:rsidRPr="00A95E74">
        <w:rPr>
          <w:rFonts w:ascii="Arial" w:eastAsia="Times New Roman" w:hAnsi="Arial" w:cs="Arial"/>
          <w:b/>
          <w:bCs/>
          <w:color w:val="414141"/>
          <w:sz w:val="20"/>
          <w:szCs w:val="20"/>
          <w:lang w:val="es-AR"/>
        </w:rPr>
        <w:t>menús de opciones</w:t>
      </w:r>
      <w:r w:rsidRPr="00A95E74">
        <w:rPr>
          <w:rFonts w:ascii="Arial" w:eastAsia="Times New Roman" w:hAnsi="Arial" w:cs="Arial"/>
          <w:color w:val="414141"/>
          <w:sz w:val="20"/>
          <w:szCs w:val="20"/>
          <w:lang w:val="es-AR"/>
        </w:rPr>
        <w:t> de distintos tipos en una aplicación. Además, siguiendo unas pautas en la construcción de ventanas es posible agregar otros elementos como </w:t>
      </w:r>
      <w:r w:rsidRPr="00A95E74">
        <w:rPr>
          <w:rFonts w:ascii="Arial" w:eastAsia="Times New Roman" w:hAnsi="Arial" w:cs="Arial"/>
          <w:b/>
          <w:bCs/>
          <w:color w:val="414141"/>
          <w:sz w:val="20"/>
          <w:szCs w:val="20"/>
          <w:lang w:val="es-AR"/>
        </w:rPr>
        <w:t>barras de herramientas y de estado</w:t>
      </w:r>
      <w:r w:rsidRPr="00A95E74">
        <w:rPr>
          <w:rFonts w:ascii="Arial" w:eastAsia="Times New Roman" w:hAnsi="Arial" w:cs="Arial"/>
          <w:color w:val="414141"/>
          <w:sz w:val="20"/>
          <w:szCs w:val="20"/>
          <w:lang w:val="es-AR"/>
        </w:rPr>
        <w:t>.</w:t>
      </w: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t>Todos estos componentes se utilizan con frecuencia en el desarrollo de interfaces porque facilitan mucho la interacción de los usuarios con las aplicaciones gráficas.</w:t>
      </w:r>
    </w:p>
    <w:p w:rsidR="00A95E74" w:rsidRPr="00A95E74" w:rsidRDefault="00A95E74" w:rsidP="00A95E74">
      <w:pPr>
        <w:spacing w:after="0" w:line="240" w:lineRule="auto"/>
        <w:rPr>
          <w:rFonts w:ascii="Times New Roman" w:eastAsia="Times New Roman" w:hAnsi="Times New Roman" w:cs="Times New Roman"/>
          <w:sz w:val="24"/>
          <w:szCs w:val="24"/>
          <w:lang w:val="es-AR"/>
        </w:rPr>
      </w:pP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r>
    </w:p>
    <w:p w:rsidR="00A95E74" w:rsidRPr="00094B8D" w:rsidRDefault="00A95E74" w:rsidP="00A95E74">
      <w:pPr>
        <w:shd w:val="clear" w:color="auto" w:fill="FFFFFF"/>
        <w:spacing w:after="0" w:line="240" w:lineRule="auto"/>
        <w:outlineLvl w:val="2"/>
        <w:rPr>
          <w:rFonts w:ascii="Arial" w:eastAsia="Times New Roman" w:hAnsi="Arial" w:cs="Arial"/>
          <w:b/>
          <w:bCs/>
          <w:color w:val="414141"/>
          <w:sz w:val="27"/>
          <w:szCs w:val="27"/>
          <w:lang w:val="es-AR"/>
        </w:rPr>
      </w:pPr>
      <w:r w:rsidRPr="00094B8D">
        <w:rPr>
          <w:rFonts w:ascii="Arial" w:eastAsia="Times New Roman" w:hAnsi="Arial" w:cs="Arial"/>
          <w:b/>
          <w:bCs/>
          <w:color w:val="660000"/>
          <w:sz w:val="27"/>
          <w:szCs w:val="27"/>
          <w:lang w:val="es-AR"/>
        </w:rPr>
        <w:t>Menús de opciones</w:t>
      </w:r>
    </w:p>
    <w:p w:rsidR="00A95E74" w:rsidRPr="00094B8D" w:rsidRDefault="00A95E74" w:rsidP="00A95E74">
      <w:pPr>
        <w:spacing w:after="0" w:line="240" w:lineRule="auto"/>
        <w:rPr>
          <w:rFonts w:ascii="Times New Roman" w:eastAsia="Times New Roman" w:hAnsi="Times New Roman" w:cs="Times New Roman"/>
          <w:sz w:val="24"/>
          <w:szCs w:val="24"/>
          <w:lang w:val="es-AR"/>
        </w:rPr>
      </w:pPr>
    </w:p>
    <w:p w:rsidR="00A95E74" w:rsidRPr="00A95E74" w:rsidRDefault="00A95E74" w:rsidP="00A95E74">
      <w:pPr>
        <w:shd w:val="clear" w:color="auto" w:fill="FFFFFF"/>
        <w:spacing w:after="0" w:line="240" w:lineRule="auto"/>
        <w:jc w:val="both"/>
        <w:rPr>
          <w:rFonts w:ascii="Arial" w:eastAsia="Times New Roman" w:hAnsi="Arial" w:cs="Arial"/>
          <w:color w:val="414141"/>
          <w:sz w:val="20"/>
          <w:szCs w:val="20"/>
          <w:lang w:val="es-AR"/>
        </w:rPr>
      </w:pPr>
      <w:r w:rsidRPr="00A95E74">
        <w:rPr>
          <w:rFonts w:ascii="Arial" w:eastAsia="Times New Roman" w:hAnsi="Arial" w:cs="Arial"/>
          <w:color w:val="414141"/>
          <w:sz w:val="20"/>
          <w:szCs w:val="20"/>
          <w:lang w:val="es-AR"/>
        </w:rPr>
        <w:t>Los menús pueden construirse agrupando en una barra de menú varios submenús desplegables, mediante menús basados en botones, o bien, utilizando los típicos menús contextuales que cambian sus opciones disponibles dependiendo del lugar donde se activan en la ventana de la aplicación.</w:t>
      </w: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t>Entre los tipos de opciones que se pueden incluir en un menú se encuentran aquellas que su estado representan un valor lógico de activada o desactivada (</w:t>
      </w:r>
      <w:r w:rsidRPr="00A95E74">
        <w:rPr>
          <w:rFonts w:ascii="Arial" w:eastAsia="Times New Roman" w:hAnsi="Arial" w:cs="Arial"/>
          <w:b/>
          <w:bCs/>
          <w:color w:val="414141"/>
          <w:sz w:val="20"/>
          <w:szCs w:val="20"/>
          <w:lang w:val="es-AR"/>
        </w:rPr>
        <w:t>add_checkbutton</w:t>
      </w:r>
      <w:r w:rsidRPr="00A95E74">
        <w:rPr>
          <w:rFonts w:ascii="Arial" w:eastAsia="Times New Roman" w:hAnsi="Arial" w:cs="Arial"/>
          <w:color w:val="414141"/>
          <w:sz w:val="20"/>
          <w:szCs w:val="20"/>
          <w:lang w:val="es-AR"/>
        </w:rPr>
        <w:t>); las que permiten elegir una opción de entre varias existentes (</w:t>
      </w:r>
      <w:r w:rsidRPr="00A95E74">
        <w:rPr>
          <w:rFonts w:ascii="Arial" w:eastAsia="Times New Roman" w:hAnsi="Arial" w:cs="Arial"/>
          <w:b/>
          <w:bCs/>
          <w:color w:val="414141"/>
          <w:sz w:val="20"/>
          <w:szCs w:val="20"/>
          <w:lang w:val="es-AR"/>
        </w:rPr>
        <w:t>add_radiobutton</w:t>
      </w:r>
      <w:r w:rsidRPr="00A95E74">
        <w:rPr>
          <w:rFonts w:ascii="Arial" w:eastAsia="Times New Roman" w:hAnsi="Arial" w:cs="Arial"/>
          <w:color w:val="414141"/>
          <w:sz w:val="20"/>
          <w:szCs w:val="20"/>
          <w:lang w:val="es-AR"/>
        </w:rPr>
        <w:t>) y las que ejecutan directamente un método o una función (</w:t>
      </w:r>
      <w:r w:rsidRPr="00A95E74">
        <w:rPr>
          <w:rFonts w:ascii="Arial" w:eastAsia="Times New Roman" w:hAnsi="Arial" w:cs="Arial"/>
          <w:b/>
          <w:bCs/>
          <w:color w:val="414141"/>
          <w:sz w:val="20"/>
          <w:szCs w:val="20"/>
          <w:lang w:val="es-AR"/>
        </w:rPr>
        <w:t>add_command</w:t>
      </w:r>
      <w:r w:rsidRPr="00A95E74">
        <w:rPr>
          <w:rFonts w:ascii="Arial" w:eastAsia="Times New Roman" w:hAnsi="Arial" w:cs="Arial"/>
          <w:color w:val="414141"/>
          <w:sz w:val="20"/>
          <w:szCs w:val="20"/>
          <w:lang w:val="es-AR"/>
        </w:rPr>
        <w:t>).</w:t>
      </w: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t>Las opciones de un menú pueden incluir iconos y asociarse a atajos o combinaciones de teclas que surten el mismo efecto que si éstas son seleccionadas con un clic de ratón. También, en un momento dado, pueden deshabilitarse para impedir que puedan ser seleccionadas.</w:t>
      </w:r>
    </w:p>
    <w:p w:rsidR="00A95E74" w:rsidRPr="00A95E74" w:rsidRDefault="00A95E74" w:rsidP="00A95E74">
      <w:pPr>
        <w:spacing w:after="0" w:line="240" w:lineRule="auto"/>
        <w:rPr>
          <w:rFonts w:ascii="Times New Roman" w:eastAsia="Times New Roman" w:hAnsi="Times New Roman" w:cs="Times New Roman"/>
          <w:sz w:val="24"/>
          <w:szCs w:val="24"/>
          <w:lang w:val="es-AR"/>
        </w:rPr>
      </w:pP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r>
    </w:p>
    <w:p w:rsidR="00A95E74" w:rsidRPr="00A95E74" w:rsidRDefault="00A95E74" w:rsidP="00A95E74">
      <w:pPr>
        <w:shd w:val="clear" w:color="auto" w:fill="FFFFFF"/>
        <w:spacing w:after="0" w:line="240" w:lineRule="auto"/>
        <w:outlineLvl w:val="2"/>
        <w:rPr>
          <w:rFonts w:ascii="Arial" w:eastAsia="Times New Roman" w:hAnsi="Arial" w:cs="Arial"/>
          <w:b/>
          <w:bCs/>
          <w:color w:val="414141"/>
          <w:sz w:val="27"/>
          <w:szCs w:val="27"/>
          <w:lang w:val="es-AR"/>
        </w:rPr>
      </w:pPr>
      <w:r w:rsidRPr="00A95E74">
        <w:rPr>
          <w:rFonts w:ascii="Arial" w:eastAsia="Times New Roman" w:hAnsi="Arial" w:cs="Arial"/>
          <w:b/>
          <w:bCs/>
          <w:color w:val="660000"/>
          <w:sz w:val="27"/>
          <w:szCs w:val="27"/>
          <w:lang w:val="es-AR"/>
        </w:rPr>
        <w:t>Barras de herramientas</w:t>
      </w:r>
    </w:p>
    <w:p w:rsidR="00A95E74" w:rsidRPr="00A95E74" w:rsidRDefault="00A95E74" w:rsidP="00A95E74">
      <w:pPr>
        <w:spacing w:after="0" w:line="240" w:lineRule="auto"/>
        <w:rPr>
          <w:rFonts w:ascii="Times New Roman" w:eastAsia="Times New Roman" w:hAnsi="Times New Roman" w:cs="Times New Roman"/>
          <w:sz w:val="24"/>
          <w:szCs w:val="24"/>
          <w:lang w:val="es-AR"/>
        </w:rPr>
      </w:pPr>
    </w:p>
    <w:p w:rsidR="00A95E74" w:rsidRPr="00A95E74" w:rsidRDefault="00A95E74" w:rsidP="00A95E74">
      <w:pPr>
        <w:shd w:val="clear" w:color="auto" w:fill="FFFFFF"/>
        <w:spacing w:after="0" w:line="240" w:lineRule="auto"/>
        <w:jc w:val="both"/>
        <w:rPr>
          <w:rFonts w:ascii="Arial" w:eastAsia="Times New Roman" w:hAnsi="Arial" w:cs="Arial"/>
          <w:color w:val="414141"/>
          <w:sz w:val="20"/>
          <w:szCs w:val="20"/>
          <w:lang w:val="es-AR"/>
        </w:rPr>
      </w:pPr>
      <w:r w:rsidRPr="00A95E74">
        <w:rPr>
          <w:rFonts w:ascii="Arial" w:eastAsia="Times New Roman" w:hAnsi="Arial" w:cs="Arial"/>
          <w:color w:val="414141"/>
          <w:sz w:val="20"/>
          <w:szCs w:val="20"/>
          <w:lang w:val="es-AR"/>
        </w:rPr>
        <w:t>Una aplicación Tkinter además de menús de opciones puede incorporar barras de herramientas construidas a base de botones apilados de manera horizontal o vertical. Estas barras de herramientas suelen situarse, muchas veces, justo debajo de la barra de menú de la aplicación y ejecutan los procesos más utilizados en el sistema.</w:t>
      </w:r>
    </w:p>
    <w:p w:rsidR="00A95E74" w:rsidRPr="00A95E74" w:rsidRDefault="00A95E74" w:rsidP="00A95E74">
      <w:pPr>
        <w:spacing w:after="0" w:line="240" w:lineRule="auto"/>
        <w:rPr>
          <w:rFonts w:ascii="Times New Roman" w:eastAsia="Times New Roman" w:hAnsi="Times New Roman" w:cs="Times New Roman"/>
          <w:sz w:val="24"/>
          <w:szCs w:val="24"/>
          <w:lang w:val="es-AR"/>
        </w:rPr>
      </w:pPr>
      <w:r w:rsidRPr="00A95E74">
        <w:rPr>
          <w:rFonts w:ascii="Arial" w:eastAsia="Times New Roman" w:hAnsi="Arial" w:cs="Arial"/>
          <w:color w:val="414141"/>
          <w:sz w:val="20"/>
          <w:szCs w:val="20"/>
          <w:lang w:val="es-AR"/>
        </w:rPr>
        <w:br/>
      </w:r>
      <w:r w:rsidRPr="00A95E74">
        <w:rPr>
          <w:rFonts w:ascii="Arial" w:eastAsia="Times New Roman" w:hAnsi="Arial" w:cs="Arial"/>
          <w:color w:val="414141"/>
          <w:sz w:val="20"/>
          <w:szCs w:val="20"/>
          <w:lang w:val="es-AR"/>
        </w:rPr>
        <w:br/>
      </w:r>
    </w:p>
    <w:p w:rsidR="00A95E74" w:rsidRPr="00A95E74" w:rsidRDefault="00A95E74" w:rsidP="00A95E74">
      <w:pPr>
        <w:shd w:val="clear" w:color="auto" w:fill="FFFFFF"/>
        <w:spacing w:after="0" w:line="240" w:lineRule="auto"/>
        <w:outlineLvl w:val="2"/>
        <w:rPr>
          <w:rFonts w:ascii="Arial" w:eastAsia="Times New Roman" w:hAnsi="Arial" w:cs="Arial"/>
          <w:b/>
          <w:bCs/>
          <w:color w:val="414141"/>
          <w:sz w:val="27"/>
          <w:szCs w:val="27"/>
          <w:lang w:val="es-AR"/>
        </w:rPr>
      </w:pPr>
      <w:r w:rsidRPr="00A95E74">
        <w:rPr>
          <w:rFonts w:ascii="Arial" w:eastAsia="Times New Roman" w:hAnsi="Arial" w:cs="Arial"/>
          <w:b/>
          <w:bCs/>
          <w:color w:val="660000"/>
          <w:sz w:val="27"/>
          <w:szCs w:val="27"/>
          <w:lang w:val="es-AR"/>
        </w:rPr>
        <w:t>Barra de estado</w:t>
      </w:r>
    </w:p>
    <w:p w:rsidR="00A95E74" w:rsidRPr="00A95E74" w:rsidRDefault="00A95E74" w:rsidP="00A95E74">
      <w:pPr>
        <w:spacing w:after="0" w:line="240" w:lineRule="auto"/>
        <w:rPr>
          <w:rFonts w:ascii="Times New Roman" w:eastAsia="Times New Roman" w:hAnsi="Times New Roman" w:cs="Times New Roman"/>
          <w:sz w:val="24"/>
          <w:szCs w:val="24"/>
          <w:lang w:val="es-AR"/>
        </w:rPr>
      </w:pPr>
    </w:p>
    <w:p w:rsidR="00A95E74" w:rsidRPr="00A95E74" w:rsidRDefault="00A95E74" w:rsidP="00A95E74">
      <w:pPr>
        <w:shd w:val="clear" w:color="auto" w:fill="FFFFFF"/>
        <w:spacing w:after="0" w:line="240" w:lineRule="auto"/>
        <w:jc w:val="both"/>
        <w:rPr>
          <w:rFonts w:ascii="Arial" w:eastAsia="Times New Roman" w:hAnsi="Arial" w:cs="Arial"/>
          <w:color w:val="414141"/>
          <w:sz w:val="20"/>
          <w:szCs w:val="20"/>
          <w:lang w:val="es-AR"/>
        </w:rPr>
      </w:pPr>
      <w:r w:rsidRPr="00A95E74">
        <w:rPr>
          <w:rFonts w:ascii="Arial" w:eastAsia="Times New Roman" w:hAnsi="Arial" w:cs="Arial"/>
          <w:color w:val="414141"/>
          <w:sz w:val="20"/>
          <w:szCs w:val="20"/>
          <w:lang w:val="es-AR"/>
        </w:rPr>
        <w:t>Las barras de estado se utilizan con asiduidad en los programas gráficos para mostrar información que resulte útil a los usuarios. Normalmente, ocupan la última línea de la ventana de aplicación y en algunos casos puede ocultarse para dejar más espacio disponible a dicha ventana.</w:t>
      </w:r>
    </w:p>
    <w:p w:rsidR="0059696E" w:rsidRDefault="0059696E" w:rsidP="009877C8">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95E74" w:rsidRDefault="00A95E74" w:rsidP="009877C8">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95E74" w:rsidRPr="00094B8D" w:rsidRDefault="00A95E74" w:rsidP="00A95E74">
      <w:pPr>
        <w:shd w:val="clear" w:color="auto" w:fill="FFFFFF"/>
        <w:spacing w:after="0" w:line="240" w:lineRule="auto"/>
        <w:outlineLvl w:val="2"/>
        <w:rPr>
          <w:rFonts w:ascii="Arial" w:eastAsia="Times New Roman" w:hAnsi="Arial" w:cs="Arial"/>
          <w:b/>
          <w:bCs/>
          <w:color w:val="414141"/>
          <w:sz w:val="27"/>
          <w:szCs w:val="27"/>
          <w:lang w:val="es-AR"/>
        </w:rPr>
      </w:pPr>
      <w:r w:rsidRPr="00094B8D">
        <w:rPr>
          <w:rFonts w:ascii="Arial" w:eastAsia="Times New Roman" w:hAnsi="Arial" w:cs="Arial"/>
          <w:b/>
          <w:bCs/>
          <w:color w:val="660000"/>
          <w:sz w:val="27"/>
          <w:szCs w:val="27"/>
          <w:lang w:val="es-AR"/>
        </w:rPr>
        <w:lastRenderedPageBreak/>
        <w:t>PyRemoto, un ejemplo de implementación</w:t>
      </w:r>
    </w:p>
    <w:p w:rsidR="00A95E74" w:rsidRDefault="00A95E74" w:rsidP="009877C8">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95E74" w:rsidRDefault="00C81C09" w:rsidP="009877C8">
      <w:pPr>
        <w:shd w:val="clear" w:color="auto" w:fill="FBFBFB"/>
        <w:spacing w:after="255" w:line="240" w:lineRule="auto"/>
        <w:jc w:val="both"/>
        <w:rPr>
          <w:rFonts w:ascii="Arial" w:hAnsi="Arial" w:cs="Arial"/>
          <w:color w:val="414141"/>
          <w:sz w:val="20"/>
          <w:szCs w:val="20"/>
          <w:shd w:val="clear" w:color="auto" w:fill="FFFFFF"/>
          <w:lang w:val="es-AR"/>
        </w:rPr>
      </w:pPr>
      <w:r w:rsidRPr="00C81C09">
        <w:rPr>
          <w:rFonts w:ascii="Arial" w:hAnsi="Arial" w:cs="Arial"/>
          <w:b/>
          <w:bCs/>
          <w:color w:val="414141"/>
          <w:sz w:val="20"/>
          <w:szCs w:val="20"/>
          <w:shd w:val="clear" w:color="auto" w:fill="FFFFFF"/>
          <w:lang w:val="es-AR"/>
        </w:rPr>
        <w:t>PyRemoto</w:t>
      </w:r>
      <w:r w:rsidRPr="00C81C09">
        <w:rPr>
          <w:rFonts w:ascii="Arial" w:hAnsi="Arial" w:cs="Arial"/>
          <w:color w:val="414141"/>
          <w:sz w:val="20"/>
          <w:szCs w:val="20"/>
          <w:shd w:val="clear" w:color="auto" w:fill="FFFFFF"/>
          <w:lang w:val="es-AR"/>
        </w:rPr>
        <w:t> es un ejemplo que pretende mostrar cómo incluir menús y barras en una aplicación basada en Tkinter.</w:t>
      </w:r>
      <w:r w:rsidRPr="00C81C09">
        <w:rPr>
          <w:rFonts w:ascii="Arial" w:hAnsi="Arial" w:cs="Arial"/>
          <w:color w:val="414141"/>
          <w:sz w:val="20"/>
          <w:szCs w:val="20"/>
          <w:lang w:val="es-AR"/>
        </w:rPr>
        <w:br/>
      </w:r>
      <w:r w:rsidRPr="00C81C09">
        <w:rPr>
          <w:rFonts w:ascii="Arial" w:hAnsi="Arial" w:cs="Arial"/>
          <w:color w:val="414141"/>
          <w:sz w:val="20"/>
          <w:szCs w:val="20"/>
          <w:lang w:val="es-AR"/>
        </w:rPr>
        <w:br/>
      </w:r>
      <w:r w:rsidRPr="00C81C09">
        <w:rPr>
          <w:rFonts w:ascii="Arial" w:hAnsi="Arial" w:cs="Arial"/>
          <w:color w:val="414141"/>
          <w:sz w:val="20"/>
          <w:szCs w:val="20"/>
          <w:shd w:val="clear" w:color="auto" w:fill="FFFFFF"/>
          <w:lang w:val="es-AR"/>
        </w:rPr>
        <w:t>La ventana principal de esta aplicación cuenta con una barra de título, una barra de menú con tres submenús desplegables con distintos tipos de opciones, un menú contextual que se activa haciendo clic con el botón secundario del ratón en cualquier lugar de la ventana, una barra de herramientas con dos botones con imágenes y una barra de estado que es posible ocultar o mostrar mediante la opción "</w:t>
      </w:r>
      <w:r w:rsidRPr="00C81C09">
        <w:rPr>
          <w:rFonts w:ascii="Arial" w:hAnsi="Arial" w:cs="Arial"/>
          <w:b/>
          <w:bCs/>
          <w:color w:val="414141"/>
          <w:sz w:val="20"/>
          <w:szCs w:val="20"/>
          <w:shd w:val="clear" w:color="auto" w:fill="FFFFFF"/>
          <w:lang w:val="es-AR"/>
        </w:rPr>
        <w:t>Ver barra de estado</w:t>
      </w:r>
      <w:r w:rsidRPr="00C81C09">
        <w:rPr>
          <w:rFonts w:ascii="Arial" w:hAnsi="Arial" w:cs="Arial"/>
          <w:color w:val="414141"/>
          <w:sz w:val="20"/>
          <w:szCs w:val="20"/>
          <w:shd w:val="clear" w:color="auto" w:fill="FFFFFF"/>
          <w:lang w:val="es-AR"/>
        </w:rPr>
        <w:t>" del submenú "</w:t>
      </w:r>
      <w:r w:rsidRPr="00C81C09">
        <w:rPr>
          <w:rFonts w:ascii="Arial" w:hAnsi="Arial" w:cs="Arial"/>
          <w:b/>
          <w:bCs/>
          <w:color w:val="414141"/>
          <w:sz w:val="20"/>
          <w:szCs w:val="20"/>
          <w:shd w:val="clear" w:color="auto" w:fill="FFFFFF"/>
          <w:lang w:val="es-AR"/>
        </w:rPr>
        <w:t>Opciones</w:t>
      </w:r>
      <w:r w:rsidRPr="00C81C09">
        <w:rPr>
          <w:rFonts w:ascii="Arial" w:hAnsi="Arial" w:cs="Arial"/>
          <w:color w:val="414141"/>
          <w:sz w:val="20"/>
          <w:szCs w:val="20"/>
          <w:shd w:val="clear" w:color="auto" w:fill="FFFFFF"/>
          <w:lang w:val="es-AR"/>
        </w:rPr>
        <w:t>".</w:t>
      </w:r>
    </w:p>
    <w:p w:rsidR="00C81C09" w:rsidRDefault="00C81C09" w:rsidP="009877C8">
      <w:pPr>
        <w:shd w:val="clear" w:color="auto" w:fill="FBFBFB"/>
        <w:spacing w:after="255" w:line="240" w:lineRule="auto"/>
        <w:jc w:val="both"/>
        <w:rPr>
          <w:rFonts w:ascii="Arial" w:hAnsi="Arial" w:cs="Arial"/>
          <w:color w:val="414141"/>
          <w:sz w:val="20"/>
          <w:szCs w:val="20"/>
          <w:shd w:val="clear" w:color="auto" w:fill="FFFFFF"/>
          <w:lang w:val="es-AR"/>
        </w:rPr>
      </w:pPr>
      <w:r w:rsidRPr="00C81C09">
        <w:rPr>
          <w:rFonts w:ascii="Arial" w:hAnsi="Arial" w:cs="Arial"/>
          <w:color w:val="414141"/>
          <w:sz w:val="20"/>
          <w:szCs w:val="20"/>
          <w:shd w:val="clear" w:color="auto" w:fill="FFFFFF"/>
          <w:lang w:val="es-AR"/>
        </w:rPr>
        <w:t>En el submenú "</w:t>
      </w:r>
      <w:r w:rsidRPr="00C81C09">
        <w:rPr>
          <w:rFonts w:ascii="Arial" w:hAnsi="Arial" w:cs="Arial"/>
          <w:b/>
          <w:bCs/>
          <w:color w:val="414141"/>
          <w:sz w:val="20"/>
          <w:szCs w:val="20"/>
          <w:shd w:val="clear" w:color="auto" w:fill="FFFFFF"/>
          <w:lang w:val="es-AR"/>
        </w:rPr>
        <w:t>Opciones</w:t>
      </w:r>
      <w:r w:rsidRPr="00C81C09">
        <w:rPr>
          <w:rFonts w:ascii="Arial" w:hAnsi="Arial" w:cs="Arial"/>
          <w:color w:val="414141"/>
          <w:sz w:val="20"/>
          <w:szCs w:val="20"/>
          <w:shd w:val="clear" w:color="auto" w:fill="FFFFFF"/>
          <w:lang w:val="es-AR"/>
        </w:rPr>
        <w:t>" se encuentra la opción "</w:t>
      </w:r>
      <w:r w:rsidRPr="00C81C09">
        <w:rPr>
          <w:rFonts w:ascii="Arial" w:hAnsi="Arial" w:cs="Arial"/>
          <w:b/>
          <w:bCs/>
          <w:color w:val="414141"/>
          <w:sz w:val="20"/>
          <w:szCs w:val="20"/>
          <w:shd w:val="clear" w:color="auto" w:fill="FFFFFF"/>
          <w:lang w:val="es-AR"/>
        </w:rPr>
        <w:t>Guardar</w:t>
      </w:r>
      <w:r w:rsidRPr="00C81C09">
        <w:rPr>
          <w:rFonts w:ascii="Arial" w:hAnsi="Arial" w:cs="Arial"/>
          <w:color w:val="414141"/>
          <w:sz w:val="20"/>
          <w:szCs w:val="20"/>
          <w:shd w:val="clear" w:color="auto" w:fill="FFFFFF"/>
          <w:lang w:val="es-AR"/>
        </w:rPr>
        <w:t>" que se habilitará cuando se elija alguna opción de entre las disponibles en este submenú; y se deshabilitará cuando se utilice la propia opción "</w:t>
      </w:r>
      <w:r w:rsidRPr="00C81C09">
        <w:rPr>
          <w:rFonts w:ascii="Arial" w:hAnsi="Arial" w:cs="Arial"/>
          <w:b/>
          <w:bCs/>
          <w:color w:val="414141"/>
          <w:sz w:val="20"/>
          <w:szCs w:val="20"/>
          <w:shd w:val="clear" w:color="auto" w:fill="FFFFFF"/>
          <w:lang w:val="es-AR"/>
        </w:rPr>
        <w:t>Guardar</w:t>
      </w:r>
      <w:r w:rsidRPr="00C81C09">
        <w:rPr>
          <w:rFonts w:ascii="Arial" w:hAnsi="Arial" w:cs="Arial"/>
          <w:color w:val="414141"/>
          <w:sz w:val="20"/>
          <w:szCs w:val="20"/>
          <w:shd w:val="clear" w:color="auto" w:fill="FFFFFF"/>
          <w:lang w:val="es-AR"/>
        </w:rPr>
        <w:t>", -prevista- para salvar las preferencias seleccionadas por el usuario</w:t>
      </w:r>
    </w:p>
    <w:p w:rsidR="00C81C09" w:rsidRPr="00C81C09" w:rsidRDefault="00570975" w:rsidP="00C81C09">
      <w:pPr>
        <w:shd w:val="clear" w:color="auto" w:fill="FFFFFF"/>
        <w:spacing w:after="0" w:line="240" w:lineRule="auto"/>
        <w:jc w:val="center"/>
        <w:rPr>
          <w:rFonts w:ascii="Arial" w:eastAsia="Times New Roman" w:hAnsi="Arial" w:cs="Arial"/>
          <w:color w:val="414141"/>
          <w:sz w:val="20"/>
          <w:szCs w:val="20"/>
        </w:rPr>
      </w:pPr>
      <w:hyperlink r:id="rId92" w:history="1">
        <w:r w:rsidR="00C81C09" w:rsidRPr="00094B8D">
          <w:rPr>
            <w:rFonts w:ascii="Arial" w:eastAsia="Times New Roman" w:hAnsi="Arial" w:cs="Arial"/>
            <w:color w:val="2577D0"/>
            <w:sz w:val="20"/>
            <w:szCs w:val="20"/>
            <w:lang w:val="es-AR"/>
          </w:rPr>
          <w:br/>
        </w:r>
        <w:r w:rsidR="00C81C09" w:rsidRPr="00C81C09">
          <w:rPr>
            <w:rFonts w:ascii="Arial" w:eastAsia="Times New Roman" w:hAnsi="Arial" w:cs="Arial"/>
            <w:noProof/>
            <w:color w:val="2577D0"/>
            <w:sz w:val="20"/>
            <w:szCs w:val="20"/>
          </w:rPr>
          <w:drawing>
            <wp:inline distT="0" distB="0" distL="0" distR="0" wp14:anchorId="5BE37EE3" wp14:editId="4187BC48">
              <wp:extent cx="152400" cy="152400"/>
              <wp:effectExtent l="0" t="0" r="0" b="0"/>
              <wp:docPr id="26" name="Picture 26" descr="https://1.bp.blogspot.com/-z--3pxcvPWE/VvZ6UKLQ6oI/AAAAAAAACuQ/QLlAT5-k9bUVViuGo5ZKMYgEjnjgZT_Dw/s1600/conec16x16.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z--3pxcvPWE/VvZ6UKLQ6oI/AAAAAAAACuQ/QLlAT5-k9bUVViuGo5ZKMYgEjnjgZT_Dw/s1600/conec16x16.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hyperlink>
    </w:p>
    <w:p w:rsidR="00C81C09" w:rsidRPr="00C81C09" w:rsidRDefault="00C81C09" w:rsidP="00C81C09">
      <w:pPr>
        <w:spacing w:after="0" w:line="240" w:lineRule="auto"/>
        <w:rPr>
          <w:rFonts w:ascii="Times New Roman" w:eastAsia="Times New Roman" w:hAnsi="Times New Roman" w:cs="Times New Roman"/>
          <w:sz w:val="24"/>
          <w:szCs w:val="24"/>
        </w:rPr>
      </w:pP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r w:rsidRPr="00C81C09">
        <w:rPr>
          <w:rFonts w:ascii="Arial" w:eastAsia="Times New Roman" w:hAnsi="Arial" w:cs="Arial"/>
          <w:noProof/>
          <w:color w:val="2577D0"/>
          <w:sz w:val="20"/>
          <w:szCs w:val="20"/>
        </w:rPr>
        <w:drawing>
          <wp:inline distT="0" distB="0" distL="0" distR="0" wp14:anchorId="49DEA202" wp14:editId="7CFA0A74">
            <wp:extent cx="304800" cy="304800"/>
            <wp:effectExtent l="0" t="0" r="0" b="0"/>
            <wp:docPr id="27" name="Picture 27" descr="https://4.bp.blogspot.com/-VdXU1wJEbnU/VvZ6UGKbb2I/AAAAAAAACuA/quK-vvVjVCMliVAKVB_s8BoC-3DGvoNgA/s1600/conec32x32.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4.bp.blogspot.com/-VdXU1wJEbnU/VvZ6UGKbb2I/AAAAAAAACuA/quK-vvVjVCMliVAKVB_s8BoC-3DGvoNgA/s1600/conec32x32.pn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81C09" w:rsidRPr="00C81C09" w:rsidRDefault="00C81C09" w:rsidP="00C81C09">
      <w:pPr>
        <w:spacing w:after="0" w:line="240" w:lineRule="auto"/>
        <w:rPr>
          <w:rFonts w:ascii="Times New Roman" w:eastAsia="Times New Roman" w:hAnsi="Times New Roman" w:cs="Times New Roman"/>
          <w:sz w:val="24"/>
          <w:szCs w:val="24"/>
        </w:rPr>
      </w:pP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r w:rsidRPr="00C81C09">
        <w:rPr>
          <w:rFonts w:ascii="Arial" w:eastAsia="Times New Roman" w:hAnsi="Arial" w:cs="Arial"/>
          <w:noProof/>
          <w:color w:val="2577D0"/>
          <w:sz w:val="20"/>
          <w:szCs w:val="20"/>
        </w:rPr>
        <w:drawing>
          <wp:inline distT="0" distB="0" distL="0" distR="0" wp14:anchorId="0E62A0F1" wp14:editId="78C4FC90">
            <wp:extent cx="609600" cy="609600"/>
            <wp:effectExtent l="0" t="0" r="0" b="0"/>
            <wp:docPr id="28" name="Picture 28" descr="https://4.bp.blogspot.com/-VWJ0fVvjx0Y/VvZ6UCY70tI/AAAAAAAACt8/_xbhyI6BBiwlLTVN51VlMUx9bqjxIVUPQ/s1600/pyremoto64x64.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4.bp.blogspot.com/-VWJ0fVvjx0Y/VvZ6UCY70tI/AAAAAAAACt8/_xbhyI6BBiwlLTVN51VlMUx9bqjxIVUPQ/s1600/pyremoto64x64.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C81C09" w:rsidRPr="00C81C09" w:rsidRDefault="00C81C09" w:rsidP="00C81C09">
      <w:pPr>
        <w:spacing w:after="0" w:line="240" w:lineRule="auto"/>
        <w:rPr>
          <w:rFonts w:ascii="Times New Roman" w:eastAsia="Times New Roman" w:hAnsi="Times New Roman" w:cs="Times New Roman"/>
          <w:sz w:val="24"/>
          <w:szCs w:val="24"/>
        </w:rPr>
      </w:pP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r w:rsidRPr="00C81C09">
        <w:rPr>
          <w:rFonts w:ascii="Arial" w:eastAsia="Times New Roman" w:hAnsi="Arial" w:cs="Arial"/>
          <w:noProof/>
          <w:color w:val="2577D0"/>
          <w:sz w:val="20"/>
          <w:szCs w:val="20"/>
        </w:rPr>
        <w:drawing>
          <wp:inline distT="0" distB="0" distL="0" distR="0" wp14:anchorId="0700A7F7" wp14:editId="3F38753D">
            <wp:extent cx="152400" cy="152400"/>
            <wp:effectExtent l="0" t="0" r="0" b="0"/>
            <wp:docPr id="29" name="Picture 29" descr="https://2.bp.blogspot.com/-0oNTNXbrtZg/VvZ6UXaHnkI/AAAAAAAACuE/4EkHNx-fTVkq2llDMUzmnpT6npUn4KOsw/s1600/salir16x16.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0oNTNXbrtZg/VvZ6UXaHnkI/AAAAAAAACuE/4EkHNx-fTVkq2llDMUzmnpT6npUn4KOsw/s1600/salir16x16.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C81C09" w:rsidRPr="00C81C09" w:rsidRDefault="00C81C09" w:rsidP="00C81C09">
      <w:pPr>
        <w:spacing w:after="0" w:line="240" w:lineRule="auto"/>
        <w:rPr>
          <w:rFonts w:ascii="Times New Roman" w:eastAsia="Times New Roman" w:hAnsi="Times New Roman" w:cs="Times New Roman"/>
          <w:sz w:val="24"/>
          <w:szCs w:val="24"/>
        </w:rPr>
      </w:pP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r w:rsidRPr="00C81C09">
        <w:rPr>
          <w:rFonts w:ascii="Arial" w:eastAsia="Times New Roman" w:hAnsi="Arial" w:cs="Arial"/>
          <w:noProof/>
          <w:color w:val="2577D0"/>
          <w:sz w:val="20"/>
          <w:szCs w:val="20"/>
        </w:rPr>
        <w:drawing>
          <wp:inline distT="0" distB="0" distL="0" distR="0" wp14:anchorId="52672236" wp14:editId="59985E90">
            <wp:extent cx="304800" cy="304800"/>
            <wp:effectExtent l="0" t="0" r="0" b="0"/>
            <wp:docPr id="30" name="Picture 30" descr="https://4.bp.blogspot.com/-OC-IVi5rdQI/VvZ6UssnXTI/AAAAAAAACuI/DEjgLofSSvQ7-cGZEdOx5Xi5qw2WFEABg/s1600/salir32x32.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4.bp.blogspot.com/-OC-IVi5rdQI/VvZ6UssnXTI/AAAAAAAACuI/DEjgLofSSvQ7-cGZEdOx5Xi5qw2WFEABg/s1600/salir32x32.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C81C09" w:rsidRPr="00C81C09" w:rsidRDefault="00C81C09" w:rsidP="00C81C09">
      <w:pPr>
        <w:spacing w:after="0" w:line="240" w:lineRule="auto"/>
        <w:rPr>
          <w:rFonts w:ascii="Times New Roman" w:eastAsia="Times New Roman" w:hAnsi="Times New Roman" w:cs="Times New Roman"/>
          <w:sz w:val="24"/>
          <w:szCs w:val="24"/>
        </w:rPr>
      </w:pP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r w:rsidRPr="00C81C09">
        <w:rPr>
          <w:rFonts w:ascii="Arial" w:eastAsia="Times New Roman" w:hAnsi="Arial" w:cs="Arial"/>
          <w:noProof/>
          <w:color w:val="2577D0"/>
          <w:sz w:val="20"/>
          <w:szCs w:val="20"/>
        </w:rPr>
        <w:drawing>
          <wp:inline distT="0" distB="0" distL="0" distR="0" wp14:anchorId="078D0098" wp14:editId="475C8350">
            <wp:extent cx="152400" cy="152400"/>
            <wp:effectExtent l="0" t="0" r="0" b="0"/>
            <wp:docPr id="31" name="Picture 31" descr="https://2.bp.blogspot.com/-lkewQRkpoUw/VvZ6VAtToUI/AAAAAAAACuM/Fi92c6_3eCQ5U8s8hM2rE2L-SlwaeY4HA/s1600/star16x16.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2.bp.blogspot.com/-lkewQRkpoUw/VvZ6VAtToUI/AAAAAAAACuM/Fi92c6_3eCQ5U8s8hM2rE2L-SlwaeY4HA/s1600/star16x16.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C81C09" w:rsidRPr="00C81C09" w:rsidRDefault="00C81C09" w:rsidP="00C81C09">
      <w:pPr>
        <w:shd w:val="clear" w:color="auto" w:fill="FFFFFF"/>
        <w:spacing w:after="0" w:line="240" w:lineRule="auto"/>
        <w:jc w:val="center"/>
        <w:rPr>
          <w:rFonts w:ascii="Arial" w:eastAsia="Times New Roman" w:hAnsi="Arial" w:cs="Arial"/>
          <w:color w:val="414141"/>
          <w:sz w:val="20"/>
          <w:szCs w:val="20"/>
        </w:rPr>
      </w:pPr>
    </w:p>
    <w:p w:rsidR="00C81C09" w:rsidRDefault="00C81C09" w:rsidP="00C81C09">
      <w:pPr>
        <w:shd w:val="clear" w:color="auto" w:fill="FBFBFB"/>
        <w:spacing w:after="255" w:line="240" w:lineRule="auto"/>
        <w:jc w:val="both"/>
        <w:rPr>
          <w:rFonts w:ascii="Arial" w:eastAsia="Times New Roman" w:hAnsi="Arial" w:cs="Arial"/>
          <w:color w:val="414141"/>
          <w:sz w:val="20"/>
          <w:szCs w:val="20"/>
          <w:shd w:val="clear" w:color="auto" w:fill="FFFFFF"/>
          <w:lang w:val="es-AR"/>
        </w:rPr>
      </w:pPr>
      <w:r w:rsidRPr="00C81C09">
        <w:rPr>
          <w:rFonts w:ascii="Arial" w:eastAsia="Times New Roman" w:hAnsi="Arial" w:cs="Arial"/>
          <w:color w:val="414141"/>
          <w:sz w:val="20"/>
          <w:szCs w:val="20"/>
          <w:lang w:val="es-AR"/>
        </w:rPr>
        <w:br/>
      </w:r>
      <w:r w:rsidRPr="00C81C09">
        <w:rPr>
          <w:rFonts w:ascii="Arial" w:eastAsia="Times New Roman" w:hAnsi="Arial" w:cs="Arial"/>
          <w:color w:val="414141"/>
          <w:sz w:val="20"/>
          <w:szCs w:val="20"/>
          <w:shd w:val="clear" w:color="auto" w:fill="FFFFFF"/>
          <w:lang w:val="es-AR"/>
        </w:rPr>
        <w:t>La aplicación de ejemplo utiliza imágenes de diferentes tamaños que se localizan en una carpeta llamada "</w:t>
      </w:r>
      <w:r w:rsidRPr="00C81C09">
        <w:rPr>
          <w:rFonts w:ascii="Arial" w:eastAsia="Times New Roman" w:hAnsi="Arial" w:cs="Arial"/>
          <w:b/>
          <w:bCs/>
          <w:i/>
          <w:iCs/>
          <w:color w:val="414141"/>
          <w:sz w:val="20"/>
          <w:szCs w:val="20"/>
          <w:shd w:val="clear" w:color="auto" w:fill="FFFFFF"/>
          <w:lang w:val="es-AR"/>
        </w:rPr>
        <w:t>imagen</w:t>
      </w:r>
      <w:r w:rsidRPr="00C81C09">
        <w:rPr>
          <w:rFonts w:ascii="Arial" w:eastAsia="Times New Roman" w:hAnsi="Arial" w:cs="Arial"/>
          <w:color w:val="414141"/>
          <w:sz w:val="20"/>
          <w:szCs w:val="20"/>
          <w:shd w:val="clear" w:color="auto" w:fill="FFFFFF"/>
          <w:lang w:val="es-AR"/>
        </w:rPr>
        <w:t>". Estas imágenes son utilizadas en la barra de título, los submenús, la barra de herramientas y en la ventana de diálogo "</w:t>
      </w:r>
      <w:r w:rsidRPr="00C81C09">
        <w:rPr>
          <w:rFonts w:ascii="Arial" w:eastAsia="Times New Roman" w:hAnsi="Arial" w:cs="Arial"/>
          <w:b/>
          <w:bCs/>
          <w:color w:val="414141"/>
          <w:sz w:val="20"/>
          <w:szCs w:val="20"/>
          <w:shd w:val="clear" w:color="auto" w:fill="FFFFFF"/>
          <w:lang w:val="es-AR"/>
        </w:rPr>
        <w:t>Acerca de</w:t>
      </w:r>
      <w:r w:rsidRPr="00C81C09">
        <w:rPr>
          <w:rFonts w:ascii="Arial" w:eastAsia="Times New Roman" w:hAnsi="Arial" w:cs="Arial"/>
          <w:color w:val="414141"/>
          <w:sz w:val="20"/>
          <w:szCs w:val="20"/>
          <w:shd w:val="clear" w:color="auto" w:fill="FFFFFF"/>
          <w:lang w:val="es-AR"/>
        </w:rPr>
        <w:t>" del submenú "</w:t>
      </w:r>
      <w:r w:rsidRPr="00C81C09">
        <w:rPr>
          <w:rFonts w:ascii="Arial" w:eastAsia="Times New Roman" w:hAnsi="Arial" w:cs="Arial"/>
          <w:b/>
          <w:bCs/>
          <w:color w:val="414141"/>
          <w:sz w:val="20"/>
          <w:szCs w:val="20"/>
          <w:shd w:val="clear" w:color="auto" w:fill="FFFFFF"/>
          <w:lang w:val="es-AR"/>
        </w:rPr>
        <w:t>Ayuda</w:t>
      </w:r>
      <w:r w:rsidRPr="00C81C09">
        <w:rPr>
          <w:rFonts w:ascii="Arial" w:eastAsia="Times New Roman" w:hAnsi="Arial" w:cs="Arial"/>
          <w:color w:val="414141"/>
          <w:sz w:val="20"/>
          <w:szCs w:val="20"/>
          <w:shd w:val="clear" w:color="auto" w:fill="FFFFFF"/>
          <w:lang w:val="es-AR"/>
        </w:rPr>
        <w:t>". Han sido obtenidas del sitio </w:t>
      </w:r>
      <w:hyperlink r:id="rId104" w:tgtFrame="_blank" w:history="1">
        <w:r w:rsidRPr="00C81C09">
          <w:rPr>
            <w:rFonts w:ascii="Arial" w:eastAsia="Times New Roman" w:hAnsi="Arial" w:cs="Arial"/>
            <w:color w:val="2577D0"/>
            <w:sz w:val="20"/>
            <w:szCs w:val="20"/>
            <w:shd w:val="clear" w:color="auto" w:fill="FFFFFF"/>
            <w:lang w:val="es-AR"/>
          </w:rPr>
          <w:t>flaticon.com</w:t>
        </w:r>
      </w:hyperlink>
      <w:r w:rsidRPr="00C81C09">
        <w:rPr>
          <w:rFonts w:ascii="Arial" w:eastAsia="Times New Roman" w:hAnsi="Arial" w:cs="Arial"/>
          <w:color w:val="414141"/>
          <w:sz w:val="20"/>
          <w:szCs w:val="20"/>
          <w:shd w:val="clear" w:color="auto" w:fill="FFFFFF"/>
          <w:lang w:val="es-AR"/>
        </w:rPr>
        <w:t> que ofrece colecciones de imágenes organizadas por distintas temáticas a programadores y a diseñadores gráficos.</w:t>
      </w:r>
    </w:p>
    <w:p w:rsidR="00815A33" w:rsidRPr="00815A33" w:rsidRDefault="00815A33" w:rsidP="00815A33">
      <w:pPr>
        <w:shd w:val="clear" w:color="auto" w:fill="FFFFFF"/>
        <w:spacing w:after="0" w:line="240" w:lineRule="auto"/>
        <w:jc w:val="both"/>
        <w:rPr>
          <w:rFonts w:ascii="Arial" w:eastAsia="Times New Roman" w:hAnsi="Arial" w:cs="Arial"/>
          <w:color w:val="414141"/>
          <w:sz w:val="20"/>
          <w:szCs w:val="20"/>
          <w:lang w:val="es-AR"/>
        </w:rPr>
      </w:pPr>
      <w:r w:rsidRPr="00815A33">
        <w:rPr>
          <w:rFonts w:ascii="Arial" w:eastAsia="Times New Roman" w:hAnsi="Arial" w:cs="Arial"/>
          <w:color w:val="414141"/>
          <w:sz w:val="20"/>
          <w:szCs w:val="20"/>
          <w:lang w:val="es-AR"/>
        </w:rPr>
        <w:t>También, en el programa se incluyen varias combinaciones de teclas asociadas a distintas opciones del menú, declaradas con el método </w:t>
      </w:r>
      <w:r w:rsidRPr="00815A33">
        <w:rPr>
          <w:rFonts w:ascii="Arial" w:eastAsia="Times New Roman" w:hAnsi="Arial" w:cs="Arial"/>
          <w:b/>
          <w:bCs/>
          <w:color w:val="414141"/>
          <w:sz w:val="20"/>
          <w:szCs w:val="20"/>
          <w:lang w:val="es-AR"/>
        </w:rPr>
        <w:t>bind()</w:t>
      </w:r>
      <w:r w:rsidRPr="00815A33">
        <w:rPr>
          <w:rFonts w:ascii="Arial" w:eastAsia="Times New Roman" w:hAnsi="Arial" w:cs="Arial"/>
          <w:color w:val="414141"/>
          <w:sz w:val="20"/>
          <w:szCs w:val="20"/>
          <w:lang w:val="es-AR"/>
        </w:rPr>
        <w:t>.</w:t>
      </w:r>
      <w:r w:rsidRPr="00815A33">
        <w:rPr>
          <w:rFonts w:ascii="Arial" w:eastAsia="Times New Roman" w:hAnsi="Arial" w:cs="Arial"/>
          <w:color w:val="414141"/>
          <w:sz w:val="20"/>
          <w:szCs w:val="20"/>
          <w:lang w:val="es-AR"/>
        </w:rPr>
        <w:br/>
      </w:r>
      <w:r w:rsidRPr="00815A33">
        <w:rPr>
          <w:rFonts w:ascii="Arial" w:eastAsia="Times New Roman" w:hAnsi="Arial" w:cs="Arial"/>
          <w:color w:val="414141"/>
          <w:sz w:val="20"/>
          <w:szCs w:val="20"/>
          <w:lang w:val="es-AR"/>
        </w:rPr>
        <w:br/>
      </w:r>
      <w:r w:rsidRPr="00815A33">
        <w:rPr>
          <w:rFonts w:ascii="Arial" w:eastAsia="Times New Roman" w:hAnsi="Arial" w:cs="Arial"/>
          <w:color w:val="414141"/>
          <w:sz w:val="20"/>
          <w:szCs w:val="20"/>
          <w:lang w:val="es-AR"/>
        </w:rPr>
        <w:br/>
      </w:r>
      <w:r w:rsidRPr="00815A33">
        <w:rPr>
          <w:rFonts w:ascii="Arial" w:eastAsia="Times New Roman" w:hAnsi="Arial" w:cs="Arial"/>
          <w:b/>
          <w:bCs/>
          <w:color w:val="414141"/>
          <w:sz w:val="20"/>
          <w:szCs w:val="20"/>
          <w:lang w:val="es-AR"/>
        </w:rPr>
        <w:t>¿Cómo funciona?</w:t>
      </w:r>
      <w:r w:rsidRPr="00815A33">
        <w:rPr>
          <w:rFonts w:ascii="Arial" w:eastAsia="Times New Roman" w:hAnsi="Arial" w:cs="Arial"/>
          <w:color w:val="414141"/>
          <w:sz w:val="20"/>
          <w:szCs w:val="20"/>
          <w:lang w:val="es-AR"/>
        </w:rPr>
        <w:br/>
      </w:r>
      <w:r w:rsidRPr="00815A33">
        <w:rPr>
          <w:rFonts w:ascii="Arial" w:eastAsia="Times New Roman" w:hAnsi="Arial" w:cs="Arial"/>
          <w:color w:val="414141"/>
          <w:sz w:val="20"/>
          <w:szCs w:val="20"/>
          <w:lang w:val="es-AR"/>
        </w:rPr>
        <w:br/>
        <w:t>La aplicación la inicia la función </w:t>
      </w:r>
      <w:r w:rsidRPr="00815A33">
        <w:rPr>
          <w:rFonts w:ascii="Arial" w:eastAsia="Times New Roman" w:hAnsi="Arial" w:cs="Arial"/>
          <w:b/>
          <w:bCs/>
          <w:color w:val="414141"/>
          <w:sz w:val="20"/>
          <w:szCs w:val="20"/>
          <w:lang w:val="es-AR"/>
        </w:rPr>
        <w:t>main()</w:t>
      </w:r>
      <w:r w:rsidRPr="00815A33">
        <w:rPr>
          <w:rFonts w:ascii="Arial" w:eastAsia="Times New Roman" w:hAnsi="Arial" w:cs="Arial"/>
          <w:color w:val="414141"/>
          <w:sz w:val="20"/>
          <w:szCs w:val="20"/>
          <w:lang w:val="es-AR"/>
        </w:rPr>
        <w:t> que comprueba que todas las imágenes de la aplicación existen en la carpeta "</w:t>
      </w:r>
      <w:r w:rsidRPr="00815A33">
        <w:rPr>
          <w:rFonts w:ascii="Arial" w:eastAsia="Times New Roman" w:hAnsi="Arial" w:cs="Arial"/>
          <w:b/>
          <w:bCs/>
          <w:i/>
          <w:iCs/>
          <w:color w:val="414141"/>
          <w:sz w:val="20"/>
          <w:szCs w:val="20"/>
          <w:lang w:val="es-AR"/>
        </w:rPr>
        <w:t>imagen</w:t>
      </w:r>
      <w:r w:rsidRPr="00815A33">
        <w:rPr>
          <w:rFonts w:ascii="Arial" w:eastAsia="Times New Roman" w:hAnsi="Arial" w:cs="Arial"/>
          <w:color w:val="414141"/>
          <w:sz w:val="20"/>
          <w:szCs w:val="20"/>
          <w:lang w:val="es-AR"/>
        </w:rPr>
        <w:t>". Si todas las imágenes están disponibles se creará el objeto aplicación mediante la clase </w:t>
      </w:r>
      <w:r w:rsidRPr="00815A33">
        <w:rPr>
          <w:rFonts w:ascii="Arial" w:eastAsia="Times New Roman" w:hAnsi="Arial" w:cs="Arial"/>
          <w:b/>
          <w:bCs/>
          <w:color w:val="414141"/>
          <w:sz w:val="20"/>
          <w:szCs w:val="20"/>
          <w:lang w:val="es-AR"/>
        </w:rPr>
        <w:t>PyRemoto()</w:t>
      </w:r>
      <w:r w:rsidRPr="00815A33">
        <w:rPr>
          <w:rFonts w:ascii="Arial" w:eastAsia="Times New Roman" w:hAnsi="Arial" w:cs="Arial"/>
          <w:color w:val="414141"/>
          <w:sz w:val="20"/>
          <w:szCs w:val="20"/>
          <w:lang w:val="es-AR"/>
        </w:rPr>
        <w:t>. Esta clase cuenta con un método </w:t>
      </w:r>
      <w:r w:rsidRPr="00815A33">
        <w:rPr>
          <w:rFonts w:ascii="Arial" w:eastAsia="Times New Roman" w:hAnsi="Arial" w:cs="Arial"/>
          <w:b/>
          <w:bCs/>
          <w:color w:val="414141"/>
          <w:sz w:val="20"/>
          <w:szCs w:val="20"/>
          <w:lang w:val="es-AR"/>
        </w:rPr>
        <w:t>__init__()</w:t>
      </w:r>
      <w:r w:rsidRPr="00815A33">
        <w:rPr>
          <w:rFonts w:ascii="Arial" w:eastAsia="Times New Roman" w:hAnsi="Arial" w:cs="Arial"/>
          <w:color w:val="414141"/>
          <w:sz w:val="20"/>
          <w:szCs w:val="20"/>
          <w:lang w:val="es-AR"/>
        </w:rPr>
        <w:t> que construye la ventana de la aplicación, los menús, la barra de herramientas y una barra de estado.</w:t>
      </w:r>
      <w:r w:rsidRPr="00815A33">
        <w:rPr>
          <w:rFonts w:ascii="Arial" w:eastAsia="Times New Roman" w:hAnsi="Arial" w:cs="Arial"/>
          <w:color w:val="414141"/>
          <w:sz w:val="20"/>
          <w:szCs w:val="20"/>
          <w:lang w:val="es-AR"/>
        </w:rPr>
        <w:br/>
      </w:r>
      <w:r w:rsidRPr="00815A33">
        <w:rPr>
          <w:rFonts w:ascii="Arial" w:eastAsia="Times New Roman" w:hAnsi="Arial" w:cs="Arial"/>
          <w:color w:val="414141"/>
          <w:sz w:val="20"/>
          <w:szCs w:val="20"/>
          <w:lang w:val="es-AR"/>
        </w:rPr>
        <w:br/>
        <w:t xml:space="preserve">La aplicación está incompleta pero enseña cómo organizar los métodos que son llamados desde </w:t>
      </w:r>
      <w:r w:rsidRPr="00815A33">
        <w:rPr>
          <w:rFonts w:ascii="Arial" w:eastAsia="Times New Roman" w:hAnsi="Arial" w:cs="Arial"/>
          <w:color w:val="414141"/>
          <w:sz w:val="20"/>
          <w:szCs w:val="20"/>
          <w:lang w:val="es-AR"/>
        </w:rPr>
        <w:lastRenderedPageBreak/>
        <w:t>las distintas opciones de los menús y barras.</w:t>
      </w:r>
      <w:r w:rsidRPr="00815A33">
        <w:rPr>
          <w:rFonts w:ascii="Arial" w:eastAsia="Times New Roman" w:hAnsi="Arial" w:cs="Arial"/>
          <w:color w:val="414141"/>
          <w:sz w:val="20"/>
          <w:szCs w:val="20"/>
          <w:lang w:val="es-AR"/>
        </w:rPr>
        <w:br/>
      </w:r>
      <w:r w:rsidRPr="00815A33">
        <w:rPr>
          <w:rFonts w:ascii="Arial" w:eastAsia="Times New Roman" w:hAnsi="Arial" w:cs="Arial"/>
          <w:color w:val="414141"/>
          <w:sz w:val="20"/>
          <w:szCs w:val="20"/>
          <w:lang w:val="es-AR"/>
        </w:rPr>
        <w:br/>
        <w:t>Por último, el ejemplo incluye la ventana de diálogo "</w:t>
      </w:r>
      <w:r w:rsidRPr="00815A33">
        <w:rPr>
          <w:rFonts w:ascii="Arial" w:eastAsia="Times New Roman" w:hAnsi="Arial" w:cs="Arial"/>
          <w:b/>
          <w:bCs/>
          <w:color w:val="414141"/>
          <w:sz w:val="20"/>
          <w:szCs w:val="20"/>
          <w:lang w:val="es-AR"/>
        </w:rPr>
        <w:t>Acerca de</w:t>
      </w:r>
      <w:r w:rsidRPr="00815A33">
        <w:rPr>
          <w:rFonts w:ascii="Arial" w:eastAsia="Times New Roman" w:hAnsi="Arial" w:cs="Arial"/>
          <w:color w:val="414141"/>
          <w:sz w:val="20"/>
          <w:szCs w:val="20"/>
          <w:lang w:val="es-AR"/>
        </w:rPr>
        <w:t>", que es de tipo modal, para mostrar el modo de abrir este tipo de ventanas desde una opción del menú.</w:t>
      </w:r>
    </w:p>
    <w:p w:rsidR="00C81C09" w:rsidRDefault="00C81C09"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815A33" w:rsidRDefault="00815A33"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14:anchorId="14B8983D" wp14:editId="1FF02052">
            <wp:extent cx="5612130" cy="3155315"/>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612130" cy="3155315"/>
                    </a:xfrm>
                    <a:prstGeom prst="rect">
                      <a:avLst/>
                    </a:prstGeom>
                  </pic:spPr>
                </pic:pic>
              </a:graphicData>
            </a:graphic>
          </wp:inline>
        </w:drawing>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6A9955"/>
          <w:sz w:val="21"/>
          <w:szCs w:val="21"/>
        </w:rPr>
        <w:t>#!/usr/bin/env python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6A9955"/>
          <w:sz w:val="21"/>
          <w:szCs w:val="21"/>
        </w:rPr>
        <w:t># -*- coding: utf-8 -*-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6A9955"/>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6A9955"/>
          <w:sz w:val="21"/>
          <w:szCs w:val="21"/>
        </w:rPr>
        <w:t># name:        pyremoto.py (Python 3.x).</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description: Acceso Remoto a equipos por ssh, sftp y rdp</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purpose:     Construcción de menús, barras de herramientas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xml:space="preserve">#              y de estado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author:      python para impacientes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'''PyRemoto: Acceso Remoto a equipos por ssh, sftp y rdp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9CDCFE"/>
          <w:sz w:val="21"/>
          <w:szCs w:val="21"/>
        </w:rPr>
        <w:t>__author__</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CE9178"/>
          <w:sz w:val="21"/>
          <w:szCs w:val="21"/>
        </w:rPr>
        <w:t>'python para impacientes'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9CDCFE"/>
          <w:sz w:val="21"/>
          <w:szCs w:val="21"/>
        </w:rPr>
        <w:t>__title__</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E9178"/>
          <w:sz w:val="21"/>
          <w:szCs w:val="21"/>
        </w:rPr>
        <w:t>'PyRemoto'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9CDCFE"/>
          <w:sz w:val="21"/>
          <w:szCs w:val="21"/>
        </w:rPr>
        <w:t>__date__</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CE9178"/>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9CDCFE"/>
          <w:sz w:val="21"/>
          <w:szCs w:val="21"/>
        </w:rPr>
        <w:t>__version__</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CE9178"/>
          <w:sz w:val="21"/>
          <w:szCs w:val="21"/>
        </w:rPr>
        <w:t>'0.0.1'</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9CDCFE"/>
          <w:sz w:val="21"/>
          <w:szCs w:val="21"/>
        </w:rPr>
        <w:t>__license__</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CE9178"/>
          <w:sz w:val="21"/>
          <w:szCs w:val="21"/>
        </w:rPr>
        <w:t>'GNU GPLv3'</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C586C0"/>
          <w:sz w:val="21"/>
          <w:szCs w:val="21"/>
        </w:rPr>
        <w:t>import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os</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sys</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webbrowser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platform</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C586C0"/>
          <w:sz w:val="21"/>
          <w:szCs w:val="21"/>
        </w:rPr>
        <w:t>from</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tkinter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586C0"/>
          <w:sz w:val="21"/>
          <w:szCs w:val="21"/>
        </w:rPr>
        <w:t>import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C586C0"/>
          <w:sz w:val="21"/>
          <w:szCs w:val="21"/>
        </w:rPr>
        <w:lastRenderedPageBreak/>
        <w:t>from</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tkinter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586C0"/>
          <w:sz w:val="21"/>
          <w:szCs w:val="21"/>
        </w:rPr>
        <w:t>import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ttk</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font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messagebox</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PYREMOTO: ACCESO REMOTO A EQUIPOS POR SSH, SFTP y RDP</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569CD6"/>
          <w:sz w:val="21"/>
          <w:szCs w:val="21"/>
          <w:lang w:val="es-AR"/>
        </w:rPr>
        <w:t>class</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4EC9B0"/>
          <w:sz w:val="21"/>
          <w:szCs w:val="21"/>
          <w:lang w:val="es-AR"/>
        </w:rPr>
        <w:t>PyRemoto</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Clase PyRemoto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DECLARAR MÉTODO CONSTRUCTOR DE LA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rPr>
        <w:t>def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DCDCAA"/>
          <w:sz w:val="21"/>
          <w:szCs w:val="21"/>
        </w:rPr>
        <w:t>__init__</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img_carpeta</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iconos</w:t>
      </w:r>
      <w:r w:rsidRPr="00815A33">
        <w:rPr>
          <w:rFonts w:ascii="Consolas" w:eastAsia="Times New Roman" w:hAnsi="Consolas" w:cs="Times New Roman"/>
          <w:color w:val="D4D4D4"/>
          <w:sz w:val="21"/>
          <w:szCs w:val="21"/>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E9178"/>
          <w:sz w:val="21"/>
          <w:szCs w:val="21"/>
          <w:lang w:val="es-AR"/>
        </w:rPr>
        <w:t xml:space="preserve">''' Definir ventana de la aplicación, menú, submenús,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menú contextual, barra de herramientas, barra de</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estado y atajos del teclado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INICIALIZAR VARIABLES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img_carpeta</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iconos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DEFINIR VENTANA DE LA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Tk</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ESTABLECER PROPIEDADES DE LA VENTANA DE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title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"PyRemoto "</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__version__</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Título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4EC9B0"/>
          <w:sz w:val="21"/>
          <w:szCs w:val="21"/>
          <w:lang w:val="es-AR"/>
        </w:rPr>
        <w:t>PhotoImage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file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0</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Icono app</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iconphoto</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icono1</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xml:space="preserve"># Asigna icono app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option_add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"*Font"</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"Helvetica 12"</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Fuente predeterminada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option_add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'*tearOff'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False</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Deshabilita submenús flotantes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attributes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'-fullscreen'</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True</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Maximiza ventana completa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minsize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400</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300</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Establece tamaño minimo ventana</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ESTABLECER ESTILO FUENTE PARA ALGUNOS WIDGETS: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fuente</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font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4EC9B0"/>
          <w:sz w:val="21"/>
          <w:szCs w:val="21"/>
          <w:lang w:val="es-AR"/>
        </w:rPr>
        <w:t>Font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weight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'normal'</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normal, bold, etc...</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DECLARAR VARIABLES PARA OPCIONES PREDETERMINADAS: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(Estos valores se podrían leer de un archivo de</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configuración)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CFG_TIPOCONEX</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IntVar</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lastRenderedPageBreak/>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CFG_TIPOCONEX</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set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shh</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CFG_TIPOEMUT</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IntVar</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CFG_TIPOEMUT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set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xterm</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CFG_TIPOEXP</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IntVar</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CFG_TIPOEXP</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set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thunar</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DECLARAR VARIABLE PARA MOSTRAR BARRA DE ESTADO: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estado</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IntVar</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estado</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set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Mostrar Barra de Estado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DEFINIR BARRA DE MENÚ DE LA APLICACION: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'menu'</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barramenu</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DEFINIR SUBMENÚS 'Sesiones', 'Opciones' y 'Ayuda':</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menu1</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menu2</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menu3</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add_cascade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'Sesiones'</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add_cascade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menu2</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'Opciones'</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barramenu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add_cascade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menu3</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'Ayuda'</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DEFINIR SUBMENÚ 'Sesiones':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icono2</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PhotoImage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file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icono3</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PhotoImage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file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2</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menu1</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add_command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'Conectar...'</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command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f_conectar</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underline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accelerator</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"Ctrl+c"</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icono2</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compound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LEFT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menu1</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add_separator</w:t>
      </w: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6A9955"/>
          <w:sz w:val="21"/>
          <w:szCs w:val="21"/>
          <w:lang w:val="es-AR"/>
        </w:rPr>
        <w:t># Agrega un separador</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menu1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'Salir'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f_salir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underline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accelerator</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"Ctrl+q"</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icono3</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compound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LEFT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lang w:val="es-AR"/>
        </w:rPr>
        <w:t># DEFINIR SUBMENÚ 'Opciones':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menu2</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add_checkbutton</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'Barra de Estado'</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estado</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onvalue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offvalue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f_verestado</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lastRenderedPageBreak/>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add_separator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'ssh'</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CFG_TIPOCONEX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'sftp'</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CFG_TIPOCONEX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2</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'rdp'</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CFG_TIPOCONEX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3</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add_separator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'xterm'</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CFG_TIPOEMUT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'uxterm'</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CFG_TIPOEMUT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2</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'xfce4-terminal'</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CFG_TIPOEMUT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3</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add_separator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'Thunar'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CFG_TIPOEXP</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add_radiobutton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'Nautilus'</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variable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CFG_TIPOEXP</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f_cambiaropc</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value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2</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add_separator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'Guardar'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f_opcionguardar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state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"disabled"</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underline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accelerator</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"Ctrl+g"</w:t>
      </w: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DEFINIR SUBMENÚ 'Ayuda':</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menu3</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'Web'</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f_web</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menu3</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'Atajos teclado'</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lastRenderedPageBreak/>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f_atajos</w:t>
      </w:r>
      <w:r w:rsidRPr="00815A33">
        <w:rPr>
          <w:rFonts w:ascii="Consolas" w:eastAsia="Times New Roman" w:hAnsi="Consolas" w:cs="Times New Roman"/>
          <w:color w:val="D4D4D4"/>
          <w:sz w:val="21"/>
          <w:szCs w:val="21"/>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icono4</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PhotoImage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file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3</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menu3</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add_command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"Acerca de"</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f_acerca</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icono4</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compound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LEFT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lang w:val="es-AR"/>
        </w:rPr>
        <w:t># DEFINIR BARRA DE HERRAMIENTAS: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icono5</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PhotoImage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file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4</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icono6</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PhotoImage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file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iconos</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5</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barraherr</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Frame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relief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RAISED</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2</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bg</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"#E5E5E5"</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bot1</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barraherr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icono5</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f_conectar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LEFT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pady</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bot2</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barraherr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image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icono6</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f_salir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LEFT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pady</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barraherr</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fill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lang w:val="es-AR"/>
        </w:rPr>
        <w:t># DEFINIR BARRA DE ESTADO: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Muestra información del equipo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info1</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platform</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system</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info2</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platform</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node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info3</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platform</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machine</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xml:space="preserve"># Otro modo de obtener la información: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(No disponible en algunas versiones de Windows)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rPr>
        <w:t>#info1 = os.uname().sysname</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rPr>
        <w:t>#info2 = os.uname().nodename</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lang w:val="es-AR"/>
        </w:rPr>
        <w:t>#info3 = os.uname().machine</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mensaje</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 "</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info1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info2</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 - "</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info3</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barraest</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mensaje</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relief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SUNKEN</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anchor</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W</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barraest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BOTTOM</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fill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rPr>
        <w:t># DEFINIR MENU CONTEXTUAL</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menucontext</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Menu</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tearoff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menucontext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"Conectar"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f_conectar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lastRenderedPageBreak/>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menucontext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add_command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label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"Salir"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9CDCFE"/>
          <w:sz w:val="21"/>
          <w:szCs w:val="21"/>
          <w:lang w:val="es-AR"/>
        </w:rPr>
        <w:t>command</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f_salir</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DECLARAR TECLAS DE ACCESO RAPIDO:</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bind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"&lt;Control-c&gt;"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569CD6"/>
          <w:sz w:val="21"/>
          <w:szCs w:val="21"/>
        </w:rPr>
        <w:t>lambda</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event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f_conectar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bind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"&lt;Control-g&gt;"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569CD6"/>
          <w:sz w:val="21"/>
          <w:szCs w:val="21"/>
        </w:rPr>
        <w:t>lambda</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event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.f_guardar())</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bind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"&lt;Control-q&gt;"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569CD6"/>
          <w:sz w:val="21"/>
          <w:szCs w:val="21"/>
        </w:rPr>
        <w:t>lambda</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event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f_salir</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bind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"&lt;Button-3&gt;"</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f_mostrarmenucontext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mainloop</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6A9955"/>
          <w:sz w:val="21"/>
          <w:szCs w:val="21"/>
          <w:lang w:val="es-AR"/>
        </w:rPr>
        <w:t># DECLARAR OTROS MÉTODOS DE LA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f_opcionguardar</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Si opción 'Guardar' está habilitada llama a</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método para guardar opciones de configuración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de la aplicación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lang w:val="es-AR"/>
        </w:rPr>
        <w:t>if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menu2</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entrycget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13</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"state"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"normal"</w:t>
      </w: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entryconfig</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13</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state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"disabled"</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f_guardarconfig</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569CD6"/>
          <w:sz w:val="21"/>
          <w:szCs w:val="21"/>
        </w:rPr>
        <w:t>def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DCDCAA"/>
          <w:sz w:val="21"/>
          <w:szCs w:val="21"/>
        </w:rPr>
        <w:t>f_guardarconfig</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E9178"/>
          <w:sz w:val="21"/>
          <w:szCs w:val="21"/>
          <w:lang w:val="es-AR"/>
        </w:rPr>
        <w:t>''' Guardar opciones de configuración de la aplicación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print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"Configuración guardada"</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f_conectar</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Definir ventana de diálogo para conectar con equipos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print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"Conectando"</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f_cambiaropc</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Habilitar opción 'Guardar' al elegir alguna opción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xml:space="preserve">            de tipo de conexión, emulador de terminar o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explorador de archivos '''</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menu2</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entryconfig</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"Guardar"</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state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"normal"</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f_verestado</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Ocultar o Mostrar barra de estado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rPr>
        <w:t>if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estado</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get</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barraest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pack_forget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lastRenderedPageBreak/>
        <w:t xml:space="preserve">        </w:t>
      </w:r>
      <w:r w:rsidRPr="00815A33">
        <w:rPr>
          <w:rFonts w:ascii="Consolas" w:eastAsia="Times New Roman" w:hAnsi="Consolas" w:cs="Times New Roman"/>
          <w:color w:val="C586C0"/>
          <w:sz w:val="21"/>
          <w:szCs w:val="21"/>
        </w:rPr>
        <w:t>else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barraest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BOTTOM</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fill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X</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569CD6"/>
          <w:sz w:val="21"/>
          <w:szCs w:val="21"/>
        </w:rPr>
        <w:t>def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DCDCAA"/>
          <w:sz w:val="21"/>
          <w:szCs w:val="21"/>
        </w:rPr>
        <w:t>f_mostrarmenucontext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E9178"/>
          <w:sz w:val="21"/>
          <w:szCs w:val="21"/>
        </w:rPr>
        <w:t>''' Mostrar menú contextual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menucontext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post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e</w:t>
      </w:r>
      <w:r w:rsidRPr="00815A33">
        <w:rPr>
          <w:rFonts w:ascii="Consolas" w:eastAsia="Times New Roman" w:hAnsi="Consolas" w:cs="Times New Roman"/>
          <w:color w:val="D4D4D4"/>
          <w:sz w:val="21"/>
          <w:szCs w:val="21"/>
        </w:rPr>
        <w:t xml:space="preserve">.x_root, </w:t>
      </w:r>
      <w:r w:rsidRPr="00815A33">
        <w:rPr>
          <w:rFonts w:ascii="Consolas" w:eastAsia="Times New Roman" w:hAnsi="Consolas" w:cs="Times New Roman"/>
          <w:color w:val="9CDCFE"/>
          <w:sz w:val="21"/>
          <w:szCs w:val="21"/>
        </w:rPr>
        <w:t>e</w:t>
      </w:r>
      <w:r w:rsidRPr="00815A33">
        <w:rPr>
          <w:rFonts w:ascii="Consolas" w:eastAsia="Times New Roman" w:hAnsi="Consolas" w:cs="Times New Roman"/>
          <w:color w:val="D4D4D4"/>
          <w:sz w:val="21"/>
          <w:szCs w:val="21"/>
        </w:rPr>
        <w:t>.y_root)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f_web</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Abrir página web en navegador Internet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pag1</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'http://python-para-impacientes.blogspot.com/'</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4EC9B0"/>
          <w:sz w:val="21"/>
          <w:szCs w:val="21"/>
        </w:rPr>
        <w:t>webbrowser</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open_new_tab</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pag1</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f_atajos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xml:space="preserve">''' Definir ventana de diálogo con lista de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combinaciones de teclas de la aplicación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lang w:val="es-AR"/>
        </w:rPr>
        <w:t>pass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f_acerca</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Definir ventana de diálogo 'Acerca de'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acerca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Toplevel</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acerca</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geometry</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"320x200"</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acerca</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resizable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width</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569CD6"/>
          <w:sz w:val="21"/>
          <w:szCs w:val="21"/>
        </w:rPr>
        <w:t>False</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height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569CD6"/>
          <w:sz w:val="21"/>
          <w:szCs w:val="21"/>
        </w:rPr>
        <w:t>False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acerca</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title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"Acerca de"</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marco1</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ttk</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4EC9B0"/>
          <w:sz w:val="21"/>
          <w:szCs w:val="21"/>
          <w:lang w:val="es-AR"/>
        </w:rPr>
        <w:t>Frame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acerca</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padding</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w:t>
      </w:r>
      <w:r w:rsidRPr="00815A33">
        <w:rPr>
          <w:rFonts w:ascii="Consolas" w:eastAsia="Times New Roman" w:hAnsi="Consolas" w:cs="Times New Roman"/>
          <w:color w:val="9CDCFE"/>
          <w:sz w:val="21"/>
          <w:szCs w:val="21"/>
        </w:rPr>
        <w:t>relief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RAISED</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marco1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fill</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BOTH</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expand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569CD6"/>
          <w:sz w:val="21"/>
          <w:szCs w:val="21"/>
        </w:rPr>
        <w:t>True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etiq1</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marco1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image</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icono5</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relief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'raised'</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etiq1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pady</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w:t>
      </w:r>
      <w:r w:rsidRPr="00815A33">
        <w:rPr>
          <w:rFonts w:ascii="Consolas" w:eastAsia="Times New Roman" w:hAnsi="Consolas" w:cs="Times New Roman"/>
          <w:color w:val="9CDCFE"/>
          <w:sz w:val="21"/>
          <w:szCs w:val="21"/>
          <w:lang w:val="es-AR"/>
        </w:rPr>
        <w:t>ipadx</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ipady</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10</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etiq2</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marco1</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text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"PyGuidopo "</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__version__</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foreground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'blue'</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font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fuente</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etiq2</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lang w:val="es-AR"/>
        </w:rPr>
        <w:t>etiq3</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Label</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marco1</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text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"Python para locos como yo"</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rPr>
        <w:t>etiq3</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boton1</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4EC9B0"/>
          <w:sz w:val="21"/>
          <w:szCs w:val="21"/>
        </w:rPr>
        <w:t>Button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marco1</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text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CE9178"/>
          <w:sz w:val="21"/>
          <w:szCs w:val="21"/>
        </w:rPr>
        <w:t>"Salir"</w:t>
      </w: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command</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acerca</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destroy</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boton1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pack</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side</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4FC1FF"/>
          <w:sz w:val="21"/>
          <w:szCs w:val="21"/>
        </w:rPr>
        <w:t>TOP</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padx</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pady</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10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boton1</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focus_set</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acerca</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transient</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self</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raiz</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wait_window</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acerca</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lastRenderedPageBreak/>
        <w:t xml:space="preserve">    </w:t>
      </w: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f_salir</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Salir de la aplicación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self</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raiz</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destroy</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6A9955"/>
          <w:sz w:val="21"/>
          <w:szCs w:val="21"/>
          <w:lang w:val="es-AR"/>
        </w:rPr>
        <w:t># FUNCIONES DE LA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f_verificar_iconos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Verifica existencia de iconos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CE9178"/>
          <w:sz w:val="21"/>
          <w:szCs w:val="21"/>
          <w:lang w:val="es-AR"/>
        </w:rPr>
        <w:t>    iconos -- Lista de iconos '''</w:t>
      </w: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rPr>
        <w:t>for</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icono</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586C0"/>
          <w:sz w:val="21"/>
          <w:szCs w:val="21"/>
        </w:rPr>
        <w:t>in</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iconos</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C586C0"/>
          <w:sz w:val="21"/>
          <w:szCs w:val="21"/>
        </w:rPr>
        <w:t>if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569CD6"/>
          <w:sz w:val="21"/>
          <w:szCs w:val="21"/>
        </w:rPr>
        <w:t>not</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4EC9B0"/>
          <w:sz w:val="21"/>
          <w:szCs w:val="21"/>
        </w:rPr>
        <w:t>os</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path</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DCDCAA"/>
          <w:sz w:val="21"/>
          <w:szCs w:val="21"/>
        </w:rPr>
        <w:t>exists</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9CDCFE"/>
          <w:sz w:val="21"/>
          <w:szCs w:val="21"/>
        </w:rPr>
        <w:t>icono</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DCDCAA"/>
          <w:sz w:val="21"/>
          <w:szCs w:val="21"/>
          <w:lang w:val="es-AR"/>
        </w:rPr>
        <w:t>print</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CE9178"/>
          <w:sz w:val="21"/>
          <w:szCs w:val="21"/>
          <w:lang w:val="es-AR"/>
        </w:rPr>
        <w:t>'Icono no encontrado:'</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icono</w:t>
      </w:r>
      <w:r w:rsidRPr="00815A33">
        <w:rPr>
          <w:rFonts w:ascii="Consolas" w:eastAsia="Times New Roman" w:hAnsi="Consolas" w:cs="Times New Roman"/>
          <w:color w:val="D4D4D4"/>
          <w:sz w:val="21"/>
          <w:szCs w:val="21"/>
          <w:lang w:val="es-AR"/>
        </w:rPr>
        <w:t>)</w:t>
      </w:r>
    </w:p>
    <w:p w:rsidR="00815A33" w:rsidRPr="00094B8D"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C586C0"/>
          <w:sz w:val="21"/>
          <w:szCs w:val="21"/>
          <w:lang w:val="es-AR"/>
        </w:rPr>
        <w:t>return</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B5CEA8"/>
          <w:sz w:val="21"/>
          <w:szCs w:val="21"/>
          <w:lang w:val="es-AR"/>
        </w:rPr>
        <w:t>1</w:t>
      </w:r>
      <w:r w:rsidRPr="00094B8D">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lang w:val="es-AR"/>
        </w:rPr>
        <w:t>return</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B5CEA8"/>
          <w:sz w:val="21"/>
          <w:szCs w:val="21"/>
          <w:lang w:val="es-AR"/>
        </w:rPr>
        <w:t>0</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569CD6"/>
          <w:sz w:val="21"/>
          <w:szCs w:val="21"/>
          <w:lang w:val="es-AR"/>
        </w:rPr>
        <w:t>def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DCDCAA"/>
          <w:sz w:val="21"/>
          <w:szCs w:val="21"/>
          <w:lang w:val="es-AR"/>
        </w:rPr>
        <w:t>main</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E9178"/>
          <w:sz w:val="21"/>
          <w:szCs w:val="21"/>
          <w:lang w:val="es-AR"/>
        </w:rPr>
        <w:t>''' Iniciar aplicación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INICIALIZAR VARIABLES CON RUTAS</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app_carpeta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DCDCAA"/>
          <w:sz w:val="21"/>
          <w:szCs w:val="21"/>
          <w:lang w:val="es-AR"/>
        </w:rPr>
        <w:t>getcwd</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app_carpeta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sep</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"imagen"</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sep</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6A9955"/>
          <w:sz w:val="21"/>
          <w:szCs w:val="21"/>
          <w:lang w:val="es-AR"/>
        </w:rPr>
        <w:t># DECLARAR Y VERIFICAR ICONOS DE LA APLICACIÓN:</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"pyremoto64x64.png"</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"conec16x16.png"</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"salir16x16.png"</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"star16x16.png"</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"conec32x32.png"</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CE9178"/>
          <w:sz w:val="21"/>
          <w:szCs w:val="21"/>
          <w:lang w:val="es-AR"/>
        </w:rPr>
        <w:t>"salir32x32.png"</w:t>
      </w: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error1</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DCDCAA"/>
          <w:sz w:val="21"/>
          <w:szCs w:val="21"/>
          <w:lang w:val="es-AR"/>
        </w:rPr>
        <w:t>f_verificar_iconos</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lang w:val="es-AR"/>
        </w:rPr>
        <w:t>if</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569CD6"/>
          <w:sz w:val="21"/>
          <w:szCs w:val="21"/>
          <w:lang w:val="es-AR"/>
        </w:rPr>
        <w:t>not</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error1</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mi_app</w:t>
      </w:r>
      <w:r w:rsidRPr="00815A33">
        <w:rPr>
          <w:rFonts w:ascii="Consolas" w:eastAsia="Times New Roman" w:hAnsi="Consolas" w:cs="Times New Roman"/>
          <w:color w:val="D4D4D4"/>
          <w:sz w:val="21"/>
          <w:szCs w:val="21"/>
          <w:lang w:val="es-AR"/>
        </w:rPr>
        <w:t xml:space="preserve"> = </w:t>
      </w:r>
      <w:r w:rsidRPr="00815A33">
        <w:rPr>
          <w:rFonts w:ascii="Consolas" w:eastAsia="Times New Roman" w:hAnsi="Consolas" w:cs="Times New Roman"/>
          <w:color w:val="4EC9B0"/>
          <w:sz w:val="21"/>
          <w:szCs w:val="21"/>
          <w:lang w:val="es-AR"/>
        </w:rPr>
        <w:t>PyRemoto</w:t>
      </w:r>
      <w:r w:rsidRPr="00815A33">
        <w:rPr>
          <w:rFonts w:ascii="Consolas" w:eastAsia="Times New Roman" w:hAnsi="Consolas" w:cs="Times New Roman"/>
          <w:color w:val="D4D4D4"/>
          <w:sz w:val="21"/>
          <w:szCs w:val="21"/>
          <w:lang w:val="es-AR"/>
        </w:rPr>
        <w:t>(</w:t>
      </w:r>
      <w:r w:rsidRPr="00815A33">
        <w:rPr>
          <w:rFonts w:ascii="Consolas" w:eastAsia="Times New Roman" w:hAnsi="Consolas" w:cs="Times New Roman"/>
          <w:color w:val="9CDCFE"/>
          <w:sz w:val="21"/>
          <w:szCs w:val="21"/>
          <w:lang w:val="es-AR"/>
        </w:rPr>
        <w:t>img_carpeta</w:t>
      </w: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9CDCFE"/>
          <w:sz w:val="21"/>
          <w:szCs w:val="21"/>
          <w:lang w:val="es-AR"/>
        </w:rPr>
        <w:t>iconos</w:t>
      </w:r>
      <w:r w:rsidRPr="00815A33">
        <w:rPr>
          <w:rFonts w:ascii="Consolas" w:eastAsia="Times New Roman" w:hAnsi="Consolas" w:cs="Times New Roman"/>
          <w:color w:val="D4D4D4"/>
          <w:sz w:val="21"/>
          <w:szCs w:val="21"/>
          <w:lang w:val="es-AR"/>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D4D4D4"/>
          <w:sz w:val="21"/>
          <w:szCs w:val="21"/>
          <w:lang w:val="es-AR"/>
        </w:rPr>
        <w:t xml:space="preserve">    </w:t>
      </w:r>
      <w:r w:rsidRPr="00815A33">
        <w:rPr>
          <w:rFonts w:ascii="Consolas" w:eastAsia="Times New Roman" w:hAnsi="Consolas" w:cs="Times New Roman"/>
          <w:color w:val="C586C0"/>
          <w:sz w:val="21"/>
          <w:szCs w:val="21"/>
        </w:rPr>
        <w:t>return</w:t>
      </w:r>
      <w:r w:rsidRPr="00815A33">
        <w:rPr>
          <w:rFonts w:ascii="Consolas" w:eastAsia="Times New Roman" w:hAnsi="Consolas" w:cs="Times New Roman"/>
          <w:color w:val="D4D4D4"/>
          <w:sz w:val="21"/>
          <w:szCs w:val="21"/>
        </w:rPr>
        <w:t>(</w:t>
      </w:r>
      <w:r w:rsidRPr="00815A33">
        <w:rPr>
          <w:rFonts w:ascii="Consolas" w:eastAsia="Times New Roman" w:hAnsi="Consolas" w:cs="Times New Roman"/>
          <w:color w:val="B5CEA8"/>
          <w:sz w:val="21"/>
          <w:szCs w:val="21"/>
        </w:rPr>
        <w:t>0</w:t>
      </w:r>
      <w:r w:rsidRPr="00815A33">
        <w:rPr>
          <w:rFonts w:ascii="Consolas" w:eastAsia="Times New Roman" w:hAnsi="Consolas" w:cs="Times New Roman"/>
          <w:color w:val="D4D4D4"/>
          <w:sz w:val="21"/>
          <w:szCs w:val="21"/>
        </w:rPr>
        <w:t>)</w:t>
      </w: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p>
    <w:p w:rsidR="00815A33" w:rsidRPr="00815A33" w:rsidRDefault="00815A33" w:rsidP="00815A33">
      <w:pPr>
        <w:shd w:val="clear" w:color="auto" w:fill="1E1E1E"/>
        <w:spacing w:after="0" w:line="285" w:lineRule="atLeast"/>
        <w:rPr>
          <w:rFonts w:ascii="Consolas" w:eastAsia="Times New Roman" w:hAnsi="Consolas" w:cs="Times New Roman"/>
          <w:color w:val="D4D4D4"/>
          <w:sz w:val="21"/>
          <w:szCs w:val="21"/>
        </w:rPr>
      </w:pPr>
      <w:r w:rsidRPr="00815A33">
        <w:rPr>
          <w:rFonts w:ascii="Consolas" w:eastAsia="Times New Roman" w:hAnsi="Consolas" w:cs="Times New Roman"/>
          <w:color w:val="C586C0"/>
          <w:sz w:val="21"/>
          <w:szCs w:val="21"/>
        </w:rPr>
        <w:t>if</w:t>
      </w:r>
      <w:r w:rsidRPr="00815A33">
        <w:rPr>
          <w:rFonts w:ascii="Consolas" w:eastAsia="Times New Roman" w:hAnsi="Consolas" w:cs="Times New Roman"/>
          <w:color w:val="D4D4D4"/>
          <w:sz w:val="21"/>
          <w:szCs w:val="21"/>
        </w:rPr>
        <w:t xml:space="preserve"> </w:t>
      </w:r>
      <w:r w:rsidRPr="00815A33">
        <w:rPr>
          <w:rFonts w:ascii="Consolas" w:eastAsia="Times New Roman" w:hAnsi="Consolas" w:cs="Times New Roman"/>
          <w:color w:val="9CDCFE"/>
          <w:sz w:val="21"/>
          <w:szCs w:val="21"/>
        </w:rPr>
        <w:t>__name__</w:t>
      </w:r>
      <w:r w:rsidRPr="00815A33">
        <w:rPr>
          <w:rFonts w:ascii="Consolas" w:eastAsia="Times New Roman" w:hAnsi="Consolas" w:cs="Times New Roman"/>
          <w:color w:val="D4D4D4"/>
          <w:sz w:val="21"/>
          <w:szCs w:val="21"/>
        </w:rPr>
        <w:t xml:space="preserve"> == </w:t>
      </w:r>
      <w:r w:rsidRPr="00815A33">
        <w:rPr>
          <w:rFonts w:ascii="Consolas" w:eastAsia="Times New Roman" w:hAnsi="Consolas" w:cs="Times New Roman"/>
          <w:color w:val="CE9178"/>
          <w:sz w:val="21"/>
          <w:szCs w:val="21"/>
        </w:rPr>
        <w:t>'__main__'</w:t>
      </w:r>
      <w:r w:rsidRPr="00815A33">
        <w:rPr>
          <w:rFonts w:ascii="Consolas" w:eastAsia="Times New Roman" w:hAnsi="Consolas" w:cs="Times New Roman"/>
          <w:color w:val="D4D4D4"/>
          <w:sz w:val="21"/>
          <w:szCs w:val="21"/>
        </w:rPr>
        <w:t>:</w:t>
      </w:r>
    </w:p>
    <w:p w:rsidR="00815A33" w:rsidRPr="00094B8D" w:rsidRDefault="00815A33" w:rsidP="00815A33">
      <w:pPr>
        <w:shd w:val="clear" w:color="auto" w:fill="1E1E1E"/>
        <w:spacing w:after="0" w:line="285" w:lineRule="atLeast"/>
        <w:rPr>
          <w:rFonts w:ascii="Consolas" w:eastAsia="Times New Roman" w:hAnsi="Consolas" w:cs="Times New Roman"/>
          <w:color w:val="D4D4D4"/>
          <w:sz w:val="21"/>
          <w:szCs w:val="21"/>
          <w:lang w:val="es-AR"/>
        </w:rPr>
      </w:pPr>
      <w:r w:rsidRPr="00815A33">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lang w:val="es-AR"/>
        </w:rPr>
        <w:t>main</w:t>
      </w:r>
      <w:r w:rsidRPr="00094B8D">
        <w:rPr>
          <w:rFonts w:ascii="Consolas" w:eastAsia="Times New Roman" w:hAnsi="Consolas" w:cs="Times New Roman"/>
          <w:color w:val="D4D4D4"/>
          <w:sz w:val="21"/>
          <w:szCs w:val="21"/>
          <w:lang w:val="es-AR"/>
        </w:rPr>
        <w:t>()</w:t>
      </w:r>
    </w:p>
    <w:p w:rsidR="00815A33" w:rsidRPr="00094B8D" w:rsidRDefault="00815A33" w:rsidP="00815A33">
      <w:pPr>
        <w:shd w:val="clear" w:color="auto" w:fill="1E1E1E"/>
        <w:spacing w:after="0" w:line="285" w:lineRule="atLeast"/>
        <w:rPr>
          <w:rFonts w:ascii="Consolas" w:eastAsia="Times New Roman" w:hAnsi="Consolas" w:cs="Times New Roman"/>
          <w:color w:val="D4D4D4"/>
          <w:sz w:val="21"/>
          <w:szCs w:val="21"/>
          <w:lang w:val="es-AR"/>
        </w:rPr>
      </w:pPr>
    </w:p>
    <w:p w:rsidR="00815A33" w:rsidRDefault="00815A33"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t>tener en cuenta guardar las imágenes en una carpeta llamada imagen</w:t>
      </w:r>
    </w:p>
    <w:p w:rsidR="00815A33" w:rsidRDefault="00BE077B"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lastRenderedPageBreak/>
        <w:t>POR EL TERCER TUTORIAL CREO EL ULTIMO SOBRE ESTE TEMA</w:t>
      </w:r>
    </w:p>
    <w:p w:rsidR="004B269A" w:rsidRPr="00A52B85" w:rsidRDefault="00570975" w:rsidP="00C81C09">
      <w:pPr>
        <w:shd w:val="clear" w:color="auto" w:fill="FBFBFB"/>
        <w:spacing w:after="255" w:line="240" w:lineRule="auto"/>
        <w:jc w:val="both"/>
        <w:rPr>
          <w:rFonts w:ascii="Times New Roman" w:eastAsia="Times New Roman" w:hAnsi="Times New Roman" w:cs="Times New Roman"/>
          <w:b/>
          <w:color w:val="121212"/>
          <w:sz w:val="32"/>
          <w:szCs w:val="32"/>
          <w:lang w:val="es-AR"/>
        </w:rPr>
      </w:pPr>
      <w:hyperlink r:id="rId106" w:history="1">
        <w:r w:rsidR="004B269A" w:rsidRPr="00A52B85">
          <w:rPr>
            <w:rStyle w:val="Hyperlink"/>
            <w:rFonts w:ascii="Times New Roman" w:eastAsia="Times New Roman" w:hAnsi="Times New Roman" w:cs="Times New Roman"/>
            <w:b/>
            <w:sz w:val="32"/>
            <w:szCs w:val="32"/>
            <w:lang w:val="es-AR"/>
          </w:rPr>
          <w:t>https://www.tutorialesprogramacionya.com/pythonya/detalleconcepto.php?punto=58&amp;codigo=58&amp;inicio=45</w:t>
        </w:r>
      </w:hyperlink>
      <w:r w:rsidR="004B269A" w:rsidRPr="00A52B85">
        <w:rPr>
          <w:rFonts w:ascii="Times New Roman" w:eastAsia="Times New Roman" w:hAnsi="Times New Roman" w:cs="Times New Roman"/>
          <w:b/>
          <w:color w:val="121212"/>
          <w:sz w:val="32"/>
          <w:szCs w:val="32"/>
          <w:lang w:val="es-AR"/>
        </w:rPr>
        <w:t xml:space="preserve"> </w:t>
      </w:r>
    </w:p>
    <w:p w:rsidR="004B269A" w:rsidRPr="004B269A" w:rsidRDefault="004B269A" w:rsidP="004B269A">
      <w:pPr>
        <w:spacing w:before="300" w:after="150" w:line="240" w:lineRule="auto"/>
        <w:outlineLvl w:val="0"/>
        <w:rPr>
          <w:rFonts w:ascii="Arial" w:eastAsia="Times New Roman" w:hAnsi="Arial" w:cs="Arial"/>
          <w:color w:val="333333"/>
          <w:kern w:val="36"/>
          <w:sz w:val="54"/>
          <w:szCs w:val="54"/>
          <w:lang w:val="es-AR"/>
        </w:rPr>
      </w:pPr>
      <w:r w:rsidRPr="004B269A">
        <w:rPr>
          <w:rFonts w:ascii="Arial" w:eastAsia="Times New Roman" w:hAnsi="Arial" w:cs="Arial"/>
          <w:color w:val="333333"/>
          <w:kern w:val="36"/>
          <w:sz w:val="54"/>
          <w:szCs w:val="54"/>
          <w:lang w:val="es-AR"/>
        </w:rPr>
        <w:t>tkinter : controles Button y Label</w:t>
      </w:r>
    </w:p>
    <w:p w:rsidR="004B269A" w:rsidRPr="004B269A" w:rsidRDefault="004B269A" w:rsidP="004B269A">
      <w:pPr>
        <w:spacing w:before="150" w:after="150" w:line="240" w:lineRule="auto"/>
        <w:outlineLvl w:val="3"/>
        <w:rPr>
          <w:rFonts w:ascii="Arial" w:eastAsia="Times New Roman" w:hAnsi="Arial" w:cs="Arial"/>
          <w:color w:val="333333"/>
          <w:sz w:val="27"/>
          <w:szCs w:val="27"/>
          <w:lang w:val="es-AR"/>
        </w:rPr>
      </w:pPr>
      <w:r w:rsidRPr="004B269A">
        <w:rPr>
          <w:rFonts w:ascii="Arial" w:eastAsia="Times New Roman" w:hAnsi="Arial" w:cs="Arial"/>
          <w:color w:val="333333"/>
          <w:sz w:val="27"/>
          <w:szCs w:val="27"/>
          <w:lang w:val="es-AR"/>
        </w:rPr>
        <w:t>Programa: ejercicio216.py</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C586C0"/>
          <w:sz w:val="21"/>
          <w:szCs w:val="21"/>
        </w:rPr>
        <w:t>import</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4EC9B0"/>
          <w:sz w:val="21"/>
          <w:szCs w:val="21"/>
        </w:rPr>
        <w:t>tkinter</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C586C0"/>
          <w:sz w:val="21"/>
          <w:szCs w:val="21"/>
        </w:rPr>
        <w:t>as</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4EC9B0"/>
          <w:sz w:val="21"/>
          <w:szCs w:val="21"/>
        </w:rPr>
        <w:t>tk</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569CD6"/>
          <w:sz w:val="21"/>
          <w:szCs w:val="21"/>
        </w:rPr>
        <w:t>class</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4EC9B0"/>
          <w:sz w:val="21"/>
          <w:szCs w:val="21"/>
        </w:rPr>
        <w:t>Aplicacion</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569CD6"/>
          <w:sz w:val="21"/>
          <w:szCs w:val="21"/>
        </w:rPr>
        <w:t>def</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DCDCAA"/>
          <w:sz w:val="21"/>
          <w:szCs w:val="21"/>
        </w:rPr>
        <w:t>__init__</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1</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tk</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Tk</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title</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CE9178"/>
          <w:sz w:val="21"/>
          <w:szCs w:val="21"/>
        </w:rPr>
        <w:t>"Controles Button y Label"</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label1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tk</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Label</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text</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label1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grid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column</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0</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row</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0</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label1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DCDCAA"/>
          <w:sz w:val="21"/>
          <w:szCs w:val="21"/>
        </w:rPr>
        <w:t>configure</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foreground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CE9178"/>
          <w:sz w:val="21"/>
          <w:szCs w:val="21"/>
        </w:rPr>
        <w:t>"red"</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boton1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tk</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Button</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text</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CE9178"/>
          <w:sz w:val="21"/>
          <w:szCs w:val="21"/>
        </w:rPr>
        <w:t>"Incrementar"</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command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DCDCAA"/>
          <w:sz w:val="21"/>
          <w:szCs w:val="21"/>
        </w:rPr>
        <w:t>incrementar</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boton1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grid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column</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0</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row</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1</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boton2</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tk</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4EC9B0"/>
          <w:sz w:val="21"/>
          <w:szCs w:val="21"/>
        </w:rPr>
        <w:t>Button</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text</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CE9178"/>
          <w:sz w:val="21"/>
          <w:szCs w:val="21"/>
        </w:rPr>
        <w:t>"Decrementar"</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command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DCDCAA"/>
          <w:sz w:val="21"/>
          <w:szCs w:val="21"/>
        </w:rPr>
        <w:t>decrementar</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boton2</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grid</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column</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0</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row</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2</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ventana1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DCDCAA"/>
          <w:sz w:val="21"/>
          <w:szCs w:val="21"/>
        </w:rPr>
        <w:t>mainloop</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24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569CD6"/>
          <w:sz w:val="21"/>
          <w:szCs w:val="21"/>
        </w:rPr>
        <w:t>def</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DCDCAA"/>
          <w:sz w:val="21"/>
          <w:szCs w:val="21"/>
        </w:rPr>
        <w:t>incrementar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1</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label1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config</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text</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569CD6"/>
          <w:sz w:val="21"/>
          <w:szCs w:val="21"/>
        </w:rPr>
        <w:t>def</w:t>
      </w: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DCDCAA"/>
          <w:sz w:val="21"/>
          <w:szCs w:val="21"/>
        </w:rPr>
        <w:t>decrementar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B5CEA8"/>
          <w:sz w:val="21"/>
          <w:szCs w:val="21"/>
        </w:rPr>
        <w:t>1</w:t>
      </w:r>
    </w:p>
    <w:p w:rsidR="003C511E" w:rsidRPr="003C511E" w:rsidRDefault="003C511E" w:rsidP="003C511E">
      <w:pPr>
        <w:shd w:val="clear" w:color="auto" w:fill="1E1E1E"/>
        <w:spacing w:after="0" w:line="285" w:lineRule="atLeast"/>
        <w:rPr>
          <w:rFonts w:ascii="Consolas" w:eastAsia="Times New Roman" w:hAnsi="Consolas" w:cs="Times New Roman"/>
          <w:color w:val="D4D4D4"/>
          <w:sz w:val="21"/>
          <w:szCs w:val="21"/>
        </w:rPr>
      </w:pPr>
      <w:r w:rsidRPr="003C511E">
        <w:rPr>
          <w:rFonts w:ascii="Consolas" w:eastAsia="Times New Roman" w:hAnsi="Consolas" w:cs="Times New Roman"/>
          <w:color w:val="D4D4D4"/>
          <w:sz w:val="21"/>
          <w:szCs w:val="21"/>
        </w:rPr>
        <w:t xml:space="preserve">        </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label1</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config</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text</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self</w:t>
      </w:r>
      <w:r w:rsidRPr="003C511E">
        <w:rPr>
          <w:rFonts w:ascii="Consolas" w:eastAsia="Times New Roman" w:hAnsi="Consolas" w:cs="Times New Roman"/>
          <w:color w:val="D4D4D4"/>
          <w:sz w:val="21"/>
          <w:szCs w:val="21"/>
        </w:rPr>
        <w:t>.</w:t>
      </w:r>
      <w:r w:rsidRPr="003C511E">
        <w:rPr>
          <w:rFonts w:ascii="Consolas" w:eastAsia="Times New Roman" w:hAnsi="Consolas" w:cs="Times New Roman"/>
          <w:color w:val="9CDCFE"/>
          <w:sz w:val="21"/>
          <w:szCs w:val="21"/>
        </w:rPr>
        <w:t>valor</w:t>
      </w:r>
      <w:r w:rsidRPr="003C511E">
        <w:rPr>
          <w:rFonts w:ascii="Consolas" w:eastAsia="Times New Roman" w:hAnsi="Consolas" w:cs="Times New Roman"/>
          <w:color w:val="D4D4D4"/>
          <w:sz w:val="21"/>
          <w:szCs w:val="21"/>
        </w:rPr>
        <w:t>)        </w:t>
      </w:r>
    </w:p>
    <w:p w:rsidR="003C511E" w:rsidRPr="003C511E" w:rsidRDefault="003C511E" w:rsidP="003C511E">
      <w:pPr>
        <w:shd w:val="clear" w:color="auto" w:fill="1E1E1E"/>
        <w:spacing w:after="240" w:line="285" w:lineRule="atLeast"/>
        <w:rPr>
          <w:rFonts w:ascii="Consolas" w:eastAsia="Times New Roman" w:hAnsi="Consolas" w:cs="Times New Roman"/>
          <w:color w:val="D4D4D4"/>
          <w:sz w:val="21"/>
          <w:szCs w:val="21"/>
        </w:rPr>
      </w:pPr>
    </w:p>
    <w:p w:rsidR="003C511E" w:rsidRPr="00094B8D" w:rsidRDefault="003C511E" w:rsidP="003C511E">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9CDCFE"/>
          <w:sz w:val="21"/>
          <w:szCs w:val="21"/>
          <w:lang w:val="es-AR"/>
        </w:rPr>
        <w:t>aplicacion1</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Aplicacion</w:t>
      </w:r>
      <w:r w:rsidRPr="00094B8D">
        <w:rPr>
          <w:rFonts w:ascii="Consolas" w:eastAsia="Times New Roman" w:hAnsi="Consolas" w:cs="Times New Roman"/>
          <w:color w:val="D4D4D4"/>
          <w:sz w:val="21"/>
          <w:szCs w:val="21"/>
          <w:lang w:val="es-AR"/>
        </w:rPr>
        <w:t>()</w:t>
      </w:r>
    </w:p>
    <w:p w:rsidR="00BE077B" w:rsidRDefault="00BE077B"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886991" w:rsidRPr="00886991" w:rsidRDefault="00886991" w:rsidP="00886991">
      <w:pPr>
        <w:spacing w:before="300" w:after="150" w:line="240" w:lineRule="auto"/>
        <w:outlineLvl w:val="2"/>
        <w:rPr>
          <w:rFonts w:ascii="Arial" w:eastAsia="Times New Roman" w:hAnsi="Arial" w:cs="Arial"/>
          <w:color w:val="333333"/>
          <w:sz w:val="36"/>
          <w:szCs w:val="36"/>
          <w:lang w:val="es-AR"/>
        </w:rPr>
      </w:pPr>
      <w:r w:rsidRPr="00886991">
        <w:rPr>
          <w:rFonts w:ascii="Arial" w:eastAsia="Times New Roman" w:hAnsi="Arial" w:cs="Arial"/>
          <w:color w:val="333333"/>
          <w:sz w:val="36"/>
          <w:szCs w:val="36"/>
          <w:lang w:val="es-AR"/>
        </w:rPr>
        <w:lastRenderedPageBreak/>
        <w:t>Problema:</w:t>
      </w:r>
    </w:p>
    <w:p w:rsidR="00886991" w:rsidRPr="00886991" w:rsidRDefault="00886991" w:rsidP="00886991">
      <w:pPr>
        <w:spacing w:after="150" w:line="240" w:lineRule="auto"/>
        <w:rPr>
          <w:rFonts w:ascii="Arial" w:eastAsia="Times New Roman" w:hAnsi="Arial" w:cs="Arial"/>
          <w:color w:val="333333"/>
          <w:sz w:val="25"/>
          <w:szCs w:val="25"/>
          <w:lang w:val="es-AR"/>
        </w:rPr>
      </w:pPr>
      <w:r w:rsidRPr="00886991">
        <w:rPr>
          <w:rFonts w:ascii="Arial" w:eastAsia="Times New Roman" w:hAnsi="Arial" w:cs="Arial"/>
          <w:color w:val="333333"/>
          <w:sz w:val="25"/>
          <w:szCs w:val="25"/>
          <w:lang w:val="es-AR"/>
        </w:rPr>
        <w:t>Mostrar dos Label, en una se muestra el nombre del programa y en la segunda el año de creación. Disponer un botón para finalizar el programa.</w:t>
      </w:r>
      <w:r w:rsidRPr="00886991">
        <w:rPr>
          <w:rFonts w:ascii="Arial" w:eastAsia="Times New Roman" w:hAnsi="Arial" w:cs="Arial"/>
          <w:color w:val="333333"/>
          <w:sz w:val="25"/>
          <w:szCs w:val="25"/>
          <w:lang w:val="es-AR"/>
        </w:rPr>
        <w:br/>
        <w:t>No permitir al usuario redimensionar la ventana.</w:t>
      </w:r>
    </w:p>
    <w:p w:rsidR="00886991" w:rsidRPr="00886991" w:rsidRDefault="00886991" w:rsidP="00886991">
      <w:pPr>
        <w:spacing w:before="150" w:after="150" w:line="240" w:lineRule="auto"/>
        <w:outlineLvl w:val="3"/>
        <w:rPr>
          <w:rFonts w:ascii="Arial" w:eastAsia="Times New Roman" w:hAnsi="Arial" w:cs="Arial"/>
          <w:color w:val="333333"/>
          <w:sz w:val="27"/>
          <w:szCs w:val="27"/>
          <w:lang w:val="es-AR"/>
        </w:rPr>
      </w:pPr>
      <w:r w:rsidRPr="00886991">
        <w:rPr>
          <w:rFonts w:ascii="Arial" w:eastAsia="Times New Roman" w:hAnsi="Arial" w:cs="Arial"/>
          <w:color w:val="333333"/>
          <w:sz w:val="27"/>
          <w:szCs w:val="27"/>
          <w:lang w:val="es-AR"/>
        </w:rPr>
        <w:t>Programa: ejercicio217.py</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C586C0"/>
          <w:sz w:val="21"/>
          <w:szCs w:val="21"/>
          <w:lang w:val="es-AR"/>
        </w:rPr>
        <w:t>import</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4EC9B0"/>
          <w:sz w:val="21"/>
          <w:szCs w:val="21"/>
          <w:lang w:val="es-AR"/>
        </w:rPr>
        <w:t>tkinter</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C586C0"/>
          <w:sz w:val="21"/>
          <w:szCs w:val="21"/>
          <w:lang w:val="es-AR"/>
        </w:rPr>
        <w:t>as</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4EC9B0"/>
          <w:sz w:val="21"/>
          <w:szCs w:val="21"/>
          <w:lang w:val="es-AR"/>
        </w:rPr>
        <w:t>tk</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C586C0"/>
          <w:sz w:val="21"/>
          <w:szCs w:val="21"/>
        </w:rPr>
        <w:t>import</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4EC9B0"/>
          <w:sz w:val="21"/>
          <w:szCs w:val="21"/>
        </w:rPr>
        <w:t>sys</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569CD6"/>
          <w:sz w:val="21"/>
          <w:szCs w:val="21"/>
        </w:rPr>
        <w:t>class</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4EC9B0"/>
          <w:sz w:val="21"/>
          <w:szCs w:val="21"/>
        </w:rPr>
        <w:t>Aplicacion</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569CD6"/>
          <w:sz w:val="21"/>
          <w:szCs w:val="21"/>
        </w:rPr>
        <w:t>def</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DCDCAA"/>
          <w:sz w:val="21"/>
          <w:szCs w:val="21"/>
        </w:rPr>
        <w:t>__init__</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ventana1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4EC9B0"/>
          <w:sz w:val="21"/>
          <w:szCs w:val="21"/>
          <w:lang w:val="es-AR"/>
        </w:rPr>
        <w:t>tk</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4EC9B0"/>
          <w:sz w:val="21"/>
          <w:szCs w:val="21"/>
          <w:lang w:val="es-AR"/>
        </w:rPr>
        <w:t>Tk</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ventana1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title</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CE9178"/>
          <w:sz w:val="21"/>
          <w:szCs w:val="21"/>
          <w:lang w:val="es-AR"/>
        </w:rPr>
        <w:t>"Prueba"</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label1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4EC9B0"/>
          <w:sz w:val="21"/>
          <w:szCs w:val="21"/>
          <w:lang w:val="es-AR"/>
        </w:rPr>
        <w:t>tk</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4EC9B0"/>
          <w:sz w:val="21"/>
          <w:szCs w:val="21"/>
          <w:lang w:val="es-AR"/>
        </w:rPr>
        <w:t>Label</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ventana1</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9CDCFE"/>
          <w:sz w:val="21"/>
          <w:szCs w:val="21"/>
          <w:lang w:val="es-AR"/>
        </w:rPr>
        <w:t>text</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CE9178"/>
          <w:sz w:val="21"/>
          <w:szCs w:val="21"/>
          <w:lang w:val="es-AR"/>
        </w:rPr>
        <w:t>"Sistema de facturación"</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label1</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grid</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column</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0</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row</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0</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label2</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4EC9B0"/>
          <w:sz w:val="21"/>
          <w:szCs w:val="21"/>
        </w:rPr>
        <w:t>tk</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4EC9B0"/>
          <w:sz w:val="21"/>
          <w:szCs w:val="21"/>
        </w:rPr>
        <w:t>Label</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ventana1</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text</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CE9178"/>
          <w:sz w:val="21"/>
          <w:szCs w:val="21"/>
        </w:rPr>
        <w:t>"2018"</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label2</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grid</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column</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0</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row</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1</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boton1</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4EC9B0"/>
          <w:sz w:val="21"/>
          <w:szCs w:val="21"/>
        </w:rPr>
        <w:t>tk</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4EC9B0"/>
          <w:sz w:val="21"/>
          <w:szCs w:val="21"/>
        </w:rPr>
        <w:t>Button</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ventana1</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text</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CE9178"/>
          <w:sz w:val="21"/>
          <w:szCs w:val="21"/>
        </w:rPr>
        <w:t>"Finalizar"</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command</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DCDCAA"/>
          <w:sz w:val="21"/>
          <w:szCs w:val="21"/>
        </w:rPr>
        <w:t>finalizar</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self</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boton1</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grid</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9CDCFE"/>
          <w:sz w:val="21"/>
          <w:szCs w:val="21"/>
        </w:rPr>
        <w:t>column</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0</w:t>
      </w: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rPr>
        <w:t>row</w:t>
      </w:r>
      <w:r w:rsidRPr="00F25A37">
        <w:rPr>
          <w:rFonts w:ascii="Consolas" w:eastAsia="Times New Roman" w:hAnsi="Consolas" w:cs="Times New Roman"/>
          <w:color w:val="D4D4D4"/>
          <w:sz w:val="21"/>
          <w:szCs w:val="21"/>
        </w:rPr>
        <w:t>=</w:t>
      </w:r>
      <w:r w:rsidRPr="00F25A37">
        <w:rPr>
          <w:rFonts w:ascii="Consolas" w:eastAsia="Times New Roman" w:hAnsi="Consolas" w:cs="Times New Roman"/>
          <w:color w:val="B5CEA8"/>
          <w:sz w:val="21"/>
          <w:szCs w:val="21"/>
        </w:rPr>
        <w:t>2</w:t>
      </w:r>
      <w:r w:rsidRPr="00F25A37">
        <w:rPr>
          <w:rFonts w:ascii="Consolas" w:eastAsia="Times New Roman" w:hAnsi="Consolas" w:cs="Times New Roman"/>
          <w:color w:val="D4D4D4"/>
          <w:sz w:val="21"/>
          <w:szCs w:val="21"/>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rPr>
        <w:t xml:space="preserve">        </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ventana1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resizable</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569CD6"/>
          <w:sz w:val="21"/>
          <w:szCs w:val="21"/>
          <w:lang w:val="es-AR"/>
        </w:rPr>
        <w:t>False</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569CD6"/>
          <w:sz w:val="21"/>
          <w:szCs w:val="21"/>
          <w:lang w:val="es-AR"/>
        </w:rPr>
        <w:t>False</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ventana1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DCDCAA"/>
          <w:sz w:val="21"/>
          <w:szCs w:val="21"/>
          <w:lang w:val="es-AR"/>
        </w:rPr>
        <w:t>mainloop</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240" w:line="285" w:lineRule="atLeast"/>
        <w:rPr>
          <w:rFonts w:ascii="Consolas" w:eastAsia="Times New Roman" w:hAnsi="Consolas" w:cs="Times New Roman"/>
          <w:color w:val="D4D4D4"/>
          <w:sz w:val="21"/>
          <w:szCs w:val="21"/>
          <w:lang w:val="es-AR"/>
        </w:rPr>
      </w:pP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569CD6"/>
          <w:sz w:val="21"/>
          <w:szCs w:val="21"/>
          <w:lang w:val="es-AR"/>
        </w:rPr>
        <w:t>def</w:t>
      </w: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DCDCAA"/>
          <w:sz w:val="21"/>
          <w:szCs w:val="21"/>
          <w:lang w:val="es-AR"/>
        </w:rPr>
        <w:t>finalizar</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9CDCFE"/>
          <w:sz w:val="21"/>
          <w:szCs w:val="21"/>
          <w:lang w:val="es-AR"/>
        </w:rPr>
        <w:t>self</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D4D4D4"/>
          <w:sz w:val="21"/>
          <w:szCs w:val="21"/>
          <w:lang w:val="es-AR"/>
        </w:rPr>
        <w:t xml:space="preserve">        </w:t>
      </w:r>
      <w:r w:rsidRPr="00F25A37">
        <w:rPr>
          <w:rFonts w:ascii="Consolas" w:eastAsia="Times New Roman" w:hAnsi="Consolas" w:cs="Times New Roman"/>
          <w:color w:val="4EC9B0"/>
          <w:sz w:val="21"/>
          <w:szCs w:val="21"/>
          <w:lang w:val="es-AR"/>
        </w:rPr>
        <w:t>sys</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DCDCAA"/>
          <w:sz w:val="21"/>
          <w:szCs w:val="21"/>
          <w:lang w:val="es-AR"/>
        </w:rPr>
        <w:t>exit</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B5CEA8"/>
          <w:sz w:val="21"/>
          <w:szCs w:val="21"/>
          <w:lang w:val="es-AR"/>
        </w:rPr>
        <w:t>0</w:t>
      </w:r>
      <w:r w:rsidRPr="00F25A37">
        <w:rPr>
          <w:rFonts w:ascii="Consolas" w:eastAsia="Times New Roman" w:hAnsi="Consolas" w:cs="Times New Roman"/>
          <w:color w:val="D4D4D4"/>
          <w:sz w:val="21"/>
          <w:szCs w:val="21"/>
          <w:lang w:val="es-AR"/>
        </w:rPr>
        <w:t>)</w:t>
      </w: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p>
    <w:p w:rsidR="00F25A37" w:rsidRPr="00F25A37" w:rsidRDefault="00F25A37" w:rsidP="00F25A37">
      <w:pPr>
        <w:shd w:val="clear" w:color="auto" w:fill="1E1E1E"/>
        <w:spacing w:after="0" w:line="285" w:lineRule="atLeast"/>
        <w:rPr>
          <w:rFonts w:ascii="Consolas" w:eastAsia="Times New Roman" w:hAnsi="Consolas" w:cs="Times New Roman"/>
          <w:color w:val="D4D4D4"/>
          <w:sz w:val="21"/>
          <w:szCs w:val="21"/>
          <w:lang w:val="es-AR"/>
        </w:rPr>
      </w:pPr>
      <w:r w:rsidRPr="00F25A37">
        <w:rPr>
          <w:rFonts w:ascii="Consolas" w:eastAsia="Times New Roman" w:hAnsi="Consolas" w:cs="Times New Roman"/>
          <w:color w:val="9CDCFE"/>
          <w:sz w:val="21"/>
          <w:szCs w:val="21"/>
          <w:lang w:val="es-AR"/>
        </w:rPr>
        <w:t>aplicacion1</w:t>
      </w:r>
      <w:r w:rsidRPr="00F25A37">
        <w:rPr>
          <w:rFonts w:ascii="Consolas" w:eastAsia="Times New Roman" w:hAnsi="Consolas" w:cs="Times New Roman"/>
          <w:color w:val="D4D4D4"/>
          <w:sz w:val="21"/>
          <w:szCs w:val="21"/>
          <w:lang w:val="es-AR"/>
        </w:rPr>
        <w:t>=</w:t>
      </w:r>
      <w:r w:rsidRPr="00F25A37">
        <w:rPr>
          <w:rFonts w:ascii="Consolas" w:eastAsia="Times New Roman" w:hAnsi="Consolas" w:cs="Times New Roman"/>
          <w:color w:val="4EC9B0"/>
          <w:sz w:val="21"/>
          <w:szCs w:val="21"/>
          <w:lang w:val="es-AR"/>
        </w:rPr>
        <w:t>Aplicacion</w:t>
      </w:r>
      <w:r w:rsidRPr="00F25A37">
        <w:rPr>
          <w:rFonts w:ascii="Consolas" w:eastAsia="Times New Roman" w:hAnsi="Consolas" w:cs="Times New Roman"/>
          <w:color w:val="D4D4D4"/>
          <w:sz w:val="21"/>
          <w:szCs w:val="21"/>
          <w:lang w:val="es-AR"/>
        </w:rPr>
        <w:t>()</w:t>
      </w:r>
    </w:p>
    <w:p w:rsidR="00A52B85" w:rsidRDefault="00A52B85"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F25A37" w:rsidRDefault="000526ED" w:rsidP="00C81C09">
      <w:pPr>
        <w:shd w:val="clear" w:color="auto" w:fill="FBFBFB"/>
        <w:spacing w:after="255" w:line="240" w:lineRule="auto"/>
        <w:jc w:val="both"/>
        <w:rPr>
          <w:rFonts w:ascii="Arial" w:hAnsi="Arial" w:cs="Arial"/>
          <w:color w:val="333333"/>
          <w:sz w:val="25"/>
          <w:szCs w:val="25"/>
          <w:shd w:val="clear" w:color="auto" w:fill="AED7A8"/>
          <w:lang w:val="es-AR"/>
        </w:rPr>
      </w:pPr>
      <w:r w:rsidRPr="000526ED">
        <w:rPr>
          <w:rFonts w:ascii="Arial" w:hAnsi="Arial" w:cs="Arial"/>
          <w:color w:val="333333"/>
          <w:sz w:val="25"/>
          <w:szCs w:val="25"/>
          <w:shd w:val="clear" w:color="auto" w:fill="AED7A8"/>
          <w:lang w:val="es-AR"/>
        </w:rPr>
        <w:t>Disponer dos objetos de la clase Button con las etiquetas: "varón" y "mujer", al presionarse mostrar en la barra de títulos de la ventana la etiqueta del botón presionado</w:t>
      </w:r>
    </w:p>
    <w:p w:rsidR="000526ED" w:rsidRDefault="000526ED" w:rsidP="00C81C09">
      <w:pPr>
        <w:shd w:val="clear" w:color="auto" w:fill="FBFBFB"/>
        <w:spacing w:after="255" w:line="240" w:lineRule="auto"/>
        <w:jc w:val="both"/>
        <w:rPr>
          <w:rFonts w:ascii="Arial" w:hAnsi="Arial" w:cs="Arial"/>
          <w:color w:val="333333"/>
          <w:sz w:val="25"/>
          <w:szCs w:val="25"/>
          <w:shd w:val="clear" w:color="auto" w:fill="AED7A8"/>
          <w:lang w:val="es-AR"/>
        </w:rPr>
      </w:pPr>
      <w:r>
        <w:rPr>
          <w:rFonts w:ascii="Arial" w:hAnsi="Arial" w:cs="Arial"/>
          <w:color w:val="333333"/>
          <w:sz w:val="25"/>
          <w:szCs w:val="25"/>
          <w:shd w:val="clear" w:color="auto" w:fill="AED7A8"/>
          <w:lang w:val="es-AR"/>
        </w:rPr>
        <w:t>EJERCICIO218.PY</w:t>
      </w:r>
    </w:p>
    <w:p w:rsidR="000526ED" w:rsidRPr="00094B8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C586C0"/>
          <w:sz w:val="21"/>
          <w:szCs w:val="21"/>
          <w:lang w:val="es-AR"/>
        </w:rPr>
        <w:t>import</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4EC9B0"/>
          <w:sz w:val="21"/>
          <w:szCs w:val="21"/>
          <w:lang w:val="es-AR"/>
        </w:rPr>
        <w:t>tkinter</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C586C0"/>
          <w:sz w:val="21"/>
          <w:szCs w:val="21"/>
          <w:lang w:val="es-AR"/>
        </w:rPr>
        <w:t>as</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4EC9B0"/>
          <w:sz w:val="21"/>
          <w:szCs w:val="21"/>
          <w:lang w:val="es-AR"/>
        </w:rPr>
        <w:t>tk</w:t>
      </w:r>
    </w:p>
    <w:p w:rsidR="000526ED" w:rsidRPr="00094B8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569CD6"/>
          <w:sz w:val="21"/>
          <w:szCs w:val="21"/>
        </w:rPr>
        <w:t>class</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4EC9B0"/>
          <w:sz w:val="21"/>
          <w:szCs w:val="21"/>
        </w:rPr>
        <w:t>Aplicacion</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569CD6"/>
          <w:sz w:val="21"/>
          <w:szCs w:val="21"/>
        </w:rPr>
        <w:t>def</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DCDCAA"/>
          <w:sz w:val="21"/>
          <w:szCs w:val="21"/>
        </w:rPr>
        <w:t>__init__</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title</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"Prueba"</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"Varón"</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presionvaron</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lastRenderedPageBreak/>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boton2</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"Mujer"</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presionmujer</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boton2</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mainloop</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569CD6"/>
          <w:sz w:val="21"/>
          <w:szCs w:val="21"/>
        </w:rPr>
        <w:t>def</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DCDCAA"/>
          <w:sz w:val="21"/>
          <w:szCs w:val="21"/>
        </w:rPr>
        <w:t>presionvaron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lang w:val="es-AR"/>
        </w:rPr>
        <w:t>self</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ventana1</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title</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CE9178"/>
          <w:sz w:val="21"/>
          <w:szCs w:val="21"/>
          <w:lang w:val="es-AR"/>
        </w:rPr>
        <w:t>'Varón'</w:t>
      </w:r>
      <w:r w:rsidRPr="000526ED">
        <w:rPr>
          <w:rFonts w:ascii="Consolas" w:eastAsia="Times New Roman" w:hAnsi="Consolas" w:cs="Times New Roman"/>
          <w:color w:val="D4D4D4"/>
          <w:sz w:val="21"/>
          <w:szCs w:val="21"/>
          <w:lang w:val="es-AR"/>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569CD6"/>
          <w:sz w:val="21"/>
          <w:szCs w:val="21"/>
          <w:lang w:val="es-AR"/>
        </w:rPr>
        <w:t>def</w:t>
      </w: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DCDCAA"/>
          <w:sz w:val="21"/>
          <w:szCs w:val="21"/>
          <w:lang w:val="es-AR"/>
        </w:rPr>
        <w:t>presionmujer</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self</w:t>
      </w:r>
      <w:r w:rsidRPr="000526ED">
        <w:rPr>
          <w:rFonts w:ascii="Consolas" w:eastAsia="Times New Roman" w:hAnsi="Consolas" w:cs="Times New Roman"/>
          <w:color w:val="D4D4D4"/>
          <w:sz w:val="21"/>
          <w:szCs w:val="21"/>
          <w:lang w:val="es-AR"/>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9CDCFE"/>
          <w:sz w:val="21"/>
          <w:szCs w:val="21"/>
          <w:lang w:val="es-AR"/>
        </w:rPr>
        <w:t>self</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ventana1</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title</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CE9178"/>
          <w:sz w:val="21"/>
          <w:szCs w:val="21"/>
          <w:lang w:val="es-AR"/>
        </w:rPr>
        <w:t>'Mujer'</w:t>
      </w:r>
      <w:r w:rsidRPr="000526ED">
        <w:rPr>
          <w:rFonts w:ascii="Consolas" w:eastAsia="Times New Roman" w:hAnsi="Consolas" w:cs="Times New Roman"/>
          <w:color w:val="D4D4D4"/>
          <w:sz w:val="21"/>
          <w:szCs w:val="21"/>
          <w:lang w:val="es-AR"/>
        </w:rPr>
        <w:t>)</w:t>
      </w:r>
    </w:p>
    <w:p w:rsidR="000526ED" w:rsidRPr="000526ED" w:rsidRDefault="000526ED" w:rsidP="000526ED">
      <w:pPr>
        <w:shd w:val="clear" w:color="auto" w:fill="1E1E1E"/>
        <w:spacing w:after="240" w:line="285" w:lineRule="atLeast"/>
        <w:rPr>
          <w:rFonts w:ascii="Consolas" w:eastAsia="Times New Roman" w:hAnsi="Consolas" w:cs="Times New Roman"/>
          <w:color w:val="D4D4D4"/>
          <w:sz w:val="21"/>
          <w:szCs w:val="21"/>
          <w:lang w:val="es-AR"/>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9CDCFE"/>
          <w:sz w:val="21"/>
          <w:szCs w:val="21"/>
          <w:lang w:val="es-AR"/>
        </w:rPr>
        <w:t>aplicacion1</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4EC9B0"/>
          <w:sz w:val="21"/>
          <w:szCs w:val="21"/>
          <w:lang w:val="es-AR"/>
        </w:rPr>
        <w:t>Aplicacion</w:t>
      </w:r>
      <w:r w:rsidRPr="000526ED">
        <w:rPr>
          <w:rFonts w:ascii="Consolas" w:eastAsia="Times New Roman" w:hAnsi="Consolas" w:cs="Times New Roman"/>
          <w:color w:val="D4D4D4"/>
          <w:sz w:val="21"/>
          <w:szCs w:val="21"/>
          <w:lang w:val="es-AR"/>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Default="000526E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0526ED" w:rsidRDefault="000526ED" w:rsidP="00C81C09">
      <w:pPr>
        <w:shd w:val="clear" w:color="auto" w:fill="FBFBFB"/>
        <w:spacing w:after="255" w:line="240" w:lineRule="auto"/>
        <w:jc w:val="both"/>
        <w:rPr>
          <w:rFonts w:ascii="Arial" w:hAnsi="Arial" w:cs="Arial"/>
          <w:color w:val="333333"/>
          <w:sz w:val="25"/>
          <w:szCs w:val="25"/>
          <w:shd w:val="clear" w:color="auto" w:fill="AED7A8"/>
          <w:lang w:val="es-AR"/>
        </w:rPr>
      </w:pPr>
      <w:r w:rsidRPr="000526ED">
        <w:rPr>
          <w:rFonts w:ascii="Arial" w:hAnsi="Arial" w:cs="Arial"/>
          <w:color w:val="333333"/>
          <w:sz w:val="25"/>
          <w:szCs w:val="25"/>
          <w:shd w:val="clear" w:color="auto" w:fill="AED7A8"/>
          <w:lang w:val="es-AR"/>
        </w:rPr>
        <w:t>Mostrar los botones del 1 al 5. Cuando se presiona mostrar en una Label todos los botones presionados hasta ese momento</w:t>
      </w:r>
    </w:p>
    <w:p w:rsidR="000526ED" w:rsidRDefault="000526E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t>Ejercicio219.py</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C586C0"/>
          <w:sz w:val="21"/>
          <w:szCs w:val="21"/>
          <w:lang w:val="es-AR"/>
        </w:rPr>
        <w:t>import</w:t>
      </w: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4EC9B0"/>
          <w:sz w:val="21"/>
          <w:szCs w:val="21"/>
          <w:lang w:val="es-AR"/>
        </w:rPr>
        <w:t>tkinter</w:t>
      </w: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C586C0"/>
          <w:sz w:val="21"/>
          <w:szCs w:val="21"/>
          <w:lang w:val="es-AR"/>
        </w:rPr>
        <w:t>as</w:t>
      </w: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4EC9B0"/>
          <w:sz w:val="21"/>
          <w:szCs w:val="21"/>
          <w:lang w:val="es-AR"/>
        </w:rPr>
        <w:t>tk</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569CD6"/>
          <w:sz w:val="21"/>
          <w:szCs w:val="21"/>
        </w:rPr>
        <w:t>class</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4EC9B0"/>
          <w:sz w:val="21"/>
          <w:szCs w:val="21"/>
        </w:rPr>
        <w:t>Aplicacion</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569CD6"/>
          <w:sz w:val="21"/>
          <w:szCs w:val="21"/>
        </w:rPr>
        <w:t>def</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DCDCAA"/>
          <w:sz w:val="21"/>
          <w:szCs w:val="21"/>
        </w:rPr>
        <w:t>__init__</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lang w:val="es-AR"/>
        </w:rPr>
        <w:t>self</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datos</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CE9178"/>
          <w:sz w:val="21"/>
          <w:szCs w:val="21"/>
          <w:lang w:val="es-AR"/>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9CDCFE"/>
          <w:sz w:val="21"/>
          <w:szCs w:val="21"/>
          <w:lang w:val="es-AR"/>
        </w:rPr>
        <w:t>self</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9CDCFE"/>
          <w:sz w:val="21"/>
          <w:szCs w:val="21"/>
          <w:lang w:val="es-AR"/>
        </w:rPr>
        <w:t>ventana1</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4EC9B0"/>
          <w:sz w:val="21"/>
          <w:szCs w:val="21"/>
          <w:lang w:val="es-AR"/>
        </w:rPr>
        <w:t>tk</w:t>
      </w:r>
      <w:r w:rsidRPr="000526ED">
        <w:rPr>
          <w:rFonts w:ascii="Consolas" w:eastAsia="Times New Roman" w:hAnsi="Consolas" w:cs="Times New Roman"/>
          <w:color w:val="D4D4D4"/>
          <w:sz w:val="21"/>
          <w:szCs w:val="21"/>
          <w:lang w:val="es-AR"/>
        </w:rPr>
        <w:t>.</w:t>
      </w:r>
      <w:r w:rsidRPr="000526ED">
        <w:rPr>
          <w:rFonts w:ascii="Consolas" w:eastAsia="Times New Roman" w:hAnsi="Consolas" w:cs="Times New Roman"/>
          <w:color w:val="4EC9B0"/>
          <w:sz w:val="21"/>
          <w:szCs w:val="21"/>
          <w:lang w:val="es-AR"/>
        </w:rPr>
        <w:t>Tk</w:t>
      </w:r>
      <w:r w:rsidRPr="000526ED">
        <w:rPr>
          <w:rFonts w:ascii="Consolas" w:eastAsia="Times New Roman" w:hAnsi="Consolas" w:cs="Times New Roman"/>
          <w:color w:val="D4D4D4"/>
          <w:sz w:val="21"/>
          <w:szCs w:val="21"/>
          <w:lang w:val="es-AR"/>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title</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"Prueba"</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presion1</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boton2</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"2"</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presion2</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boton2</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boton3</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"3"</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presion3</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boton3</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2</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boton4</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"4"</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presion4</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boton4</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3</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boton5</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Button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"5"</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command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presion5</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boton5</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4</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lastRenderedPageBreak/>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label1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tk</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4EC9B0"/>
          <w:sz w:val="21"/>
          <w:szCs w:val="21"/>
        </w:rPr>
        <w:t>Label</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datos</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label1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grid</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column</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5</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row</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B5CEA8"/>
          <w:sz w:val="21"/>
          <w:szCs w:val="21"/>
        </w:rPr>
        <w:t>0</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ventana1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mainloop</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569CD6"/>
          <w:sz w:val="21"/>
          <w:szCs w:val="21"/>
        </w:rPr>
        <w:t>def</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DCDCAA"/>
          <w:sz w:val="21"/>
          <w:szCs w:val="21"/>
        </w:rPr>
        <w:t>presion1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526ED">
        <w:rPr>
          <w:rFonts w:ascii="Consolas" w:eastAsia="Times New Roman" w:hAnsi="Consolas" w:cs="Times New Roman"/>
          <w:color w:val="D4D4D4"/>
          <w:sz w:val="21"/>
          <w:szCs w:val="21"/>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CE9178"/>
          <w:sz w:val="21"/>
          <w:szCs w:val="21"/>
          <w:lang w:val="es-AR"/>
        </w:rPr>
        <w:t>"1"</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label1</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DCDCAA"/>
          <w:sz w:val="21"/>
          <w:szCs w:val="21"/>
          <w:lang w:val="es-AR"/>
        </w:rPr>
        <w:t>configure</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text</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569CD6"/>
          <w:sz w:val="21"/>
          <w:szCs w:val="21"/>
          <w:lang w:val="es-AR"/>
        </w:rPr>
        <w:t>def</w:t>
      </w: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DCDCAA"/>
          <w:sz w:val="21"/>
          <w:szCs w:val="21"/>
          <w:lang w:val="es-AR"/>
        </w:rPr>
        <w:t>presion2</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CE9178"/>
          <w:sz w:val="21"/>
          <w:szCs w:val="21"/>
          <w:lang w:val="es-AR"/>
        </w:rPr>
        <w:t>"2"</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label1</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DCDCAA"/>
          <w:sz w:val="21"/>
          <w:szCs w:val="21"/>
          <w:lang w:val="es-AR"/>
        </w:rPr>
        <w:t>configure</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text</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569CD6"/>
          <w:sz w:val="21"/>
          <w:szCs w:val="21"/>
          <w:lang w:val="es-AR"/>
        </w:rPr>
        <w:t>def</w:t>
      </w: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DCDCAA"/>
          <w:sz w:val="21"/>
          <w:szCs w:val="21"/>
          <w:lang w:val="es-AR"/>
        </w:rPr>
        <w:t>presion3</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BD4428">
        <w:rPr>
          <w:rFonts w:ascii="Consolas" w:eastAsia="Times New Roman" w:hAnsi="Consolas" w:cs="Times New Roman"/>
          <w:color w:val="D4D4D4"/>
          <w:sz w:val="21"/>
          <w:szCs w:val="21"/>
          <w:lang w:val="es-AR"/>
        </w:rPr>
        <w:t xml:space="preserve">        </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self</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9CDCFE"/>
          <w:sz w:val="21"/>
          <w:szCs w:val="21"/>
          <w:lang w:val="es-AR"/>
        </w:rPr>
        <w:t>datos</w:t>
      </w:r>
      <w:r w:rsidRPr="00BD4428">
        <w:rPr>
          <w:rFonts w:ascii="Consolas" w:eastAsia="Times New Roman" w:hAnsi="Consolas" w:cs="Times New Roman"/>
          <w:color w:val="D4D4D4"/>
          <w:sz w:val="21"/>
          <w:szCs w:val="21"/>
          <w:lang w:val="es-AR"/>
        </w:rPr>
        <w:t>+</w:t>
      </w:r>
      <w:r w:rsidRPr="00BD4428">
        <w:rPr>
          <w:rFonts w:ascii="Consolas" w:eastAsia="Times New Roman" w:hAnsi="Consolas" w:cs="Times New Roman"/>
          <w:color w:val="CE9178"/>
          <w:sz w:val="21"/>
          <w:szCs w:val="21"/>
          <w:lang w:val="es-AR"/>
        </w:rPr>
        <w:t>"3"</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D4D4D4"/>
          <w:sz w:val="21"/>
          <w:szCs w:val="21"/>
          <w:lang w:val="es-AR"/>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label1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configure</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datos</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569CD6"/>
          <w:sz w:val="21"/>
          <w:szCs w:val="21"/>
        </w:rPr>
        <w:t>def</w:t>
      </w: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DCDCAA"/>
          <w:sz w:val="21"/>
          <w:szCs w:val="21"/>
        </w:rPr>
        <w:t>presion4</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datos</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datos</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CE9178"/>
          <w:sz w:val="21"/>
          <w:szCs w:val="21"/>
        </w:rPr>
        <w:t>"4"</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label1</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DCDCAA"/>
          <w:sz w:val="21"/>
          <w:szCs w:val="21"/>
        </w:rPr>
        <w:t>configure</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text</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self</w:t>
      </w:r>
      <w:r w:rsidRPr="000526ED">
        <w:rPr>
          <w:rFonts w:ascii="Consolas" w:eastAsia="Times New Roman" w:hAnsi="Consolas" w:cs="Times New Roman"/>
          <w:color w:val="D4D4D4"/>
          <w:sz w:val="21"/>
          <w:szCs w:val="21"/>
        </w:rPr>
        <w:t>.</w:t>
      </w:r>
      <w:r w:rsidRPr="000526ED">
        <w:rPr>
          <w:rFonts w:ascii="Consolas" w:eastAsia="Times New Roman" w:hAnsi="Consolas" w:cs="Times New Roman"/>
          <w:color w:val="9CDCFE"/>
          <w:sz w:val="21"/>
          <w:szCs w:val="21"/>
        </w:rPr>
        <w:t>datos</w:t>
      </w:r>
      <w:r w:rsidRPr="000526ED">
        <w:rPr>
          <w:rFonts w:ascii="Consolas" w:eastAsia="Times New Roman" w:hAnsi="Consolas" w:cs="Times New Roman"/>
          <w:color w:val="D4D4D4"/>
          <w:sz w:val="21"/>
          <w:szCs w:val="21"/>
        </w:rPr>
        <w:t>)</w:t>
      </w:r>
    </w:p>
    <w:p w:rsidR="000526ED" w:rsidRPr="000526ED" w:rsidRDefault="000526ED" w:rsidP="000526ED">
      <w:pPr>
        <w:shd w:val="clear" w:color="auto" w:fill="1E1E1E"/>
        <w:spacing w:after="0" w:line="285" w:lineRule="atLeast"/>
        <w:rPr>
          <w:rFonts w:ascii="Consolas" w:eastAsia="Times New Roman" w:hAnsi="Consolas" w:cs="Times New Roman"/>
          <w:color w:val="D4D4D4"/>
          <w:sz w:val="21"/>
          <w:szCs w:val="21"/>
        </w:rPr>
      </w:pP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rPr>
      </w:pPr>
      <w:r w:rsidRPr="000526ED">
        <w:rPr>
          <w:rFonts w:ascii="Consolas" w:eastAsia="Times New Roman" w:hAnsi="Consolas" w:cs="Times New Roman"/>
          <w:color w:val="D4D4D4"/>
          <w:sz w:val="21"/>
          <w:szCs w:val="21"/>
        </w:rPr>
        <w:t xml:space="preserve">    </w:t>
      </w:r>
      <w:r w:rsidRPr="00BD4428">
        <w:rPr>
          <w:rFonts w:ascii="Consolas" w:eastAsia="Times New Roman" w:hAnsi="Consolas" w:cs="Times New Roman"/>
          <w:color w:val="569CD6"/>
          <w:sz w:val="21"/>
          <w:szCs w:val="21"/>
        </w:rPr>
        <w:t>def</w:t>
      </w:r>
      <w:r w:rsidRPr="00BD4428">
        <w:rPr>
          <w:rFonts w:ascii="Consolas" w:eastAsia="Times New Roman" w:hAnsi="Consolas" w:cs="Times New Roman"/>
          <w:color w:val="D4D4D4"/>
          <w:sz w:val="21"/>
          <w:szCs w:val="21"/>
        </w:rPr>
        <w:t xml:space="preserve"> </w:t>
      </w:r>
      <w:r w:rsidRPr="00BD4428">
        <w:rPr>
          <w:rFonts w:ascii="Consolas" w:eastAsia="Times New Roman" w:hAnsi="Consolas" w:cs="Times New Roman"/>
          <w:color w:val="DCDCAA"/>
          <w:sz w:val="21"/>
          <w:szCs w:val="21"/>
        </w:rPr>
        <w:t>presion5</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self</w:t>
      </w:r>
      <w:r w:rsidRPr="00BD4428">
        <w:rPr>
          <w:rFonts w:ascii="Consolas" w:eastAsia="Times New Roman" w:hAnsi="Consolas" w:cs="Times New Roman"/>
          <w:color w:val="D4D4D4"/>
          <w:sz w:val="21"/>
          <w:szCs w:val="21"/>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D4D4D4"/>
          <w:sz w:val="21"/>
          <w:szCs w:val="21"/>
        </w:rPr>
        <w:t xml:space="preserve">        </w:t>
      </w:r>
      <w:r w:rsidRPr="00BD4428">
        <w:rPr>
          <w:rFonts w:ascii="Consolas" w:eastAsia="Times New Roman" w:hAnsi="Consolas" w:cs="Times New Roman"/>
          <w:color w:val="9CDCFE"/>
          <w:sz w:val="21"/>
          <w:szCs w:val="21"/>
        </w:rPr>
        <w:t>self</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datos</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self</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datos</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CE9178"/>
          <w:sz w:val="21"/>
          <w:szCs w:val="21"/>
        </w:rPr>
        <w:t>"5"</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rPr>
      </w:pPr>
      <w:r w:rsidRPr="00BD4428">
        <w:rPr>
          <w:rFonts w:ascii="Consolas" w:eastAsia="Times New Roman" w:hAnsi="Consolas" w:cs="Times New Roman"/>
          <w:color w:val="D4D4D4"/>
          <w:sz w:val="21"/>
          <w:szCs w:val="21"/>
        </w:rPr>
        <w:t xml:space="preserve">        </w:t>
      </w:r>
      <w:r w:rsidRPr="00BD4428">
        <w:rPr>
          <w:rFonts w:ascii="Consolas" w:eastAsia="Times New Roman" w:hAnsi="Consolas" w:cs="Times New Roman"/>
          <w:color w:val="9CDCFE"/>
          <w:sz w:val="21"/>
          <w:szCs w:val="21"/>
        </w:rPr>
        <w:t>self</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label1</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DCDCAA"/>
          <w:sz w:val="21"/>
          <w:szCs w:val="21"/>
        </w:rPr>
        <w:t>configure</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text</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self</w:t>
      </w:r>
      <w:r w:rsidRPr="00BD4428">
        <w:rPr>
          <w:rFonts w:ascii="Consolas" w:eastAsia="Times New Roman" w:hAnsi="Consolas" w:cs="Times New Roman"/>
          <w:color w:val="D4D4D4"/>
          <w:sz w:val="21"/>
          <w:szCs w:val="21"/>
        </w:rPr>
        <w:t>.</w:t>
      </w:r>
      <w:r w:rsidRPr="00BD4428">
        <w:rPr>
          <w:rFonts w:ascii="Consolas" w:eastAsia="Times New Roman" w:hAnsi="Consolas" w:cs="Times New Roman"/>
          <w:color w:val="9CDCFE"/>
          <w:sz w:val="21"/>
          <w:szCs w:val="21"/>
        </w:rPr>
        <w:t>datos</w:t>
      </w:r>
      <w:r w:rsidRPr="00BD4428">
        <w:rPr>
          <w:rFonts w:ascii="Consolas" w:eastAsia="Times New Roman" w:hAnsi="Consolas" w:cs="Times New Roman"/>
          <w:color w:val="D4D4D4"/>
          <w:sz w:val="21"/>
          <w:szCs w:val="21"/>
        </w:rPr>
        <w:t>)</w:t>
      </w:r>
    </w:p>
    <w:p w:rsidR="000526ED" w:rsidRPr="00BD4428" w:rsidRDefault="000526ED" w:rsidP="000526ED">
      <w:pPr>
        <w:shd w:val="clear" w:color="auto" w:fill="1E1E1E"/>
        <w:spacing w:after="0" w:line="285" w:lineRule="atLeast"/>
        <w:rPr>
          <w:rFonts w:ascii="Consolas" w:eastAsia="Times New Roman" w:hAnsi="Consolas" w:cs="Times New Roman"/>
          <w:color w:val="D4D4D4"/>
          <w:sz w:val="21"/>
          <w:szCs w:val="21"/>
        </w:rPr>
      </w:pPr>
    </w:p>
    <w:p w:rsidR="000526ED" w:rsidRPr="00094B8D" w:rsidRDefault="000526ED" w:rsidP="000526ED">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9CDCFE"/>
          <w:sz w:val="21"/>
          <w:szCs w:val="21"/>
          <w:lang w:val="es-AR"/>
        </w:rPr>
        <w:t>aplicacion1</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Aplicacion</w:t>
      </w:r>
      <w:r w:rsidRPr="00094B8D">
        <w:rPr>
          <w:rFonts w:ascii="Consolas" w:eastAsia="Times New Roman" w:hAnsi="Consolas" w:cs="Times New Roman"/>
          <w:color w:val="D4D4D4"/>
          <w:sz w:val="21"/>
          <w:szCs w:val="21"/>
          <w:lang w:val="es-AR"/>
        </w:rPr>
        <w:t>()</w:t>
      </w:r>
    </w:p>
    <w:p w:rsidR="000526ED" w:rsidRDefault="000526E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C9054A" w:rsidRPr="00C9054A" w:rsidRDefault="00C9054A" w:rsidP="00C9054A">
      <w:pPr>
        <w:pStyle w:val="Heading1"/>
        <w:spacing w:before="300" w:beforeAutospacing="0" w:after="150" w:afterAutospacing="0"/>
        <w:rPr>
          <w:rFonts w:ascii="Arial" w:hAnsi="Arial" w:cs="Arial"/>
          <w:b w:val="0"/>
          <w:bCs w:val="0"/>
          <w:color w:val="333333"/>
          <w:sz w:val="54"/>
          <w:szCs w:val="54"/>
          <w:lang w:val="es-AR"/>
        </w:rPr>
      </w:pPr>
      <w:r w:rsidRPr="00C9054A">
        <w:rPr>
          <w:rFonts w:ascii="Arial" w:hAnsi="Arial" w:cs="Arial"/>
          <w:b w:val="0"/>
          <w:bCs w:val="0"/>
          <w:color w:val="333333"/>
          <w:sz w:val="54"/>
          <w:szCs w:val="54"/>
          <w:lang w:val="es-AR"/>
        </w:rPr>
        <w:t>tkinter : control Entry</w:t>
      </w:r>
    </w:p>
    <w:p w:rsidR="00C9054A" w:rsidRPr="00C9054A" w:rsidRDefault="00C9054A" w:rsidP="00C9054A">
      <w:pPr>
        <w:spacing w:before="300" w:after="150" w:line="240" w:lineRule="auto"/>
        <w:outlineLvl w:val="2"/>
        <w:rPr>
          <w:rFonts w:ascii="Arial" w:eastAsia="Times New Roman" w:hAnsi="Arial" w:cs="Arial"/>
          <w:color w:val="333333"/>
          <w:sz w:val="36"/>
          <w:szCs w:val="36"/>
          <w:lang w:val="es-AR"/>
        </w:rPr>
      </w:pPr>
      <w:r w:rsidRPr="00C9054A">
        <w:rPr>
          <w:rFonts w:ascii="Arial" w:eastAsia="Times New Roman" w:hAnsi="Arial" w:cs="Arial"/>
          <w:color w:val="333333"/>
          <w:sz w:val="36"/>
          <w:szCs w:val="36"/>
          <w:lang w:val="es-AR"/>
        </w:rPr>
        <w:t>Problema:</w:t>
      </w:r>
    </w:p>
    <w:p w:rsidR="00C9054A" w:rsidRPr="00C9054A" w:rsidRDefault="00C9054A" w:rsidP="00C9054A">
      <w:pPr>
        <w:spacing w:after="150" w:line="240" w:lineRule="auto"/>
        <w:rPr>
          <w:rFonts w:ascii="Arial" w:eastAsia="Times New Roman" w:hAnsi="Arial" w:cs="Arial"/>
          <w:color w:val="333333"/>
          <w:sz w:val="25"/>
          <w:szCs w:val="25"/>
          <w:lang w:val="es-AR"/>
        </w:rPr>
      </w:pPr>
      <w:r w:rsidRPr="00C9054A">
        <w:rPr>
          <w:rFonts w:ascii="Arial" w:eastAsia="Times New Roman" w:hAnsi="Arial" w:cs="Arial"/>
          <w:color w:val="333333"/>
          <w:sz w:val="25"/>
          <w:szCs w:val="25"/>
          <w:lang w:val="es-AR"/>
        </w:rPr>
        <w:t>Confeccionar una aplicación que permita ingresar un entero por teclado y al presionar un botón muestre dicho valor elevado al cuadrado en una Label.</w:t>
      </w:r>
    </w:p>
    <w:p w:rsidR="00C9054A" w:rsidRPr="00C9054A" w:rsidRDefault="00C9054A" w:rsidP="00C9054A">
      <w:pPr>
        <w:spacing w:before="150" w:after="150" w:line="240" w:lineRule="auto"/>
        <w:outlineLvl w:val="3"/>
        <w:rPr>
          <w:rFonts w:ascii="Arial" w:eastAsia="Times New Roman" w:hAnsi="Arial" w:cs="Arial"/>
          <w:color w:val="333333"/>
          <w:sz w:val="27"/>
          <w:szCs w:val="27"/>
          <w:lang w:val="es-AR"/>
        </w:rPr>
      </w:pPr>
      <w:r w:rsidRPr="00C9054A">
        <w:rPr>
          <w:rFonts w:ascii="Arial" w:eastAsia="Times New Roman" w:hAnsi="Arial" w:cs="Arial"/>
          <w:color w:val="333333"/>
          <w:sz w:val="27"/>
          <w:szCs w:val="27"/>
          <w:lang w:val="es-AR"/>
        </w:rPr>
        <w:t>Programa: ejercicio220.py</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C586C0"/>
          <w:sz w:val="21"/>
          <w:szCs w:val="21"/>
          <w:lang w:val="es-AR"/>
        </w:rPr>
        <w:t>import</w:t>
      </w: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4EC9B0"/>
          <w:sz w:val="21"/>
          <w:szCs w:val="21"/>
          <w:lang w:val="es-AR"/>
        </w:rPr>
        <w:t>tkinter</w:t>
      </w: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C586C0"/>
          <w:sz w:val="21"/>
          <w:szCs w:val="21"/>
          <w:lang w:val="es-AR"/>
        </w:rPr>
        <w:t>as</w:t>
      </w: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4EC9B0"/>
          <w:sz w:val="21"/>
          <w:szCs w:val="21"/>
          <w:lang w:val="es-AR"/>
        </w:rPr>
        <w:t>tk</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569CD6"/>
          <w:sz w:val="21"/>
          <w:szCs w:val="21"/>
        </w:rPr>
        <w:t>class</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4EC9B0"/>
          <w:sz w:val="21"/>
          <w:szCs w:val="21"/>
        </w:rPr>
        <w:t>Aplicacion</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569CD6"/>
          <w:sz w:val="21"/>
          <w:szCs w:val="21"/>
        </w:rPr>
        <w:t>def</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DCDCAA"/>
          <w:sz w:val="21"/>
          <w:szCs w:val="21"/>
        </w:rPr>
        <w:t>__init__</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ventana1</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tk</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Tk</w:t>
      </w:r>
      <w:r w:rsidRPr="00C9054A">
        <w:rPr>
          <w:rFonts w:ascii="Consolas" w:eastAsia="Times New Roman" w:hAnsi="Consolas" w:cs="Times New Roman"/>
          <w:color w:val="D4D4D4"/>
          <w:sz w:val="21"/>
          <w:szCs w:val="21"/>
          <w:lang w:val="es-AR"/>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label1</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tk</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Label</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ventana1</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text</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CE9178"/>
          <w:sz w:val="21"/>
          <w:szCs w:val="21"/>
          <w:lang w:val="es-AR"/>
        </w:rPr>
        <w:t>"Ingrese un número:"</w:t>
      </w:r>
      <w:r w:rsidRPr="00C9054A">
        <w:rPr>
          <w:rFonts w:ascii="Consolas" w:eastAsia="Times New Roman" w:hAnsi="Consolas" w:cs="Times New Roman"/>
          <w:color w:val="D4D4D4"/>
          <w:sz w:val="21"/>
          <w:szCs w:val="21"/>
          <w:lang w:val="es-AR"/>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label1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grid</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column</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0</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row</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0</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dato</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tk</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StringVar</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lastRenderedPageBreak/>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entry1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tk</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Entry</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ventana1</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width</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10</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textvariable</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dato</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entry1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grid</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column</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0</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row</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1</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boton1</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tk</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Button</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ventana1</w:t>
      </w: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lang w:val="es-AR"/>
        </w:rPr>
        <w:t>text</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CE9178"/>
          <w:sz w:val="21"/>
          <w:szCs w:val="21"/>
          <w:lang w:val="es-AR"/>
        </w:rPr>
        <w:t>"Calcular Cuadrado"</w:t>
      </w: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lang w:val="es-AR"/>
        </w:rPr>
        <w:t>command</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DCDCAA"/>
          <w:sz w:val="21"/>
          <w:szCs w:val="21"/>
          <w:lang w:val="es-AR"/>
        </w:rPr>
        <w:t>calcularcuadrado</w:t>
      </w:r>
      <w:r w:rsidRPr="00C9054A">
        <w:rPr>
          <w:rFonts w:ascii="Consolas" w:eastAsia="Times New Roman" w:hAnsi="Consolas" w:cs="Times New Roman"/>
          <w:color w:val="D4D4D4"/>
          <w:sz w:val="21"/>
          <w:szCs w:val="21"/>
          <w:lang w:val="es-AR"/>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boton1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grid</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column</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0</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row</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2</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label2</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tk</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Label</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ventana1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text</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CE9178"/>
          <w:sz w:val="21"/>
          <w:szCs w:val="21"/>
        </w:rPr>
        <w:t>"resultado"</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label2</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grid</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column</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0</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row</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B5CEA8"/>
          <w:sz w:val="21"/>
          <w:szCs w:val="21"/>
        </w:rPr>
        <w:t>3</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ventana1</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DCDCAA"/>
          <w:sz w:val="21"/>
          <w:szCs w:val="21"/>
        </w:rPr>
        <w:t>mainloop</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569CD6"/>
          <w:sz w:val="21"/>
          <w:szCs w:val="21"/>
        </w:rPr>
        <w:t>def</w:t>
      </w: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DCDCAA"/>
          <w:sz w:val="21"/>
          <w:szCs w:val="21"/>
        </w:rPr>
        <w:t>calcularcuadrado</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rPr>
        <w:t>valor</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4EC9B0"/>
          <w:sz w:val="21"/>
          <w:szCs w:val="21"/>
        </w:rPr>
        <w:t>int</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self</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9CDCFE"/>
          <w:sz w:val="21"/>
          <w:szCs w:val="21"/>
        </w:rPr>
        <w:t>dato</w:t>
      </w:r>
      <w:r w:rsidRPr="00C9054A">
        <w:rPr>
          <w:rFonts w:ascii="Consolas" w:eastAsia="Times New Roman" w:hAnsi="Consolas" w:cs="Times New Roman"/>
          <w:color w:val="D4D4D4"/>
          <w:sz w:val="21"/>
          <w:szCs w:val="21"/>
        </w:rPr>
        <w:t>.</w:t>
      </w:r>
      <w:r w:rsidRPr="00C9054A">
        <w:rPr>
          <w:rFonts w:ascii="Consolas" w:eastAsia="Times New Roman" w:hAnsi="Consolas" w:cs="Times New Roman"/>
          <w:color w:val="DCDCAA"/>
          <w:sz w:val="21"/>
          <w:szCs w:val="21"/>
        </w:rPr>
        <w:t>get</w:t>
      </w:r>
      <w:r w:rsidRPr="00C9054A">
        <w:rPr>
          <w:rFonts w:ascii="Consolas" w:eastAsia="Times New Roman" w:hAnsi="Consolas" w:cs="Times New Roman"/>
          <w:color w:val="D4D4D4"/>
          <w:sz w:val="21"/>
          <w:szCs w:val="21"/>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D4D4D4"/>
          <w:sz w:val="21"/>
          <w:szCs w:val="21"/>
        </w:rPr>
        <w:t xml:space="preserve">        </w:t>
      </w:r>
      <w:r w:rsidRPr="00C9054A">
        <w:rPr>
          <w:rFonts w:ascii="Consolas" w:eastAsia="Times New Roman" w:hAnsi="Consolas" w:cs="Times New Roman"/>
          <w:color w:val="9CDCFE"/>
          <w:sz w:val="21"/>
          <w:szCs w:val="21"/>
          <w:lang w:val="es-AR"/>
        </w:rPr>
        <w:t>cuadrado</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valor</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valor</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D4D4D4"/>
          <w:sz w:val="21"/>
          <w:szCs w:val="21"/>
          <w:lang w:val="es-AR"/>
        </w:rPr>
        <w:t xml:space="preserve">        </w:t>
      </w:r>
      <w:r w:rsidRPr="00C9054A">
        <w:rPr>
          <w:rFonts w:ascii="Consolas" w:eastAsia="Times New Roman" w:hAnsi="Consolas" w:cs="Times New Roman"/>
          <w:color w:val="9CDCFE"/>
          <w:sz w:val="21"/>
          <w:szCs w:val="21"/>
          <w:lang w:val="es-AR"/>
        </w:rPr>
        <w:t>self</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label2</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DCDCAA"/>
          <w:sz w:val="21"/>
          <w:szCs w:val="21"/>
          <w:lang w:val="es-AR"/>
        </w:rPr>
        <w:t>configure</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text</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9CDCFE"/>
          <w:sz w:val="21"/>
          <w:szCs w:val="21"/>
          <w:lang w:val="es-AR"/>
        </w:rPr>
        <w:t>cuadrado</w:t>
      </w:r>
      <w:r w:rsidRPr="00C9054A">
        <w:rPr>
          <w:rFonts w:ascii="Consolas" w:eastAsia="Times New Roman" w:hAnsi="Consolas" w:cs="Times New Roman"/>
          <w:color w:val="D4D4D4"/>
          <w:sz w:val="21"/>
          <w:szCs w:val="21"/>
          <w:lang w:val="es-AR"/>
        </w:rPr>
        <w:t>)</w:t>
      </w: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p>
    <w:p w:rsidR="00C9054A" w:rsidRPr="00C9054A" w:rsidRDefault="00C9054A" w:rsidP="00C9054A">
      <w:pPr>
        <w:shd w:val="clear" w:color="auto" w:fill="1E1E1E"/>
        <w:spacing w:after="0" w:line="285" w:lineRule="atLeast"/>
        <w:rPr>
          <w:rFonts w:ascii="Consolas" w:eastAsia="Times New Roman" w:hAnsi="Consolas" w:cs="Times New Roman"/>
          <w:color w:val="D4D4D4"/>
          <w:sz w:val="21"/>
          <w:szCs w:val="21"/>
          <w:lang w:val="es-AR"/>
        </w:rPr>
      </w:pPr>
      <w:r w:rsidRPr="00C9054A">
        <w:rPr>
          <w:rFonts w:ascii="Consolas" w:eastAsia="Times New Roman" w:hAnsi="Consolas" w:cs="Times New Roman"/>
          <w:color w:val="9CDCFE"/>
          <w:sz w:val="21"/>
          <w:szCs w:val="21"/>
          <w:lang w:val="es-AR"/>
        </w:rPr>
        <w:t>aplicacion1</w:t>
      </w:r>
      <w:r w:rsidRPr="00C9054A">
        <w:rPr>
          <w:rFonts w:ascii="Consolas" w:eastAsia="Times New Roman" w:hAnsi="Consolas" w:cs="Times New Roman"/>
          <w:color w:val="D4D4D4"/>
          <w:sz w:val="21"/>
          <w:szCs w:val="21"/>
          <w:lang w:val="es-AR"/>
        </w:rPr>
        <w:t>=</w:t>
      </w:r>
      <w:r w:rsidRPr="00C9054A">
        <w:rPr>
          <w:rFonts w:ascii="Consolas" w:eastAsia="Times New Roman" w:hAnsi="Consolas" w:cs="Times New Roman"/>
          <w:color w:val="4EC9B0"/>
          <w:sz w:val="21"/>
          <w:szCs w:val="21"/>
          <w:lang w:val="es-AR"/>
        </w:rPr>
        <w:t>Aplicacion</w:t>
      </w:r>
      <w:r w:rsidRPr="00C9054A">
        <w:rPr>
          <w:rFonts w:ascii="Consolas" w:eastAsia="Times New Roman" w:hAnsi="Consolas" w:cs="Times New Roman"/>
          <w:color w:val="D4D4D4"/>
          <w:sz w:val="21"/>
          <w:szCs w:val="21"/>
          <w:lang w:val="es-AR"/>
        </w:rPr>
        <w:t xml:space="preserve">() </w:t>
      </w:r>
    </w:p>
    <w:p w:rsidR="00A347D8" w:rsidRPr="00A347D8" w:rsidRDefault="00A347D8" w:rsidP="00A347D8">
      <w:pPr>
        <w:spacing w:before="300" w:after="150" w:line="240" w:lineRule="auto"/>
        <w:outlineLvl w:val="2"/>
        <w:rPr>
          <w:rFonts w:ascii="Arial" w:eastAsia="Times New Roman" w:hAnsi="Arial" w:cs="Arial"/>
          <w:color w:val="333333"/>
          <w:sz w:val="36"/>
          <w:szCs w:val="36"/>
          <w:lang w:val="es-AR"/>
        </w:rPr>
      </w:pPr>
      <w:r w:rsidRPr="00A347D8">
        <w:rPr>
          <w:rFonts w:ascii="Arial" w:eastAsia="Times New Roman" w:hAnsi="Arial" w:cs="Arial"/>
          <w:color w:val="333333"/>
          <w:sz w:val="36"/>
          <w:szCs w:val="36"/>
          <w:lang w:val="es-AR"/>
        </w:rPr>
        <w:t>Problema:</w:t>
      </w:r>
    </w:p>
    <w:p w:rsidR="00A347D8" w:rsidRPr="00A347D8" w:rsidRDefault="00A347D8" w:rsidP="00A347D8">
      <w:pPr>
        <w:spacing w:after="150" w:line="240" w:lineRule="auto"/>
        <w:rPr>
          <w:rFonts w:ascii="Arial" w:eastAsia="Times New Roman" w:hAnsi="Arial" w:cs="Arial"/>
          <w:color w:val="333333"/>
          <w:sz w:val="25"/>
          <w:szCs w:val="25"/>
          <w:lang w:val="es-AR"/>
        </w:rPr>
      </w:pPr>
      <w:r w:rsidRPr="00A347D8">
        <w:rPr>
          <w:rFonts w:ascii="Arial" w:eastAsia="Times New Roman" w:hAnsi="Arial" w:cs="Arial"/>
          <w:color w:val="333333"/>
          <w:sz w:val="25"/>
          <w:szCs w:val="25"/>
          <w:lang w:val="es-AR"/>
        </w:rPr>
        <w:t>Confeccionar un programa que permita ingresar el nombre de usuario en un control Entry y cuando se presione un botón mostrar el valor ingresado en la barra de títulos de la ventana.</w:t>
      </w:r>
    </w:p>
    <w:p w:rsidR="00A347D8" w:rsidRPr="00A347D8" w:rsidRDefault="00A347D8" w:rsidP="00A347D8">
      <w:pPr>
        <w:spacing w:before="150" w:after="150" w:line="240" w:lineRule="auto"/>
        <w:outlineLvl w:val="3"/>
        <w:rPr>
          <w:rFonts w:ascii="Arial" w:eastAsia="Times New Roman" w:hAnsi="Arial" w:cs="Arial"/>
          <w:color w:val="333333"/>
          <w:sz w:val="27"/>
          <w:szCs w:val="27"/>
          <w:lang w:val="es-AR"/>
        </w:rPr>
      </w:pPr>
      <w:r w:rsidRPr="00A347D8">
        <w:rPr>
          <w:rFonts w:ascii="Arial" w:eastAsia="Times New Roman" w:hAnsi="Arial" w:cs="Arial"/>
          <w:color w:val="333333"/>
          <w:sz w:val="27"/>
          <w:szCs w:val="27"/>
          <w:lang w:val="es-AR"/>
        </w:rPr>
        <w:t>Programa: ejercicio221.py</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lang w:val="es-AR"/>
        </w:rPr>
      </w:pPr>
      <w:r w:rsidRPr="00A97854">
        <w:rPr>
          <w:rFonts w:ascii="Consolas" w:eastAsia="Times New Roman" w:hAnsi="Consolas" w:cs="Times New Roman"/>
          <w:color w:val="C586C0"/>
          <w:sz w:val="21"/>
          <w:szCs w:val="21"/>
          <w:lang w:val="es-AR"/>
        </w:rPr>
        <w:t>import</w:t>
      </w:r>
      <w:r w:rsidRPr="00A97854">
        <w:rPr>
          <w:rFonts w:ascii="Consolas" w:eastAsia="Times New Roman" w:hAnsi="Consolas" w:cs="Times New Roman"/>
          <w:color w:val="D4D4D4"/>
          <w:sz w:val="21"/>
          <w:szCs w:val="21"/>
          <w:lang w:val="es-AR"/>
        </w:rPr>
        <w:t xml:space="preserve"> </w:t>
      </w:r>
      <w:r w:rsidRPr="00A97854">
        <w:rPr>
          <w:rFonts w:ascii="Consolas" w:eastAsia="Times New Roman" w:hAnsi="Consolas" w:cs="Times New Roman"/>
          <w:color w:val="4EC9B0"/>
          <w:sz w:val="21"/>
          <w:szCs w:val="21"/>
          <w:lang w:val="es-AR"/>
        </w:rPr>
        <w:t>tkinter</w:t>
      </w:r>
      <w:r w:rsidRPr="00A97854">
        <w:rPr>
          <w:rFonts w:ascii="Consolas" w:eastAsia="Times New Roman" w:hAnsi="Consolas" w:cs="Times New Roman"/>
          <w:color w:val="D4D4D4"/>
          <w:sz w:val="21"/>
          <w:szCs w:val="21"/>
          <w:lang w:val="es-AR"/>
        </w:rPr>
        <w:t xml:space="preserve"> </w:t>
      </w:r>
      <w:r w:rsidRPr="00A97854">
        <w:rPr>
          <w:rFonts w:ascii="Consolas" w:eastAsia="Times New Roman" w:hAnsi="Consolas" w:cs="Times New Roman"/>
          <w:color w:val="C586C0"/>
          <w:sz w:val="21"/>
          <w:szCs w:val="21"/>
          <w:lang w:val="es-AR"/>
        </w:rPr>
        <w:t>as</w:t>
      </w:r>
      <w:r w:rsidRPr="00A97854">
        <w:rPr>
          <w:rFonts w:ascii="Consolas" w:eastAsia="Times New Roman" w:hAnsi="Consolas" w:cs="Times New Roman"/>
          <w:color w:val="D4D4D4"/>
          <w:sz w:val="21"/>
          <w:szCs w:val="21"/>
          <w:lang w:val="es-AR"/>
        </w:rPr>
        <w:t xml:space="preserve"> </w:t>
      </w:r>
      <w:r w:rsidRPr="00A97854">
        <w:rPr>
          <w:rFonts w:ascii="Consolas" w:eastAsia="Times New Roman" w:hAnsi="Consolas" w:cs="Times New Roman"/>
          <w:color w:val="4EC9B0"/>
          <w:sz w:val="21"/>
          <w:szCs w:val="21"/>
          <w:lang w:val="es-AR"/>
        </w:rPr>
        <w:t>tk</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lang w:val="es-AR"/>
        </w:rPr>
      </w:pP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569CD6"/>
          <w:sz w:val="21"/>
          <w:szCs w:val="21"/>
        </w:rPr>
        <w:t>class</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4EC9B0"/>
          <w:sz w:val="21"/>
          <w:szCs w:val="21"/>
        </w:rPr>
        <w:t>Aplicacion</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569CD6"/>
          <w:sz w:val="21"/>
          <w:szCs w:val="21"/>
        </w:rPr>
        <w:t>def</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DCDCAA"/>
          <w:sz w:val="21"/>
          <w:szCs w:val="21"/>
        </w:rPr>
        <w:t>__init__</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p>
    <w:p w:rsidR="00A97854" w:rsidRPr="00094B8D" w:rsidRDefault="00A97854" w:rsidP="00A97854">
      <w:pPr>
        <w:shd w:val="clear" w:color="auto" w:fill="1E1E1E"/>
        <w:spacing w:after="0" w:line="285" w:lineRule="atLeast"/>
        <w:rPr>
          <w:rFonts w:ascii="Consolas" w:eastAsia="Times New Roman" w:hAnsi="Consolas" w:cs="Times New Roman"/>
          <w:color w:val="D4D4D4"/>
          <w:sz w:val="21"/>
          <w:szCs w:val="21"/>
          <w:lang w:val="es-AR"/>
        </w:rPr>
      </w:pPr>
      <w:r w:rsidRPr="00A97854">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lang w:val="es-AR"/>
        </w:rPr>
        <w:t>self</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9CDCFE"/>
          <w:sz w:val="21"/>
          <w:szCs w:val="21"/>
          <w:lang w:val="es-AR"/>
        </w:rPr>
        <w:t>ventana1</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tk</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Tk</w:t>
      </w:r>
      <w:r w:rsidRPr="00094B8D">
        <w:rPr>
          <w:rFonts w:ascii="Consolas" w:eastAsia="Times New Roman" w:hAnsi="Consolas" w:cs="Times New Roman"/>
          <w:color w:val="D4D4D4"/>
          <w:sz w:val="21"/>
          <w:szCs w:val="21"/>
          <w:lang w:val="es-AR"/>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lang w:val="es-AR"/>
        </w:rPr>
      </w:pPr>
      <w:r w:rsidRPr="00A97854">
        <w:rPr>
          <w:rFonts w:ascii="Consolas" w:eastAsia="Times New Roman" w:hAnsi="Consolas" w:cs="Times New Roman"/>
          <w:color w:val="D4D4D4"/>
          <w:sz w:val="21"/>
          <w:szCs w:val="21"/>
          <w:lang w:val="es-AR"/>
        </w:rPr>
        <w:t xml:space="preserve">        </w:t>
      </w:r>
      <w:r w:rsidRPr="00A97854">
        <w:rPr>
          <w:rFonts w:ascii="Consolas" w:eastAsia="Times New Roman" w:hAnsi="Consolas" w:cs="Times New Roman"/>
          <w:color w:val="9CDCFE"/>
          <w:sz w:val="21"/>
          <w:szCs w:val="21"/>
          <w:lang w:val="es-AR"/>
        </w:rPr>
        <w:t>self</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9CDCFE"/>
          <w:sz w:val="21"/>
          <w:szCs w:val="21"/>
          <w:lang w:val="es-AR"/>
        </w:rPr>
        <w:t>label1</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4EC9B0"/>
          <w:sz w:val="21"/>
          <w:szCs w:val="21"/>
          <w:lang w:val="es-AR"/>
        </w:rPr>
        <w:t>tk</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4EC9B0"/>
          <w:sz w:val="21"/>
          <w:szCs w:val="21"/>
          <w:lang w:val="es-AR"/>
        </w:rPr>
        <w:t>Label</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9CDCFE"/>
          <w:sz w:val="21"/>
          <w:szCs w:val="21"/>
          <w:lang w:val="es-AR"/>
        </w:rPr>
        <w:t>self</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9CDCFE"/>
          <w:sz w:val="21"/>
          <w:szCs w:val="21"/>
          <w:lang w:val="es-AR"/>
        </w:rPr>
        <w:t>ventana1</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9CDCFE"/>
          <w:sz w:val="21"/>
          <w:szCs w:val="21"/>
          <w:lang w:val="es-AR"/>
        </w:rPr>
        <w:t>text</w:t>
      </w:r>
      <w:r w:rsidRPr="00A97854">
        <w:rPr>
          <w:rFonts w:ascii="Consolas" w:eastAsia="Times New Roman" w:hAnsi="Consolas" w:cs="Times New Roman"/>
          <w:color w:val="D4D4D4"/>
          <w:sz w:val="21"/>
          <w:szCs w:val="21"/>
          <w:lang w:val="es-AR"/>
        </w:rPr>
        <w:t>=</w:t>
      </w:r>
      <w:r w:rsidRPr="00A97854">
        <w:rPr>
          <w:rFonts w:ascii="Consolas" w:eastAsia="Times New Roman" w:hAnsi="Consolas" w:cs="Times New Roman"/>
          <w:color w:val="CE9178"/>
          <w:sz w:val="21"/>
          <w:szCs w:val="21"/>
          <w:lang w:val="es-AR"/>
        </w:rPr>
        <w:t>"Ingrese nombre de usuario:"</w:t>
      </w:r>
      <w:r w:rsidRPr="00A97854">
        <w:rPr>
          <w:rFonts w:ascii="Consolas" w:eastAsia="Times New Roman" w:hAnsi="Consolas" w:cs="Times New Roman"/>
          <w:color w:val="D4D4D4"/>
          <w:sz w:val="21"/>
          <w:szCs w:val="21"/>
          <w:lang w:val="es-AR"/>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lang w:val="es-AR"/>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label1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grid</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column</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0</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row</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0</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dato</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tk</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StringVar</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entry1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tk</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Entry</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ventana1</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width</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20</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textvariable</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dato</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entry1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grid</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column</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1</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row</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0</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boton1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tk</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Button</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ventana1</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text</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CE9178"/>
          <w:sz w:val="21"/>
          <w:szCs w:val="21"/>
        </w:rPr>
        <w:t>"Ingresar"</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command</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DCDCAA"/>
          <w:sz w:val="21"/>
          <w:szCs w:val="21"/>
        </w:rPr>
        <w:t>ingresar</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boton1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grid</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column</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1</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row</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B5CEA8"/>
          <w:sz w:val="21"/>
          <w:szCs w:val="21"/>
        </w:rPr>
        <w:t>1</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ventana1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DCDCAA"/>
          <w:sz w:val="21"/>
          <w:szCs w:val="21"/>
        </w:rPr>
        <w:t>mainloop</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569CD6"/>
          <w:sz w:val="21"/>
          <w:szCs w:val="21"/>
        </w:rPr>
        <w:t>def</w:t>
      </w: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DCDCAA"/>
          <w:sz w:val="21"/>
          <w:szCs w:val="21"/>
        </w:rPr>
        <w:t>ingresar</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D4D4D4"/>
          <w:sz w:val="21"/>
          <w:szCs w:val="21"/>
        </w:rPr>
        <w:t xml:space="preserve">        </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ventana1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title</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self</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9CDCFE"/>
          <w:sz w:val="21"/>
          <w:szCs w:val="21"/>
        </w:rPr>
        <w:t>dato</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DCDCAA"/>
          <w:sz w:val="21"/>
          <w:szCs w:val="21"/>
        </w:rPr>
        <w:t>get</w:t>
      </w:r>
      <w:r w:rsidRPr="00A97854">
        <w:rPr>
          <w:rFonts w:ascii="Consolas" w:eastAsia="Times New Roman" w:hAnsi="Consolas" w:cs="Times New Roman"/>
          <w:color w:val="D4D4D4"/>
          <w:sz w:val="21"/>
          <w:szCs w:val="21"/>
        </w:rPr>
        <w:t>())</w:t>
      </w: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p>
    <w:p w:rsidR="00A97854" w:rsidRPr="00A97854" w:rsidRDefault="00A97854" w:rsidP="00A97854">
      <w:pPr>
        <w:shd w:val="clear" w:color="auto" w:fill="1E1E1E"/>
        <w:spacing w:after="0" w:line="285" w:lineRule="atLeast"/>
        <w:rPr>
          <w:rFonts w:ascii="Consolas" w:eastAsia="Times New Roman" w:hAnsi="Consolas" w:cs="Times New Roman"/>
          <w:color w:val="D4D4D4"/>
          <w:sz w:val="21"/>
          <w:szCs w:val="21"/>
        </w:rPr>
      </w:pPr>
      <w:r w:rsidRPr="00A97854">
        <w:rPr>
          <w:rFonts w:ascii="Consolas" w:eastAsia="Times New Roman" w:hAnsi="Consolas" w:cs="Times New Roman"/>
          <w:color w:val="9CDCFE"/>
          <w:sz w:val="21"/>
          <w:szCs w:val="21"/>
        </w:rPr>
        <w:t>aplicacion1</w:t>
      </w:r>
      <w:r w:rsidRPr="00A97854">
        <w:rPr>
          <w:rFonts w:ascii="Consolas" w:eastAsia="Times New Roman" w:hAnsi="Consolas" w:cs="Times New Roman"/>
          <w:color w:val="D4D4D4"/>
          <w:sz w:val="21"/>
          <w:szCs w:val="21"/>
        </w:rPr>
        <w:t>=</w:t>
      </w:r>
      <w:r w:rsidRPr="00A97854">
        <w:rPr>
          <w:rFonts w:ascii="Consolas" w:eastAsia="Times New Roman" w:hAnsi="Consolas" w:cs="Times New Roman"/>
          <w:color w:val="4EC9B0"/>
          <w:sz w:val="21"/>
          <w:szCs w:val="21"/>
        </w:rPr>
        <w:t>Aplicacion</w:t>
      </w:r>
      <w:r w:rsidRPr="00A97854">
        <w:rPr>
          <w:rFonts w:ascii="Consolas" w:eastAsia="Times New Roman" w:hAnsi="Consolas" w:cs="Times New Roman"/>
          <w:color w:val="D4D4D4"/>
          <w:sz w:val="21"/>
          <w:szCs w:val="21"/>
        </w:rPr>
        <w:t>()  </w:t>
      </w:r>
    </w:p>
    <w:p w:rsidR="00965BEA" w:rsidRPr="00965BEA" w:rsidRDefault="00965BEA" w:rsidP="00965BEA">
      <w:pPr>
        <w:spacing w:before="300" w:after="150" w:line="240" w:lineRule="auto"/>
        <w:outlineLvl w:val="1"/>
        <w:rPr>
          <w:rFonts w:ascii="Arial" w:eastAsia="Times New Roman" w:hAnsi="Arial" w:cs="Arial"/>
          <w:color w:val="333333"/>
          <w:sz w:val="45"/>
          <w:szCs w:val="45"/>
        </w:rPr>
      </w:pPr>
      <w:r w:rsidRPr="00965BEA">
        <w:rPr>
          <w:rFonts w:ascii="Arial" w:eastAsia="Times New Roman" w:hAnsi="Arial" w:cs="Arial"/>
          <w:color w:val="333333"/>
          <w:sz w:val="45"/>
          <w:szCs w:val="45"/>
        </w:rPr>
        <w:lastRenderedPageBreak/>
        <w:t>Problemas propuestos</w:t>
      </w:r>
    </w:p>
    <w:p w:rsidR="00965BEA" w:rsidRPr="00965BEA" w:rsidRDefault="00965BEA" w:rsidP="00965BEA">
      <w:pPr>
        <w:numPr>
          <w:ilvl w:val="0"/>
          <w:numId w:val="58"/>
        </w:numPr>
        <w:spacing w:before="100" w:beforeAutospacing="1" w:after="240" w:line="240" w:lineRule="auto"/>
        <w:rPr>
          <w:rFonts w:ascii="Arial" w:eastAsia="Times New Roman" w:hAnsi="Arial" w:cs="Arial"/>
          <w:color w:val="333333"/>
          <w:sz w:val="25"/>
          <w:szCs w:val="25"/>
          <w:lang w:val="es-AR"/>
        </w:rPr>
      </w:pPr>
      <w:r w:rsidRPr="00965BEA">
        <w:rPr>
          <w:rFonts w:ascii="Arial" w:eastAsia="Times New Roman" w:hAnsi="Arial" w:cs="Arial"/>
          <w:color w:val="333333"/>
          <w:sz w:val="25"/>
          <w:szCs w:val="25"/>
          <w:lang w:val="es-AR"/>
        </w:rPr>
        <w:t>Confeccionar un programa que permita ingresar dos números en controles de tipo Entry, luego sumar los dos valores ingresados y mostrar la suma en una Label al presionar un botón.</w:t>
      </w:r>
    </w:p>
    <w:p w:rsidR="00965BEA" w:rsidRPr="00965BEA" w:rsidRDefault="00965BEA" w:rsidP="00965BEA">
      <w:pPr>
        <w:numPr>
          <w:ilvl w:val="0"/>
          <w:numId w:val="58"/>
        </w:numPr>
        <w:spacing w:before="100" w:beforeAutospacing="1" w:after="240" w:line="240" w:lineRule="auto"/>
        <w:rPr>
          <w:rFonts w:ascii="Arial" w:eastAsia="Times New Roman" w:hAnsi="Arial" w:cs="Arial"/>
          <w:color w:val="333333"/>
          <w:sz w:val="25"/>
          <w:szCs w:val="25"/>
          <w:lang w:val="es-AR"/>
        </w:rPr>
      </w:pPr>
      <w:r w:rsidRPr="00965BEA">
        <w:rPr>
          <w:rFonts w:ascii="Arial" w:eastAsia="Times New Roman" w:hAnsi="Arial" w:cs="Arial"/>
          <w:color w:val="333333"/>
          <w:sz w:val="25"/>
          <w:szCs w:val="25"/>
          <w:lang w:val="es-AR"/>
        </w:rPr>
        <w:t>Ingresar el nombre de usuario y clave en controles de tipo Entry. Si se ingresa las cadena (usuario: juan, clave="abc123") luego mostrar en el título de la ventana el mensaje "Correcto" en caso contrario mostrar el mensaje "Incorrecto".</w:t>
      </w:r>
      <w:r w:rsidRPr="00965BEA">
        <w:rPr>
          <w:rFonts w:ascii="Arial" w:eastAsia="Times New Roman" w:hAnsi="Arial" w:cs="Arial"/>
          <w:color w:val="333333"/>
          <w:sz w:val="25"/>
          <w:szCs w:val="25"/>
          <w:lang w:val="es-AR"/>
        </w:rPr>
        <w:br/>
        <w:t>Para mostrar '*' cuando se ingresa la clave debemos pasar en el parámetro 'show' el caracter a mostrar:</w:t>
      </w:r>
    </w:p>
    <w:p w:rsidR="000526ED" w:rsidRDefault="00965BEA"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t>Ejercicio222.py</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C586C0"/>
          <w:sz w:val="21"/>
          <w:szCs w:val="21"/>
          <w:lang w:val="es-AR"/>
        </w:rPr>
        <w:t>import</w:t>
      </w: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4EC9B0"/>
          <w:sz w:val="21"/>
          <w:szCs w:val="21"/>
          <w:lang w:val="es-AR"/>
        </w:rPr>
        <w:t>tkinter</w:t>
      </w: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C586C0"/>
          <w:sz w:val="21"/>
          <w:szCs w:val="21"/>
          <w:lang w:val="es-AR"/>
        </w:rPr>
        <w:t>as</w:t>
      </w: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4EC9B0"/>
          <w:sz w:val="21"/>
          <w:szCs w:val="21"/>
          <w:lang w:val="es-AR"/>
        </w:rPr>
        <w:t>tk</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569CD6"/>
          <w:sz w:val="21"/>
          <w:szCs w:val="21"/>
        </w:rPr>
        <w:t>class</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4EC9B0"/>
          <w:sz w:val="21"/>
          <w:szCs w:val="21"/>
        </w:rPr>
        <w:t>Aplicacion</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569CD6"/>
          <w:sz w:val="21"/>
          <w:szCs w:val="21"/>
        </w:rPr>
        <w:t>def</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DCDCAA"/>
          <w:sz w:val="21"/>
          <w:szCs w:val="21"/>
        </w:rPr>
        <w:t>__init__</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lang w:val="es-AR"/>
        </w:rPr>
        <w:t>self</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ventana1</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tk</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Tk</w:t>
      </w:r>
      <w:r w:rsidRPr="00965BEA">
        <w:rPr>
          <w:rFonts w:ascii="Consolas" w:eastAsia="Times New Roman" w:hAnsi="Consolas" w:cs="Times New Roman"/>
          <w:color w:val="D4D4D4"/>
          <w:sz w:val="21"/>
          <w:szCs w:val="21"/>
          <w:lang w:val="es-AR"/>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9CDCFE"/>
          <w:sz w:val="21"/>
          <w:szCs w:val="21"/>
          <w:lang w:val="es-AR"/>
        </w:rPr>
        <w:t>self</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label1</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tk</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Label</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self</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ventana1</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text</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CE9178"/>
          <w:sz w:val="21"/>
          <w:szCs w:val="21"/>
          <w:lang w:val="es-AR"/>
        </w:rPr>
        <w:t>"Ingrese primer valor:"</w:t>
      </w:r>
      <w:r w:rsidRPr="00965BEA">
        <w:rPr>
          <w:rFonts w:ascii="Consolas" w:eastAsia="Times New Roman" w:hAnsi="Consolas" w:cs="Times New Roman"/>
          <w:color w:val="D4D4D4"/>
          <w:sz w:val="21"/>
          <w:szCs w:val="21"/>
          <w:lang w:val="es-AR"/>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label1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0</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0</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StringVar</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entry1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Entry</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ventana1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width</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20</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textvariable</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dato1</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entry1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0</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lang w:val="es-AR"/>
        </w:rPr>
        <w:t>self</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label2</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tk</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Label</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9CDCFE"/>
          <w:sz w:val="21"/>
          <w:szCs w:val="21"/>
          <w:lang w:val="es-AR"/>
        </w:rPr>
        <w:t>text</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CE9178"/>
          <w:sz w:val="21"/>
          <w:szCs w:val="21"/>
          <w:lang w:val="es-AR"/>
        </w:rPr>
        <w:t>"Ingrese segundo valor:"</w:t>
      </w:r>
      <w:r w:rsidRPr="00965BEA">
        <w:rPr>
          <w:rFonts w:ascii="Consolas" w:eastAsia="Times New Roman" w:hAnsi="Consolas" w:cs="Times New Roman"/>
          <w:color w:val="D4D4D4"/>
          <w:sz w:val="21"/>
          <w:szCs w:val="21"/>
          <w:lang w:val="es-AR"/>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lang w:val="es-AR"/>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label2</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0</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dato2</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StringVar</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entry2</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Entry</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ventana1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width</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20</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textvariable</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dato2</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entry2</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boton1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Button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ventana1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text</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CE9178"/>
          <w:sz w:val="21"/>
          <w:szCs w:val="21"/>
        </w:rPr>
        <w:t>"Sumar"</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command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DCDCAA"/>
          <w:sz w:val="21"/>
          <w:szCs w:val="21"/>
        </w:rPr>
        <w:t>sumar</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boton1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2</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label3</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tk</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Label</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ventana1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text</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CE9178"/>
          <w:sz w:val="21"/>
          <w:szCs w:val="21"/>
        </w:rPr>
        <w:t>"resultado"</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label3</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grid</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column</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1</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row</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B5CEA8"/>
          <w:sz w:val="21"/>
          <w:szCs w:val="21"/>
        </w:rPr>
        <w:t>3</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ventana1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DCDCAA"/>
          <w:sz w:val="21"/>
          <w:szCs w:val="21"/>
        </w:rPr>
        <w:t>mainloop</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569CD6"/>
          <w:sz w:val="21"/>
          <w:szCs w:val="21"/>
        </w:rPr>
        <w:t>def</w:t>
      </w: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DCDCAA"/>
          <w:sz w:val="21"/>
          <w:szCs w:val="21"/>
        </w:rPr>
        <w:t>sumar</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suma</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4EC9B0"/>
          <w:sz w:val="21"/>
          <w:szCs w:val="21"/>
        </w:rPr>
        <w:t>int</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dato1</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DCDCAA"/>
          <w:sz w:val="21"/>
          <w:szCs w:val="21"/>
        </w:rPr>
        <w:t>get</w:t>
      </w:r>
      <w:r w:rsidRPr="00965BEA">
        <w:rPr>
          <w:rFonts w:ascii="Consolas" w:eastAsia="Times New Roman" w:hAnsi="Consolas" w:cs="Times New Roman"/>
          <w:color w:val="D4D4D4"/>
          <w:sz w:val="21"/>
          <w:szCs w:val="21"/>
        </w:rPr>
        <w:t xml:space="preserve">()) + </w:t>
      </w:r>
      <w:r w:rsidRPr="00965BEA">
        <w:rPr>
          <w:rFonts w:ascii="Consolas" w:eastAsia="Times New Roman" w:hAnsi="Consolas" w:cs="Times New Roman"/>
          <w:color w:val="4EC9B0"/>
          <w:sz w:val="21"/>
          <w:szCs w:val="21"/>
        </w:rPr>
        <w:t>int</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dato2</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DCDCAA"/>
          <w:sz w:val="21"/>
          <w:szCs w:val="21"/>
        </w:rPr>
        <w:t>get</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r w:rsidRPr="00965BEA">
        <w:rPr>
          <w:rFonts w:ascii="Consolas" w:eastAsia="Times New Roman" w:hAnsi="Consolas" w:cs="Times New Roman"/>
          <w:color w:val="D4D4D4"/>
          <w:sz w:val="21"/>
          <w:szCs w:val="21"/>
        </w:rPr>
        <w:t xml:space="preserve">        </w:t>
      </w:r>
      <w:r w:rsidRPr="00965BEA">
        <w:rPr>
          <w:rFonts w:ascii="Consolas" w:eastAsia="Times New Roman" w:hAnsi="Consolas" w:cs="Times New Roman"/>
          <w:color w:val="9CDCFE"/>
          <w:sz w:val="21"/>
          <w:szCs w:val="21"/>
        </w:rPr>
        <w:t>self</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label3</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DCDCAA"/>
          <w:sz w:val="21"/>
          <w:szCs w:val="21"/>
        </w:rPr>
        <w:t>configure</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text</w:t>
      </w:r>
      <w:r w:rsidRPr="00965BEA">
        <w:rPr>
          <w:rFonts w:ascii="Consolas" w:eastAsia="Times New Roman" w:hAnsi="Consolas" w:cs="Times New Roman"/>
          <w:color w:val="D4D4D4"/>
          <w:sz w:val="21"/>
          <w:szCs w:val="21"/>
        </w:rPr>
        <w:t>=</w:t>
      </w:r>
      <w:r w:rsidRPr="00965BEA">
        <w:rPr>
          <w:rFonts w:ascii="Consolas" w:eastAsia="Times New Roman" w:hAnsi="Consolas" w:cs="Times New Roman"/>
          <w:color w:val="9CDCFE"/>
          <w:sz w:val="21"/>
          <w:szCs w:val="21"/>
        </w:rPr>
        <w:t>suma</w:t>
      </w:r>
      <w:r w:rsidRPr="00965BEA">
        <w:rPr>
          <w:rFonts w:ascii="Consolas" w:eastAsia="Times New Roman" w:hAnsi="Consolas" w:cs="Times New Roman"/>
          <w:color w:val="D4D4D4"/>
          <w:sz w:val="21"/>
          <w:szCs w:val="21"/>
        </w:rPr>
        <w:t>)</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rPr>
      </w:pP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9CDCFE"/>
          <w:sz w:val="21"/>
          <w:szCs w:val="21"/>
          <w:lang w:val="es-AR"/>
        </w:rPr>
        <w:t>aplicacion1</w:t>
      </w:r>
      <w:r w:rsidRPr="00965BEA">
        <w:rPr>
          <w:rFonts w:ascii="Consolas" w:eastAsia="Times New Roman" w:hAnsi="Consolas" w:cs="Times New Roman"/>
          <w:color w:val="D4D4D4"/>
          <w:sz w:val="21"/>
          <w:szCs w:val="21"/>
          <w:lang w:val="es-AR"/>
        </w:rPr>
        <w:t>=</w:t>
      </w:r>
      <w:r w:rsidRPr="00965BEA">
        <w:rPr>
          <w:rFonts w:ascii="Consolas" w:eastAsia="Times New Roman" w:hAnsi="Consolas" w:cs="Times New Roman"/>
          <w:color w:val="4EC9B0"/>
          <w:sz w:val="21"/>
          <w:szCs w:val="21"/>
          <w:lang w:val="es-AR"/>
        </w:rPr>
        <w:t>Aplicacion</w:t>
      </w:r>
      <w:r w:rsidRPr="00965BEA">
        <w:rPr>
          <w:rFonts w:ascii="Consolas" w:eastAsia="Times New Roman" w:hAnsi="Consolas" w:cs="Times New Roman"/>
          <w:color w:val="D4D4D4"/>
          <w:sz w:val="21"/>
          <w:szCs w:val="21"/>
          <w:lang w:val="es-AR"/>
        </w:rPr>
        <w:t xml:space="preserve">() </w:t>
      </w:r>
    </w:p>
    <w:p w:rsidR="00965BEA" w:rsidRPr="00965BEA" w:rsidRDefault="00965BEA" w:rsidP="00965BEA">
      <w:pPr>
        <w:shd w:val="clear" w:color="auto" w:fill="1E1E1E"/>
        <w:spacing w:after="0" w:line="285" w:lineRule="atLeast"/>
        <w:rPr>
          <w:rFonts w:ascii="Consolas" w:eastAsia="Times New Roman" w:hAnsi="Consolas" w:cs="Times New Roman"/>
          <w:color w:val="D4D4D4"/>
          <w:sz w:val="21"/>
          <w:szCs w:val="21"/>
          <w:lang w:val="es-AR"/>
        </w:rPr>
      </w:pPr>
      <w:r w:rsidRPr="00965BEA">
        <w:rPr>
          <w:rFonts w:ascii="Consolas" w:eastAsia="Times New Roman" w:hAnsi="Consolas" w:cs="Times New Roman"/>
          <w:color w:val="D4D4D4"/>
          <w:sz w:val="21"/>
          <w:szCs w:val="21"/>
          <w:lang w:val="es-AR"/>
        </w:rPr>
        <w:lastRenderedPageBreak/>
        <w:t xml:space="preserve">  </w:t>
      </w:r>
    </w:p>
    <w:p w:rsidR="00965BEA" w:rsidRDefault="00965BEA"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t>ejercicio223.py</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C586C0"/>
          <w:sz w:val="21"/>
          <w:szCs w:val="21"/>
          <w:lang w:val="es-AR"/>
        </w:rPr>
        <w:t>import</w:t>
      </w: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4EC9B0"/>
          <w:sz w:val="21"/>
          <w:szCs w:val="21"/>
          <w:lang w:val="es-AR"/>
        </w:rPr>
        <w:t>tkinter</w:t>
      </w: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C586C0"/>
          <w:sz w:val="21"/>
          <w:szCs w:val="21"/>
          <w:lang w:val="es-AR"/>
        </w:rPr>
        <w:t>as</w:t>
      </w: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4EC9B0"/>
          <w:sz w:val="21"/>
          <w:szCs w:val="21"/>
          <w:lang w:val="es-AR"/>
        </w:rPr>
        <w:t>tk</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569CD6"/>
          <w:sz w:val="21"/>
          <w:szCs w:val="21"/>
        </w:rPr>
        <w:t>class</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4EC9B0"/>
          <w:sz w:val="21"/>
          <w:szCs w:val="21"/>
        </w:rPr>
        <w:t>Aplicacion</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569CD6"/>
          <w:sz w:val="21"/>
          <w:szCs w:val="21"/>
        </w:rPr>
        <w:t>def</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DCDCAA"/>
          <w:sz w:val="21"/>
          <w:szCs w:val="21"/>
        </w:rPr>
        <w:t>__init__</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lang w:val="es-AR"/>
        </w:rPr>
        <w:t>self</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ventana1</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tk</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Tk</w:t>
      </w:r>
      <w:r w:rsidRPr="007D35A8">
        <w:rPr>
          <w:rFonts w:ascii="Consolas" w:eastAsia="Times New Roman" w:hAnsi="Consolas" w:cs="Times New Roman"/>
          <w:color w:val="D4D4D4"/>
          <w:sz w:val="21"/>
          <w:szCs w:val="21"/>
          <w:lang w:val="es-AR"/>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9CDCFE"/>
          <w:sz w:val="21"/>
          <w:szCs w:val="21"/>
          <w:lang w:val="es-AR"/>
        </w:rPr>
        <w:t>self</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label1</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tk</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Label</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self</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ventana1</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text</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CE9178"/>
          <w:sz w:val="21"/>
          <w:szCs w:val="21"/>
          <w:lang w:val="es-AR"/>
        </w:rPr>
        <w:t>"Ingrese nombre de usuario:"</w:t>
      </w:r>
      <w:r w:rsidRPr="007D35A8">
        <w:rPr>
          <w:rFonts w:ascii="Consolas" w:eastAsia="Times New Roman" w:hAnsi="Consolas" w:cs="Times New Roman"/>
          <w:color w:val="D4D4D4"/>
          <w:sz w:val="21"/>
          <w:szCs w:val="21"/>
          <w:lang w:val="es-AR"/>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label1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grid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column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0</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row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0</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tk</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StringVar</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entry1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tk</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Entry</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ventana1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width</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30</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textvariable</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dato1</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entry1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grid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column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row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0</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lang w:val="es-AR"/>
        </w:rPr>
        <w:t>self</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label2</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tk</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Label</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text</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CE9178"/>
          <w:sz w:val="21"/>
          <w:szCs w:val="21"/>
          <w:lang w:val="es-AR"/>
        </w:rPr>
        <w:t>"Ingrese clave:"</w:t>
      </w:r>
      <w:r w:rsidRPr="007D35A8">
        <w:rPr>
          <w:rFonts w:ascii="Consolas" w:eastAsia="Times New Roman" w:hAnsi="Consolas" w:cs="Times New Roman"/>
          <w:color w:val="D4D4D4"/>
          <w:sz w:val="21"/>
          <w:szCs w:val="21"/>
          <w:lang w:val="es-AR"/>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lang w:val="es-AR"/>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label2</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grid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column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0</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row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1</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dato2</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tk</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StringVar</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entry2</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tk</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Entry</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ventana1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width</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30</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textvariable</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dato2</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show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CE9178"/>
          <w:sz w:val="21"/>
          <w:szCs w:val="21"/>
        </w:rPr>
        <w:t>"*"</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entry2</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grid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column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row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1</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boton1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tk</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4EC9B0"/>
          <w:sz w:val="21"/>
          <w:szCs w:val="21"/>
        </w:rPr>
        <w:t>Button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ventana1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text</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CE9178"/>
          <w:sz w:val="21"/>
          <w:szCs w:val="21"/>
        </w:rPr>
        <w:t>"Ingresar"</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command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DCDCAA"/>
          <w:sz w:val="21"/>
          <w:szCs w:val="21"/>
        </w:rPr>
        <w:t>ingresar</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boton1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grid</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column</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1</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row</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B5CEA8"/>
          <w:sz w:val="21"/>
          <w:szCs w:val="21"/>
        </w:rPr>
        <w:t>2</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ventana1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DCDCAA"/>
          <w:sz w:val="21"/>
          <w:szCs w:val="21"/>
        </w:rPr>
        <w:t>mainloop</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569CD6"/>
          <w:sz w:val="21"/>
          <w:szCs w:val="21"/>
        </w:rPr>
        <w:t>def</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DCDCAA"/>
          <w:sz w:val="21"/>
          <w:szCs w:val="21"/>
        </w:rPr>
        <w:t>ingresar</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C586C0"/>
          <w:sz w:val="21"/>
          <w:szCs w:val="21"/>
        </w:rPr>
        <w:t>if</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DCDCAA"/>
          <w:sz w:val="21"/>
          <w:szCs w:val="21"/>
        </w:rPr>
        <w:t>get</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CE9178"/>
          <w:sz w:val="21"/>
          <w:szCs w:val="21"/>
        </w:rPr>
        <w:t>"juan"</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569CD6"/>
          <w:sz w:val="21"/>
          <w:szCs w:val="21"/>
        </w:rPr>
        <w:t>and</w:t>
      </w: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dato2</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DCDCAA"/>
          <w:sz w:val="21"/>
          <w:szCs w:val="21"/>
        </w:rPr>
        <w:t>get</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CE9178"/>
          <w:sz w:val="21"/>
          <w:szCs w:val="21"/>
        </w:rPr>
        <w:t>"abc123"</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rPr>
        <w:t>self</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ventana1</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9CDCFE"/>
          <w:sz w:val="21"/>
          <w:szCs w:val="21"/>
        </w:rPr>
        <w:t>title</w:t>
      </w:r>
      <w:r w:rsidRPr="007D35A8">
        <w:rPr>
          <w:rFonts w:ascii="Consolas" w:eastAsia="Times New Roman" w:hAnsi="Consolas" w:cs="Times New Roman"/>
          <w:color w:val="D4D4D4"/>
          <w:sz w:val="21"/>
          <w:szCs w:val="21"/>
        </w:rPr>
        <w:t>(</w:t>
      </w:r>
      <w:r w:rsidRPr="007D35A8">
        <w:rPr>
          <w:rFonts w:ascii="Consolas" w:eastAsia="Times New Roman" w:hAnsi="Consolas" w:cs="Times New Roman"/>
          <w:color w:val="CE9178"/>
          <w:sz w:val="21"/>
          <w:szCs w:val="21"/>
        </w:rPr>
        <w:t>"Correcto"</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C586C0"/>
          <w:sz w:val="21"/>
          <w:szCs w:val="21"/>
        </w:rPr>
        <w:t>else</w:t>
      </w:r>
      <w:r w:rsidRPr="007D35A8">
        <w:rPr>
          <w:rFonts w:ascii="Consolas" w:eastAsia="Times New Roman" w:hAnsi="Consolas" w:cs="Times New Roman"/>
          <w:color w:val="D4D4D4"/>
          <w:sz w:val="21"/>
          <w:szCs w:val="21"/>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D4D4D4"/>
          <w:sz w:val="21"/>
          <w:szCs w:val="21"/>
        </w:rPr>
        <w:t xml:space="preserve">            </w:t>
      </w:r>
      <w:r w:rsidRPr="007D35A8">
        <w:rPr>
          <w:rFonts w:ascii="Consolas" w:eastAsia="Times New Roman" w:hAnsi="Consolas" w:cs="Times New Roman"/>
          <w:color w:val="9CDCFE"/>
          <w:sz w:val="21"/>
          <w:szCs w:val="21"/>
          <w:lang w:val="es-AR"/>
        </w:rPr>
        <w:t>self</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ventana1</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9CDCFE"/>
          <w:sz w:val="21"/>
          <w:szCs w:val="21"/>
          <w:lang w:val="es-AR"/>
        </w:rPr>
        <w:t>title</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CE9178"/>
          <w:sz w:val="21"/>
          <w:szCs w:val="21"/>
          <w:lang w:val="es-AR"/>
        </w:rPr>
        <w:t>"Incorrecto"</w:t>
      </w:r>
      <w:r w:rsidRPr="007D35A8">
        <w:rPr>
          <w:rFonts w:ascii="Consolas" w:eastAsia="Times New Roman" w:hAnsi="Consolas" w:cs="Times New Roman"/>
          <w:color w:val="D4D4D4"/>
          <w:sz w:val="21"/>
          <w:szCs w:val="21"/>
          <w:lang w:val="es-AR"/>
        </w:rPr>
        <w:t>)</w:t>
      </w: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p>
    <w:p w:rsidR="007D35A8" w:rsidRPr="007D35A8" w:rsidRDefault="007D35A8" w:rsidP="007D35A8">
      <w:pPr>
        <w:shd w:val="clear" w:color="auto" w:fill="1E1E1E"/>
        <w:spacing w:after="0" w:line="285" w:lineRule="atLeast"/>
        <w:rPr>
          <w:rFonts w:ascii="Consolas" w:eastAsia="Times New Roman" w:hAnsi="Consolas" w:cs="Times New Roman"/>
          <w:color w:val="D4D4D4"/>
          <w:sz w:val="21"/>
          <w:szCs w:val="21"/>
          <w:lang w:val="es-AR"/>
        </w:rPr>
      </w:pPr>
      <w:r w:rsidRPr="007D35A8">
        <w:rPr>
          <w:rFonts w:ascii="Consolas" w:eastAsia="Times New Roman" w:hAnsi="Consolas" w:cs="Times New Roman"/>
          <w:color w:val="9CDCFE"/>
          <w:sz w:val="21"/>
          <w:szCs w:val="21"/>
          <w:lang w:val="es-AR"/>
        </w:rPr>
        <w:t>aplicacion1</w:t>
      </w:r>
      <w:r w:rsidRPr="007D35A8">
        <w:rPr>
          <w:rFonts w:ascii="Consolas" w:eastAsia="Times New Roman" w:hAnsi="Consolas" w:cs="Times New Roman"/>
          <w:color w:val="D4D4D4"/>
          <w:sz w:val="21"/>
          <w:szCs w:val="21"/>
          <w:lang w:val="es-AR"/>
        </w:rPr>
        <w:t>=</w:t>
      </w:r>
      <w:r w:rsidRPr="007D35A8">
        <w:rPr>
          <w:rFonts w:ascii="Consolas" w:eastAsia="Times New Roman" w:hAnsi="Consolas" w:cs="Times New Roman"/>
          <w:color w:val="4EC9B0"/>
          <w:sz w:val="21"/>
          <w:szCs w:val="21"/>
          <w:lang w:val="es-AR"/>
        </w:rPr>
        <w:t>Aplicacion</w:t>
      </w:r>
      <w:r w:rsidRPr="007D35A8">
        <w:rPr>
          <w:rFonts w:ascii="Consolas" w:eastAsia="Times New Roman" w:hAnsi="Consolas" w:cs="Times New Roman"/>
          <w:color w:val="D4D4D4"/>
          <w:sz w:val="21"/>
          <w:szCs w:val="21"/>
          <w:lang w:val="es-AR"/>
        </w:rPr>
        <w:t>()</w:t>
      </w:r>
    </w:p>
    <w:p w:rsidR="00965BEA" w:rsidRDefault="00965BEA"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250BC6" w:rsidRPr="00094B8D" w:rsidRDefault="00250BC6" w:rsidP="00250BC6">
      <w:pPr>
        <w:pStyle w:val="Heading1"/>
        <w:spacing w:before="300" w:beforeAutospacing="0" w:after="150" w:afterAutospacing="0"/>
        <w:rPr>
          <w:rFonts w:ascii="Arial" w:hAnsi="Arial" w:cs="Arial"/>
          <w:b w:val="0"/>
          <w:bCs w:val="0"/>
          <w:color w:val="333333"/>
          <w:sz w:val="54"/>
          <w:szCs w:val="54"/>
          <w:lang w:val="es-AR"/>
        </w:rPr>
      </w:pPr>
    </w:p>
    <w:p w:rsidR="00250BC6" w:rsidRPr="00094B8D" w:rsidRDefault="00250BC6" w:rsidP="00250BC6">
      <w:pPr>
        <w:pStyle w:val="Heading1"/>
        <w:spacing w:before="300" w:beforeAutospacing="0" w:after="150" w:afterAutospacing="0"/>
        <w:rPr>
          <w:rFonts w:ascii="Arial" w:hAnsi="Arial" w:cs="Arial"/>
          <w:b w:val="0"/>
          <w:bCs w:val="0"/>
          <w:color w:val="333333"/>
          <w:sz w:val="54"/>
          <w:szCs w:val="54"/>
          <w:lang w:val="es-AR"/>
        </w:rPr>
      </w:pPr>
    </w:p>
    <w:p w:rsidR="00250BC6" w:rsidRPr="00094B8D" w:rsidRDefault="00250BC6" w:rsidP="00250BC6">
      <w:pPr>
        <w:pStyle w:val="Heading1"/>
        <w:spacing w:before="300" w:beforeAutospacing="0" w:after="150" w:afterAutospacing="0"/>
        <w:rPr>
          <w:rFonts w:ascii="Arial" w:hAnsi="Arial" w:cs="Arial"/>
          <w:b w:val="0"/>
          <w:bCs w:val="0"/>
          <w:color w:val="333333"/>
          <w:sz w:val="54"/>
          <w:szCs w:val="54"/>
          <w:lang w:val="es-AR"/>
        </w:rPr>
      </w:pPr>
    </w:p>
    <w:p w:rsidR="00250BC6" w:rsidRPr="00D65568" w:rsidRDefault="00250BC6" w:rsidP="00250BC6">
      <w:pPr>
        <w:pStyle w:val="Heading1"/>
        <w:spacing w:before="300" w:beforeAutospacing="0" w:after="150" w:afterAutospacing="0"/>
        <w:rPr>
          <w:rFonts w:ascii="Arial" w:hAnsi="Arial" w:cs="Arial"/>
          <w:b w:val="0"/>
          <w:bCs w:val="0"/>
          <w:color w:val="333333"/>
          <w:sz w:val="54"/>
          <w:szCs w:val="54"/>
          <w:lang w:val="es-AR"/>
        </w:rPr>
      </w:pPr>
      <w:r w:rsidRPr="00D65568">
        <w:rPr>
          <w:rFonts w:ascii="Arial" w:hAnsi="Arial" w:cs="Arial"/>
          <w:b w:val="0"/>
          <w:bCs w:val="0"/>
          <w:color w:val="333333"/>
          <w:sz w:val="54"/>
          <w:szCs w:val="54"/>
          <w:lang w:val="es-AR"/>
        </w:rPr>
        <w:lastRenderedPageBreak/>
        <w:t>tkinter : control Radiobutton</w:t>
      </w:r>
    </w:p>
    <w:p w:rsidR="00D65568" w:rsidRPr="00D65568" w:rsidRDefault="00D65568" w:rsidP="00D65568">
      <w:pPr>
        <w:spacing w:after="150" w:line="240" w:lineRule="auto"/>
        <w:rPr>
          <w:rFonts w:ascii="Arial" w:eastAsia="Times New Roman" w:hAnsi="Arial" w:cs="Arial"/>
          <w:color w:val="333333"/>
          <w:sz w:val="25"/>
          <w:szCs w:val="25"/>
          <w:lang w:val="es-AR"/>
        </w:rPr>
      </w:pPr>
      <w:r w:rsidRPr="00D65568">
        <w:rPr>
          <w:rFonts w:ascii="Arial" w:eastAsia="Times New Roman" w:hAnsi="Arial" w:cs="Arial"/>
          <w:color w:val="333333"/>
          <w:sz w:val="25"/>
          <w:szCs w:val="25"/>
          <w:lang w:val="es-AR"/>
        </w:rPr>
        <w:t>Otro control visual muy común es el Radiobutton que normalmente se muestran un conjunto de Radiobutton y permiten la selección de solo uno de ellos. Se los debe agrupar para que actúen en conjunto, es decir cuando se selecciona uno automáticamente se deben deseleccionar los otros.</w:t>
      </w:r>
    </w:p>
    <w:p w:rsidR="00D65568" w:rsidRPr="00D65568" w:rsidRDefault="00D65568" w:rsidP="00D65568">
      <w:pPr>
        <w:spacing w:before="300" w:after="150" w:line="240" w:lineRule="auto"/>
        <w:outlineLvl w:val="2"/>
        <w:rPr>
          <w:rFonts w:ascii="Arial" w:eastAsia="Times New Roman" w:hAnsi="Arial" w:cs="Arial"/>
          <w:color w:val="333333"/>
          <w:sz w:val="36"/>
          <w:szCs w:val="36"/>
          <w:lang w:val="es-AR"/>
        </w:rPr>
      </w:pPr>
      <w:r w:rsidRPr="00D65568">
        <w:rPr>
          <w:rFonts w:ascii="Arial" w:eastAsia="Times New Roman" w:hAnsi="Arial" w:cs="Arial"/>
          <w:color w:val="333333"/>
          <w:sz w:val="36"/>
          <w:szCs w:val="36"/>
          <w:lang w:val="es-AR"/>
        </w:rPr>
        <w:t>Problema:</w:t>
      </w:r>
    </w:p>
    <w:p w:rsidR="00D65568" w:rsidRPr="00D65568" w:rsidRDefault="00D65568" w:rsidP="00D65568">
      <w:pPr>
        <w:spacing w:after="150" w:line="240" w:lineRule="auto"/>
        <w:rPr>
          <w:rFonts w:ascii="Arial" w:eastAsia="Times New Roman" w:hAnsi="Arial" w:cs="Arial"/>
          <w:color w:val="333333"/>
          <w:sz w:val="25"/>
          <w:szCs w:val="25"/>
          <w:lang w:val="es-AR"/>
        </w:rPr>
      </w:pPr>
      <w:r w:rsidRPr="00D65568">
        <w:rPr>
          <w:rFonts w:ascii="Arial" w:eastAsia="Times New Roman" w:hAnsi="Arial" w:cs="Arial"/>
          <w:color w:val="333333"/>
          <w:sz w:val="25"/>
          <w:szCs w:val="25"/>
          <w:lang w:val="es-AR"/>
        </w:rPr>
        <w:t>Mostrar dos controles de tipo Radiobutton con las etiquetas "Varón" y "Mujer", cuando se presione un botón actualizar una Label con el Radiobutton seleccionado.</w:t>
      </w:r>
    </w:p>
    <w:p w:rsidR="00D65568" w:rsidRPr="00D65568" w:rsidRDefault="00D65568" w:rsidP="00D65568">
      <w:pPr>
        <w:spacing w:before="150" w:after="150" w:line="240" w:lineRule="auto"/>
        <w:outlineLvl w:val="3"/>
        <w:rPr>
          <w:rFonts w:ascii="Arial" w:eastAsia="Times New Roman" w:hAnsi="Arial" w:cs="Arial"/>
          <w:color w:val="333333"/>
          <w:sz w:val="27"/>
          <w:szCs w:val="27"/>
          <w:lang w:val="es-AR"/>
        </w:rPr>
      </w:pPr>
      <w:r w:rsidRPr="00D65568">
        <w:rPr>
          <w:rFonts w:ascii="Arial" w:eastAsia="Times New Roman" w:hAnsi="Arial" w:cs="Arial"/>
          <w:color w:val="333333"/>
          <w:sz w:val="27"/>
          <w:szCs w:val="27"/>
          <w:lang w:val="es-AR"/>
        </w:rPr>
        <w:t>Programa: ejercicio224.py</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C586C0"/>
          <w:sz w:val="21"/>
          <w:szCs w:val="21"/>
          <w:lang w:val="es-AR"/>
        </w:rPr>
        <w:t>import</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4EC9B0"/>
          <w:sz w:val="21"/>
          <w:szCs w:val="21"/>
          <w:lang w:val="es-AR"/>
        </w:rPr>
        <w:t>tkinter</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C586C0"/>
          <w:sz w:val="21"/>
          <w:szCs w:val="21"/>
          <w:lang w:val="es-AR"/>
        </w:rPr>
        <w:t>as</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4EC9B0"/>
          <w:sz w:val="21"/>
          <w:szCs w:val="21"/>
          <w:lang w:val="es-AR"/>
        </w:rPr>
        <w:t>tk</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569CD6"/>
          <w:sz w:val="21"/>
          <w:szCs w:val="21"/>
        </w:rPr>
        <w:t>class</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4EC9B0"/>
          <w:sz w:val="21"/>
          <w:szCs w:val="21"/>
        </w:rPr>
        <w:t>Aplicacion</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def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DCDCAA"/>
          <w:sz w:val="21"/>
          <w:szCs w:val="21"/>
        </w:rPr>
        <w:t>__init__</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IntVar</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set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2</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radio1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Radiobutton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"Varon"</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variable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value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radio1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grid</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column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row</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radio2</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Radiobutton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"Mujer"</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variable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value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2</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radio2</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grid</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column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row</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boton1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Button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"Mostrar seleccionado"</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command</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mostrarseleccionado</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boton1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label1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Label</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"opcion seleccionada"</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3</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mainloop</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lang w:val="es-AR"/>
        </w:rPr>
        <w:t>def</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DCDCAA"/>
          <w:sz w:val="21"/>
          <w:szCs w:val="21"/>
          <w:lang w:val="es-AR"/>
        </w:rPr>
        <w:t>mostrarseleccionado</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C586C0"/>
          <w:sz w:val="21"/>
          <w:szCs w:val="21"/>
          <w:lang w:val="es-AR"/>
        </w:rPr>
        <w:t>if</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get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label1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configure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"opcion seleccionada=Varon"</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C586C0"/>
          <w:sz w:val="21"/>
          <w:szCs w:val="21"/>
          <w:lang w:val="es-AR"/>
        </w:rPr>
        <w:t>if</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seleccion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get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2</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label1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DCDCAA"/>
          <w:sz w:val="21"/>
          <w:szCs w:val="21"/>
          <w:lang w:val="es-AR"/>
        </w:rPr>
        <w:t>configure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"opcion seleccionada=Mujer"</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p>
    <w:p w:rsidR="00D65568" w:rsidRPr="00094B8D"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9CDCFE"/>
          <w:sz w:val="21"/>
          <w:szCs w:val="21"/>
          <w:lang w:val="es-AR"/>
        </w:rPr>
        <w:t>aplicacion1</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Aplicacion</w:t>
      </w:r>
      <w:r w:rsidRPr="00094B8D">
        <w:rPr>
          <w:rFonts w:ascii="Consolas" w:eastAsia="Times New Roman" w:hAnsi="Consolas" w:cs="Times New Roman"/>
          <w:color w:val="D4D4D4"/>
          <w:sz w:val="21"/>
          <w:szCs w:val="21"/>
          <w:lang w:val="es-AR"/>
        </w:rPr>
        <w:t>()</w:t>
      </w:r>
    </w:p>
    <w:p w:rsidR="00250BC6" w:rsidRDefault="00250BC6"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65568" w:rsidRPr="00D65568" w:rsidRDefault="00D65568" w:rsidP="00D65568">
      <w:pPr>
        <w:pStyle w:val="Heading3"/>
        <w:spacing w:before="300" w:after="150"/>
        <w:rPr>
          <w:rFonts w:ascii="Arial" w:hAnsi="Arial" w:cs="Arial"/>
          <w:b w:val="0"/>
          <w:bCs w:val="0"/>
          <w:color w:val="333333"/>
          <w:sz w:val="36"/>
          <w:szCs w:val="36"/>
          <w:lang w:val="es-AR"/>
        </w:rPr>
      </w:pPr>
      <w:r w:rsidRPr="00D65568">
        <w:rPr>
          <w:rFonts w:ascii="Arial" w:hAnsi="Arial" w:cs="Arial"/>
          <w:b w:val="0"/>
          <w:bCs w:val="0"/>
          <w:color w:val="333333"/>
          <w:sz w:val="36"/>
          <w:szCs w:val="36"/>
          <w:lang w:val="es-AR"/>
        </w:rPr>
        <w:lastRenderedPageBreak/>
        <w:t>Problema:</w:t>
      </w:r>
    </w:p>
    <w:p w:rsidR="00D65568" w:rsidRPr="00D65568" w:rsidRDefault="00D65568" w:rsidP="00D65568">
      <w:pPr>
        <w:pStyle w:val="NormalWeb"/>
        <w:spacing w:before="0" w:beforeAutospacing="0" w:after="150" w:afterAutospacing="0"/>
        <w:rPr>
          <w:rFonts w:ascii="Arial" w:hAnsi="Arial" w:cs="Arial"/>
          <w:color w:val="333333"/>
          <w:sz w:val="25"/>
          <w:szCs w:val="25"/>
          <w:lang w:val="es-AR"/>
        </w:rPr>
      </w:pPr>
      <w:r w:rsidRPr="00D65568">
        <w:rPr>
          <w:rFonts w:ascii="Arial" w:hAnsi="Arial" w:cs="Arial"/>
          <w:color w:val="333333"/>
          <w:sz w:val="25"/>
          <w:szCs w:val="25"/>
          <w:lang w:val="es-AR"/>
        </w:rPr>
        <w:t>Disponer dos controles de tipo Entry para el ingreso de enteros. Mediante dos controles Radiobutton permitir seleccionar si queremos sumarlos o restarlos. Al presionar un botón mostrar el resultado de la operación seleccionada.</w:t>
      </w:r>
    </w:p>
    <w:p w:rsidR="00D65568" w:rsidRPr="00D65568" w:rsidRDefault="00D65568" w:rsidP="00D65568">
      <w:pPr>
        <w:pStyle w:val="Heading4"/>
        <w:spacing w:before="150" w:after="150"/>
        <w:rPr>
          <w:rFonts w:ascii="Arial" w:hAnsi="Arial" w:cs="Arial"/>
          <w:b w:val="0"/>
          <w:bCs w:val="0"/>
          <w:color w:val="333333"/>
          <w:sz w:val="27"/>
          <w:szCs w:val="27"/>
          <w:lang w:val="es-AR"/>
        </w:rPr>
      </w:pPr>
      <w:r w:rsidRPr="00D65568">
        <w:rPr>
          <w:rFonts w:ascii="Arial" w:hAnsi="Arial" w:cs="Arial"/>
          <w:b w:val="0"/>
          <w:bCs w:val="0"/>
          <w:color w:val="333333"/>
          <w:sz w:val="27"/>
          <w:szCs w:val="27"/>
          <w:lang w:val="es-AR"/>
        </w:rPr>
        <w:t>Programa: ejercicio225.py</w:t>
      </w:r>
    </w:p>
    <w:p w:rsidR="00D65568" w:rsidRPr="00094B8D"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C586C0"/>
          <w:sz w:val="21"/>
          <w:szCs w:val="21"/>
          <w:lang w:val="es-AR"/>
        </w:rPr>
        <w:t>import</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4EC9B0"/>
          <w:sz w:val="21"/>
          <w:szCs w:val="21"/>
          <w:lang w:val="es-AR"/>
        </w:rPr>
        <w:t>tkinter</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C586C0"/>
          <w:sz w:val="21"/>
          <w:szCs w:val="21"/>
          <w:lang w:val="es-AR"/>
        </w:rPr>
        <w:t>as</w:t>
      </w:r>
      <w:r w:rsidRPr="00094B8D">
        <w:rPr>
          <w:rFonts w:ascii="Consolas" w:eastAsia="Times New Roman" w:hAnsi="Consolas" w:cs="Times New Roman"/>
          <w:color w:val="D4D4D4"/>
          <w:sz w:val="21"/>
          <w:szCs w:val="21"/>
          <w:lang w:val="es-AR"/>
        </w:rPr>
        <w:t xml:space="preserve"> </w:t>
      </w:r>
      <w:r w:rsidRPr="00094B8D">
        <w:rPr>
          <w:rFonts w:ascii="Consolas" w:eastAsia="Times New Roman" w:hAnsi="Consolas" w:cs="Times New Roman"/>
          <w:color w:val="4EC9B0"/>
          <w:sz w:val="21"/>
          <w:szCs w:val="21"/>
          <w:lang w:val="es-AR"/>
        </w:rPr>
        <w:t>tk</w:t>
      </w:r>
    </w:p>
    <w:p w:rsidR="00D65568" w:rsidRPr="00094B8D" w:rsidRDefault="00D65568" w:rsidP="00D65568">
      <w:pPr>
        <w:shd w:val="clear" w:color="auto" w:fill="1E1E1E"/>
        <w:spacing w:after="0" w:line="285" w:lineRule="atLeast"/>
        <w:rPr>
          <w:rFonts w:ascii="Consolas" w:eastAsia="Times New Roman" w:hAnsi="Consolas" w:cs="Times New Roman"/>
          <w:color w:val="D4D4D4"/>
          <w:sz w:val="21"/>
          <w:szCs w:val="21"/>
          <w:lang w:val="es-AR"/>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569CD6"/>
          <w:sz w:val="21"/>
          <w:szCs w:val="21"/>
        </w:rPr>
        <w:t>class</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4EC9B0"/>
          <w:sz w:val="21"/>
          <w:szCs w:val="21"/>
        </w:rPr>
        <w:t>Aplicacion</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def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DCDCAA"/>
          <w:sz w:val="21"/>
          <w:szCs w:val="21"/>
        </w:rPr>
        <w:t>__init__</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p>
    <w:p w:rsidR="00D65568" w:rsidRPr="00094B8D"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lang w:val="es-AR"/>
        </w:rPr>
        <w:t>self</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9CDCFE"/>
          <w:sz w:val="21"/>
          <w:szCs w:val="21"/>
          <w:lang w:val="es-AR"/>
        </w:rPr>
        <w:t>ventana1</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tk</w:t>
      </w:r>
      <w:r w:rsidRPr="00094B8D">
        <w:rPr>
          <w:rFonts w:ascii="Consolas" w:eastAsia="Times New Roman" w:hAnsi="Consolas" w:cs="Times New Roman"/>
          <w:color w:val="D4D4D4"/>
          <w:sz w:val="21"/>
          <w:szCs w:val="21"/>
          <w:lang w:val="es-AR"/>
        </w:rPr>
        <w:t>.</w:t>
      </w:r>
      <w:r w:rsidRPr="00094B8D">
        <w:rPr>
          <w:rFonts w:ascii="Consolas" w:eastAsia="Times New Roman" w:hAnsi="Consolas" w:cs="Times New Roman"/>
          <w:color w:val="4EC9B0"/>
          <w:sz w:val="21"/>
          <w:szCs w:val="21"/>
          <w:lang w:val="es-AR"/>
        </w:rPr>
        <w:t>Tk</w:t>
      </w:r>
      <w:r w:rsidRPr="00094B8D">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label1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Label</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"Ingrese primer valor:"</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StringVar</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entry1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Entry</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width</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textvariable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entry1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label2</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tk</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4EC9B0"/>
          <w:sz w:val="21"/>
          <w:szCs w:val="21"/>
          <w:lang w:val="es-AR"/>
        </w:rPr>
        <w:t>Label</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self</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ventana1</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"Ingrese segundo valor:"</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StringVar</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entry2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Entry</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width</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textvariable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entry2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seleccion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IntVar</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radio1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Radiobutton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"Sumar"</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variable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seleccion</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value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radio1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radio2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Radiobutton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"Restar"</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variable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seleccion</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value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radio2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3</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boton1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Button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"Operar"</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command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operar</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boton1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4</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label3</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tk</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Label</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"resultado"</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label3</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grid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5</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ventana1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mainloop</w:t>
      </w:r>
      <w:r w:rsidRPr="00D65568">
        <w:rPr>
          <w:rFonts w:ascii="Consolas" w:eastAsia="Times New Roman" w:hAnsi="Consolas" w:cs="Times New Roman"/>
          <w:color w:val="D4D4D4"/>
          <w:sz w:val="21"/>
          <w:szCs w:val="21"/>
        </w:rPr>
        <w:t>()        </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def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DCDCAA"/>
          <w:sz w:val="21"/>
          <w:szCs w:val="21"/>
        </w:rPr>
        <w:t>operar</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C586C0"/>
          <w:sz w:val="21"/>
          <w:szCs w:val="21"/>
        </w:rPr>
        <w:t>if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seleccion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suma</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int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int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label3</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configure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suma</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C586C0"/>
          <w:sz w:val="21"/>
          <w:szCs w:val="21"/>
        </w:rPr>
        <w:t>if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seleccion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resta</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int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int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dato2</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get</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label3</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DCDCAA"/>
          <w:sz w:val="21"/>
          <w:szCs w:val="21"/>
        </w:rPr>
        <w:t>configure</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resta</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9CDCFE"/>
          <w:sz w:val="21"/>
          <w:szCs w:val="21"/>
        </w:rPr>
        <w:t>aplicacion1</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4EC9B0"/>
          <w:sz w:val="21"/>
          <w:szCs w:val="21"/>
        </w:rPr>
        <w:t>Aplicacion</w:t>
      </w:r>
      <w:r w:rsidRPr="00D65568">
        <w:rPr>
          <w:rFonts w:ascii="Consolas" w:eastAsia="Times New Roman" w:hAnsi="Consolas" w:cs="Times New Roman"/>
          <w:color w:val="D4D4D4"/>
          <w:sz w:val="21"/>
          <w:szCs w:val="21"/>
        </w:rPr>
        <w:t xml:space="preserve">() </w:t>
      </w:r>
    </w:p>
    <w:p w:rsidR="00D65568" w:rsidRPr="00D65568" w:rsidRDefault="00D65568" w:rsidP="00D65568">
      <w:pPr>
        <w:spacing w:before="300" w:after="150" w:line="240" w:lineRule="auto"/>
        <w:outlineLvl w:val="1"/>
        <w:rPr>
          <w:rFonts w:ascii="Arial" w:eastAsia="Times New Roman" w:hAnsi="Arial" w:cs="Arial"/>
          <w:color w:val="333333"/>
          <w:sz w:val="36"/>
          <w:szCs w:val="36"/>
        </w:rPr>
      </w:pPr>
      <w:r w:rsidRPr="00D65568">
        <w:rPr>
          <w:rFonts w:ascii="Arial" w:eastAsia="Times New Roman" w:hAnsi="Arial" w:cs="Arial"/>
          <w:color w:val="333333"/>
          <w:sz w:val="36"/>
          <w:szCs w:val="36"/>
        </w:rPr>
        <w:t>Problema propuesto</w:t>
      </w:r>
    </w:p>
    <w:p w:rsidR="00D65568" w:rsidRPr="00D65568" w:rsidRDefault="00D65568" w:rsidP="00D65568">
      <w:pPr>
        <w:numPr>
          <w:ilvl w:val="0"/>
          <w:numId w:val="59"/>
        </w:numPr>
        <w:spacing w:before="100" w:beforeAutospacing="1" w:after="240" w:line="240" w:lineRule="auto"/>
        <w:rPr>
          <w:rFonts w:ascii="Arial" w:eastAsia="Times New Roman" w:hAnsi="Arial" w:cs="Arial"/>
          <w:color w:val="333333"/>
          <w:sz w:val="25"/>
          <w:szCs w:val="25"/>
          <w:lang w:val="es-AR"/>
        </w:rPr>
      </w:pPr>
      <w:r w:rsidRPr="00D65568">
        <w:rPr>
          <w:rFonts w:ascii="Arial" w:eastAsia="Times New Roman" w:hAnsi="Arial" w:cs="Arial"/>
          <w:color w:val="333333"/>
          <w:sz w:val="25"/>
          <w:szCs w:val="25"/>
          <w:lang w:val="es-AR"/>
        </w:rPr>
        <w:t>Disponer tres controles de tipo Radiobutton con las etiquetas 'Rojo', 'Verde' y 'Azul'. Cuando se presione un botón cambiar el color de fondo del formulario.</w:t>
      </w:r>
      <w:r w:rsidRPr="00D65568">
        <w:rPr>
          <w:rFonts w:ascii="Arial" w:eastAsia="Times New Roman" w:hAnsi="Arial" w:cs="Arial"/>
          <w:color w:val="333333"/>
          <w:sz w:val="25"/>
          <w:szCs w:val="25"/>
          <w:lang w:val="es-AR"/>
        </w:rPr>
        <w:br/>
        <w:t>Si consideramos que la variable ventana1 es un objeto de la clase Tk, luego si queremos que el fondo sea de color rojo debemos llamar al método configure y en el parámetro bg indicar un string con el color a activar ("red", "green" o "blue"):</w:t>
      </w:r>
    </w:p>
    <w:p w:rsidR="00D65568" w:rsidRPr="00D65568" w:rsidRDefault="00D65568" w:rsidP="00D6556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D65568">
        <w:rPr>
          <w:rFonts w:ascii="Courier" w:eastAsia="Times New Roman" w:hAnsi="Courier" w:cs="Courier New"/>
          <w:color w:val="333333"/>
          <w:sz w:val="20"/>
          <w:szCs w:val="20"/>
          <w:lang w:val="es-AR"/>
        </w:rPr>
        <w:t>ejercicio226.py</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C586C0"/>
          <w:sz w:val="21"/>
          <w:szCs w:val="21"/>
          <w:lang w:val="es-AR"/>
        </w:rPr>
        <w:t>import</w:t>
      </w:r>
      <w:r w:rsidRPr="00D65568">
        <w:rPr>
          <w:rFonts w:ascii="Consolas" w:eastAsia="Times New Roman" w:hAnsi="Consolas" w:cs="Times New Roman"/>
          <w:color w:val="D4D4D4"/>
          <w:sz w:val="21"/>
          <w:szCs w:val="21"/>
          <w:lang w:val="es-AR"/>
        </w:rPr>
        <w:t xml:space="preserve"> tkinter </w:t>
      </w:r>
      <w:r w:rsidRPr="00D65568">
        <w:rPr>
          <w:rFonts w:ascii="Consolas" w:eastAsia="Times New Roman" w:hAnsi="Consolas" w:cs="Times New Roman"/>
          <w:color w:val="C586C0"/>
          <w:sz w:val="21"/>
          <w:szCs w:val="21"/>
          <w:lang w:val="es-AR"/>
        </w:rPr>
        <w:t>as</w:t>
      </w:r>
      <w:r w:rsidRPr="00D65568">
        <w:rPr>
          <w:rFonts w:ascii="Consolas" w:eastAsia="Times New Roman" w:hAnsi="Consolas" w:cs="Times New Roman"/>
          <w:color w:val="D4D4D4"/>
          <w:sz w:val="21"/>
          <w:szCs w:val="21"/>
          <w:lang w:val="es-AR"/>
        </w:rPr>
        <w:t xml:space="preserve"> tk</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569CD6"/>
          <w:sz w:val="21"/>
          <w:szCs w:val="21"/>
        </w:rPr>
        <w:t>class</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4EC9B0"/>
          <w:sz w:val="21"/>
          <w:szCs w:val="21"/>
        </w:rPr>
        <w:t>Aplicacion</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def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DCDCAA"/>
          <w:sz w:val="21"/>
          <w:szCs w:val="21"/>
        </w:rPr>
        <w:t>__init__</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.ventana1=tk.Tk()</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.seleccion=tk.IntVar()</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.seleccion.set(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.radio1=tk.Radiobutton(</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.ventana1,</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"Rojo"</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variable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 xml:space="preserve">.seleccion, </w:t>
      </w:r>
      <w:r w:rsidRPr="00D65568">
        <w:rPr>
          <w:rFonts w:ascii="Consolas" w:eastAsia="Times New Roman" w:hAnsi="Consolas" w:cs="Times New Roman"/>
          <w:color w:val="9CDCFE"/>
          <w:sz w:val="21"/>
          <w:szCs w:val="21"/>
          <w:lang w:val="es-AR"/>
        </w:rPr>
        <w:t>value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.radio1.grid(</w:t>
      </w:r>
      <w:r w:rsidRPr="00D65568">
        <w:rPr>
          <w:rFonts w:ascii="Consolas" w:eastAsia="Times New Roman" w:hAnsi="Consolas" w:cs="Times New Roman"/>
          <w:color w:val="9CDCFE"/>
          <w:sz w:val="21"/>
          <w:szCs w:val="21"/>
          <w:lang w:val="es-AR"/>
        </w:rPr>
        <w:t>column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row</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.radio2=tk.Radiobutton(</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.ventana1,</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"Verde"</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variable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 xml:space="preserve">.seleccion, </w:t>
      </w:r>
      <w:r w:rsidRPr="00D65568">
        <w:rPr>
          <w:rFonts w:ascii="Consolas" w:eastAsia="Times New Roman" w:hAnsi="Consolas" w:cs="Times New Roman"/>
          <w:color w:val="9CDCFE"/>
          <w:sz w:val="21"/>
          <w:szCs w:val="21"/>
          <w:lang w:val="es-AR"/>
        </w:rPr>
        <w:t>value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2</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.radio2.grid(</w:t>
      </w:r>
      <w:r w:rsidRPr="00D65568">
        <w:rPr>
          <w:rFonts w:ascii="Consolas" w:eastAsia="Times New Roman" w:hAnsi="Consolas" w:cs="Times New Roman"/>
          <w:color w:val="9CDCFE"/>
          <w:sz w:val="21"/>
          <w:szCs w:val="21"/>
          <w:lang w:val="es-AR"/>
        </w:rPr>
        <w:t>column</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0</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row</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1</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.radio2=tk.Radiobutton(</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.ventana1,</w:t>
      </w:r>
      <w:r w:rsidRPr="00D65568">
        <w:rPr>
          <w:rFonts w:ascii="Consolas" w:eastAsia="Times New Roman" w:hAnsi="Consolas" w:cs="Times New Roman"/>
          <w:color w:val="9CDCFE"/>
          <w:sz w:val="21"/>
          <w:szCs w:val="21"/>
          <w:lang w:val="es-AR"/>
        </w:rPr>
        <w:t>text</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CE9178"/>
          <w:sz w:val="21"/>
          <w:szCs w:val="21"/>
          <w:lang w:val="es-AR"/>
        </w:rPr>
        <w:t>"Azul"</w:t>
      </w: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9CDCFE"/>
          <w:sz w:val="21"/>
          <w:szCs w:val="21"/>
          <w:lang w:val="es-AR"/>
        </w:rPr>
        <w:t>variable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569CD6"/>
          <w:sz w:val="21"/>
          <w:szCs w:val="21"/>
          <w:lang w:val="es-AR"/>
        </w:rPr>
        <w:t>self</w:t>
      </w:r>
      <w:r w:rsidRPr="00D65568">
        <w:rPr>
          <w:rFonts w:ascii="Consolas" w:eastAsia="Times New Roman" w:hAnsi="Consolas" w:cs="Times New Roman"/>
          <w:color w:val="D4D4D4"/>
          <w:sz w:val="21"/>
          <w:szCs w:val="21"/>
          <w:lang w:val="es-AR"/>
        </w:rPr>
        <w:t xml:space="preserve">.seleccion, </w:t>
      </w:r>
      <w:r w:rsidRPr="00D65568">
        <w:rPr>
          <w:rFonts w:ascii="Consolas" w:eastAsia="Times New Roman" w:hAnsi="Consolas" w:cs="Times New Roman"/>
          <w:color w:val="9CDCFE"/>
          <w:sz w:val="21"/>
          <w:szCs w:val="21"/>
          <w:lang w:val="es-AR"/>
        </w:rPr>
        <w:t>value</w:t>
      </w:r>
      <w:r w:rsidRPr="00D65568">
        <w:rPr>
          <w:rFonts w:ascii="Consolas" w:eastAsia="Times New Roman" w:hAnsi="Consolas" w:cs="Times New Roman"/>
          <w:color w:val="D4D4D4"/>
          <w:sz w:val="21"/>
          <w:szCs w:val="21"/>
          <w:lang w:val="es-AR"/>
        </w:rPr>
        <w:t>=</w:t>
      </w:r>
      <w:r w:rsidRPr="00D65568">
        <w:rPr>
          <w:rFonts w:ascii="Consolas" w:eastAsia="Times New Roman" w:hAnsi="Consolas" w:cs="Times New Roman"/>
          <w:color w:val="B5CEA8"/>
          <w:sz w:val="21"/>
          <w:szCs w:val="21"/>
          <w:lang w:val="es-AR"/>
        </w:rPr>
        <w:t>3</w:t>
      </w:r>
      <w:r w:rsidRPr="00D65568">
        <w:rPr>
          <w:rFonts w:ascii="Consolas" w:eastAsia="Times New Roman" w:hAnsi="Consolas" w:cs="Times New Roman"/>
          <w:color w:val="D4D4D4"/>
          <w:sz w:val="21"/>
          <w:szCs w:val="21"/>
          <w:lang w:val="es-AR"/>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lang w:val="es-AR"/>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.radio2.grid(</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.boton1=tk.Button(</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 xml:space="preserve">.ventana1, </w:t>
      </w:r>
      <w:r w:rsidRPr="00D65568">
        <w:rPr>
          <w:rFonts w:ascii="Consolas" w:eastAsia="Times New Roman" w:hAnsi="Consolas" w:cs="Times New Roman"/>
          <w:color w:val="9CDCFE"/>
          <w:sz w:val="21"/>
          <w:szCs w:val="21"/>
        </w:rPr>
        <w:t>text</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"Cambiar color"</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command</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.activar)</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.boton1.grid(</w:t>
      </w:r>
      <w:r w:rsidRPr="00D65568">
        <w:rPr>
          <w:rFonts w:ascii="Consolas" w:eastAsia="Times New Roman" w:hAnsi="Consolas" w:cs="Times New Roman"/>
          <w:color w:val="9CDCFE"/>
          <w:sz w:val="21"/>
          <w:szCs w:val="21"/>
        </w:rPr>
        <w:t>column</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0</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9CDCFE"/>
          <w:sz w:val="21"/>
          <w:szCs w:val="21"/>
        </w:rPr>
        <w:t>row</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B5CEA8"/>
          <w:sz w:val="21"/>
          <w:szCs w:val="21"/>
        </w:rPr>
        <w:t>3</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.ventana1.mainloop()        </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def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DCDCAA"/>
          <w:sz w:val="21"/>
          <w:szCs w:val="21"/>
        </w:rPr>
        <w:t>activar</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9CDCFE"/>
          <w:sz w:val="21"/>
          <w:szCs w:val="21"/>
        </w:rPr>
        <w:t>self</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C586C0"/>
          <w:sz w:val="21"/>
          <w:szCs w:val="21"/>
        </w:rPr>
        <w:t>if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.seleccion.get()==</w:t>
      </w:r>
      <w:r w:rsidRPr="00D65568">
        <w:rPr>
          <w:rFonts w:ascii="Consolas" w:eastAsia="Times New Roman" w:hAnsi="Consolas" w:cs="Times New Roman"/>
          <w:color w:val="B5CEA8"/>
          <w:sz w:val="21"/>
          <w:szCs w:val="21"/>
        </w:rPr>
        <w:t>1</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.ventana1.configure(</w:t>
      </w:r>
      <w:r w:rsidRPr="00D65568">
        <w:rPr>
          <w:rFonts w:ascii="Consolas" w:eastAsia="Times New Roman" w:hAnsi="Consolas" w:cs="Times New Roman"/>
          <w:color w:val="9CDCFE"/>
          <w:sz w:val="21"/>
          <w:szCs w:val="21"/>
        </w:rPr>
        <w:t>bg</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"red"</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C586C0"/>
          <w:sz w:val="21"/>
          <w:szCs w:val="21"/>
        </w:rPr>
        <w:t>if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.seleccion.get()==</w:t>
      </w:r>
      <w:r w:rsidRPr="00D65568">
        <w:rPr>
          <w:rFonts w:ascii="Consolas" w:eastAsia="Times New Roman" w:hAnsi="Consolas" w:cs="Times New Roman"/>
          <w:color w:val="B5CEA8"/>
          <w:sz w:val="21"/>
          <w:szCs w:val="21"/>
        </w:rPr>
        <w:t>2</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.ventana1.configure(</w:t>
      </w:r>
      <w:r w:rsidRPr="00D65568">
        <w:rPr>
          <w:rFonts w:ascii="Consolas" w:eastAsia="Times New Roman" w:hAnsi="Consolas" w:cs="Times New Roman"/>
          <w:color w:val="9CDCFE"/>
          <w:sz w:val="21"/>
          <w:szCs w:val="21"/>
        </w:rPr>
        <w:t>bg</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"green"</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C586C0"/>
          <w:sz w:val="21"/>
          <w:szCs w:val="21"/>
        </w:rPr>
        <w:t>if</w:t>
      </w: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.seleccion.get()==</w:t>
      </w:r>
      <w:r w:rsidRPr="00D65568">
        <w:rPr>
          <w:rFonts w:ascii="Consolas" w:eastAsia="Times New Roman" w:hAnsi="Consolas" w:cs="Times New Roman"/>
          <w:color w:val="B5CEA8"/>
          <w:sz w:val="21"/>
          <w:szCs w:val="21"/>
        </w:rPr>
        <w:t>3</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r w:rsidRPr="00D65568">
        <w:rPr>
          <w:rFonts w:ascii="Consolas" w:eastAsia="Times New Roman" w:hAnsi="Consolas" w:cs="Times New Roman"/>
          <w:color w:val="D4D4D4"/>
          <w:sz w:val="21"/>
          <w:szCs w:val="21"/>
        </w:rPr>
        <w:t xml:space="preserve">            </w:t>
      </w:r>
      <w:r w:rsidRPr="00D65568">
        <w:rPr>
          <w:rFonts w:ascii="Consolas" w:eastAsia="Times New Roman" w:hAnsi="Consolas" w:cs="Times New Roman"/>
          <w:color w:val="569CD6"/>
          <w:sz w:val="21"/>
          <w:szCs w:val="21"/>
        </w:rPr>
        <w:t>self</w:t>
      </w:r>
      <w:r w:rsidRPr="00D65568">
        <w:rPr>
          <w:rFonts w:ascii="Consolas" w:eastAsia="Times New Roman" w:hAnsi="Consolas" w:cs="Times New Roman"/>
          <w:color w:val="D4D4D4"/>
          <w:sz w:val="21"/>
          <w:szCs w:val="21"/>
        </w:rPr>
        <w:t>.ventana1.configure(</w:t>
      </w:r>
      <w:r w:rsidRPr="00D65568">
        <w:rPr>
          <w:rFonts w:ascii="Consolas" w:eastAsia="Times New Roman" w:hAnsi="Consolas" w:cs="Times New Roman"/>
          <w:color w:val="9CDCFE"/>
          <w:sz w:val="21"/>
          <w:szCs w:val="21"/>
        </w:rPr>
        <w:t>bg</w:t>
      </w:r>
      <w:r w:rsidRPr="00D65568">
        <w:rPr>
          <w:rFonts w:ascii="Consolas" w:eastAsia="Times New Roman" w:hAnsi="Consolas" w:cs="Times New Roman"/>
          <w:color w:val="D4D4D4"/>
          <w:sz w:val="21"/>
          <w:szCs w:val="21"/>
        </w:rPr>
        <w:t>=</w:t>
      </w:r>
      <w:r w:rsidRPr="00D65568">
        <w:rPr>
          <w:rFonts w:ascii="Consolas" w:eastAsia="Times New Roman" w:hAnsi="Consolas" w:cs="Times New Roman"/>
          <w:color w:val="CE9178"/>
          <w:sz w:val="21"/>
          <w:szCs w:val="21"/>
        </w:rPr>
        <w:t>"blue"</w:t>
      </w:r>
      <w:r w:rsidRPr="00D65568">
        <w:rPr>
          <w:rFonts w:ascii="Consolas" w:eastAsia="Times New Roman" w:hAnsi="Consolas" w:cs="Times New Roman"/>
          <w:color w:val="D4D4D4"/>
          <w:sz w:val="21"/>
          <w:szCs w:val="21"/>
        </w:rPr>
        <w:t>)</w:t>
      </w:r>
    </w:p>
    <w:p w:rsidR="00D65568" w:rsidRPr="00D65568" w:rsidRDefault="00D65568" w:rsidP="00D65568">
      <w:pPr>
        <w:shd w:val="clear" w:color="auto" w:fill="1E1E1E"/>
        <w:spacing w:after="0" w:line="285" w:lineRule="atLeast"/>
        <w:rPr>
          <w:rFonts w:ascii="Consolas" w:eastAsia="Times New Roman" w:hAnsi="Consolas" w:cs="Times New Roman"/>
          <w:color w:val="D4D4D4"/>
          <w:sz w:val="21"/>
          <w:szCs w:val="21"/>
        </w:rPr>
      </w:pPr>
    </w:p>
    <w:p w:rsidR="00D65568" w:rsidRPr="00094B8D" w:rsidRDefault="00D65568" w:rsidP="00D65568">
      <w:pPr>
        <w:shd w:val="clear" w:color="auto" w:fill="1E1E1E"/>
        <w:spacing w:after="0" w:line="285" w:lineRule="atLeast"/>
        <w:rPr>
          <w:rFonts w:ascii="Consolas" w:eastAsia="Times New Roman" w:hAnsi="Consolas" w:cs="Times New Roman"/>
          <w:color w:val="D4D4D4"/>
          <w:sz w:val="21"/>
          <w:szCs w:val="21"/>
          <w:lang w:val="es-AR"/>
        </w:rPr>
      </w:pPr>
      <w:r w:rsidRPr="00094B8D">
        <w:rPr>
          <w:rFonts w:ascii="Consolas" w:eastAsia="Times New Roman" w:hAnsi="Consolas" w:cs="Times New Roman"/>
          <w:color w:val="D4D4D4"/>
          <w:sz w:val="21"/>
          <w:szCs w:val="21"/>
          <w:lang w:val="es-AR"/>
        </w:rPr>
        <w:t xml:space="preserve">aplicacion1=Aplicacion() </w:t>
      </w:r>
    </w:p>
    <w:p w:rsidR="00036F1C" w:rsidRPr="00036F1C" w:rsidRDefault="00036F1C" w:rsidP="00036F1C">
      <w:pPr>
        <w:spacing w:before="300" w:after="150" w:line="240" w:lineRule="auto"/>
        <w:outlineLvl w:val="0"/>
        <w:rPr>
          <w:rFonts w:ascii="Arial" w:eastAsia="Times New Roman" w:hAnsi="Arial" w:cs="Arial"/>
          <w:color w:val="333333"/>
          <w:kern w:val="36"/>
          <w:sz w:val="54"/>
          <w:szCs w:val="54"/>
          <w:lang w:val="es-AR"/>
        </w:rPr>
      </w:pPr>
      <w:r w:rsidRPr="00036F1C">
        <w:rPr>
          <w:rFonts w:ascii="Arial" w:eastAsia="Times New Roman" w:hAnsi="Arial" w:cs="Arial"/>
          <w:color w:val="333333"/>
          <w:kern w:val="36"/>
          <w:sz w:val="54"/>
          <w:szCs w:val="54"/>
          <w:lang w:val="es-AR"/>
        </w:rPr>
        <w:lastRenderedPageBreak/>
        <w:t>tkinter : control Checkbutton</w:t>
      </w:r>
    </w:p>
    <w:p w:rsidR="00094B8D" w:rsidRPr="00094B8D" w:rsidRDefault="00094B8D" w:rsidP="00094B8D">
      <w:pPr>
        <w:spacing w:after="150" w:line="240" w:lineRule="auto"/>
        <w:rPr>
          <w:rFonts w:ascii="Arial" w:eastAsia="Times New Roman" w:hAnsi="Arial" w:cs="Arial"/>
          <w:color w:val="333333"/>
          <w:sz w:val="25"/>
          <w:szCs w:val="25"/>
          <w:lang w:val="es-AR"/>
        </w:rPr>
      </w:pPr>
      <w:r w:rsidRPr="00094B8D">
        <w:rPr>
          <w:rFonts w:ascii="Arial" w:eastAsia="Times New Roman" w:hAnsi="Arial" w:cs="Arial"/>
          <w:color w:val="333333"/>
          <w:sz w:val="25"/>
          <w:szCs w:val="25"/>
          <w:lang w:val="es-AR"/>
        </w:rPr>
        <w:t>El control visual Checkbutton permite implementar un botón de dos estados, más conocido como un cuadro de selección.</w:t>
      </w:r>
    </w:p>
    <w:p w:rsidR="00094B8D" w:rsidRPr="00094B8D" w:rsidRDefault="00094B8D" w:rsidP="00094B8D">
      <w:pPr>
        <w:spacing w:before="300" w:after="150" w:line="240" w:lineRule="auto"/>
        <w:outlineLvl w:val="2"/>
        <w:rPr>
          <w:rFonts w:ascii="Arial" w:eastAsia="Times New Roman" w:hAnsi="Arial" w:cs="Arial"/>
          <w:color w:val="333333"/>
          <w:sz w:val="36"/>
          <w:szCs w:val="36"/>
          <w:lang w:val="es-AR"/>
        </w:rPr>
      </w:pPr>
      <w:r w:rsidRPr="00094B8D">
        <w:rPr>
          <w:rFonts w:ascii="Arial" w:eastAsia="Times New Roman" w:hAnsi="Arial" w:cs="Arial"/>
          <w:color w:val="333333"/>
          <w:sz w:val="36"/>
          <w:szCs w:val="36"/>
          <w:lang w:val="es-AR"/>
        </w:rPr>
        <w:t>Problema:</w:t>
      </w:r>
    </w:p>
    <w:p w:rsidR="00094B8D" w:rsidRPr="00094B8D" w:rsidRDefault="00094B8D" w:rsidP="00094B8D">
      <w:pPr>
        <w:spacing w:after="150" w:line="240" w:lineRule="auto"/>
        <w:rPr>
          <w:rFonts w:ascii="Arial" w:eastAsia="Times New Roman" w:hAnsi="Arial" w:cs="Arial"/>
          <w:color w:val="333333"/>
          <w:sz w:val="25"/>
          <w:szCs w:val="25"/>
          <w:lang w:val="es-AR"/>
        </w:rPr>
      </w:pPr>
      <w:r w:rsidRPr="00094B8D">
        <w:rPr>
          <w:rFonts w:ascii="Arial" w:eastAsia="Times New Roman" w:hAnsi="Arial" w:cs="Arial"/>
          <w:color w:val="333333"/>
          <w:sz w:val="25"/>
          <w:szCs w:val="25"/>
          <w:lang w:val="es-AR"/>
        </w:rPr>
        <w:t>Mostrar una ventana y en su interior tres controles de tipo Checkbutton cuyas etiquetas correspondan a distintos lenguajes de programación. Cuando se presione un botón mostrar en una Label la cantidad de Checkbutton que se encuentran chequeados.</w:t>
      </w:r>
    </w:p>
    <w:p w:rsidR="00094B8D" w:rsidRPr="00094B8D" w:rsidRDefault="00094B8D" w:rsidP="00094B8D">
      <w:pPr>
        <w:spacing w:before="150" w:after="150" w:line="240" w:lineRule="auto"/>
        <w:outlineLvl w:val="3"/>
        <w:rPr>
          <w:rFonts w:ascii="Arial" w:eastAsia="Times New Roman" w:hAnsi="Arial" w:cs="Arial"/>
          <w:color w:val="333333"/>
          <w:sz w:val="27"/>
          <w:szCs w:val="27"/>
        </w:rPr>
      </w:pPr>
      <w:r w:rsidRPr="00094B8D">
        <w:rPr>
          <w:rFonts w:ascii="Arial" w:eastAsia="Times New Roman" w:hAnsi="Arial" w:cs="Arial"/>
          <w:color w:val="333333"/>
          <w:sz w:val="27"/>
          <w:szCs w:val="27"/>
        </w:rPr>
        <w:t>Programa: ejercicio227.py</w:t>
      </w:r>
    </w:p>
    <w:p w:rsidR="00D65568" w:rsidRDefault="00D65568"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250BC6" w:rsidRDefault="00094B8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noProof/>
          <w:color w:val="121212"/>
          <w:sz w:val="40"/>
          <w:szCs w:val="40"/>
        </w:rPr>
        <w:drawing>
          <wp:inline distT="0" distB="0" distL="0" distR="0">
            <wp:extent cx="1304925" cy="1609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04925" cy="1609725"/>
                    </a:xfrm>
                    <a:prstGeom prst="rect">
                      <a:avLst/>
                    </a:prstGeom>
                    <a:noFill/>
                    <a:ln>
                      <a:noFill/>
                    </a:ln>
                  </pic:spPr>
                </pic:pic>
              </a:graphicData>
            </a:graphic>
          </wp:inline>
        </w:drawing>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C586C0"/>
          <w:sz w:val="21"/>
          <w:szCs w:val="21"/>
        </w:rPr>
        <w:t>import</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4EC9B0"/>
          <w:sz w:val="21"/>
          <w:szCs w:val="21"/>
        </w:rPr>
        <w:t>tkinter</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C586C0"/>
          <w:sz w:val="21"/>
          <w:szCs w:val="21"/>
        </w:rPr>
        <w:t>as</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4EC9B0"/>
          <w:sz w:val="21"/>
          <w:szCs w:val="21"/>
        </w:rPr>
        <w:t>tk</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569CD6"/>
          <w:sz w:val="21"/>
          <w:szCs w:val="21"/>
        </w:rPr>
        <w:t>class</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4EC9B0"/>
          <w:sz w:val="21"/>
          <w:szCs w:val="21"/>
        </w:rPr>
        <w:t>Aplicacion</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569CD6"/>
          <w:sz w:val="21"/>
          <w:szCs w:val="21"/>
        </w:rPr>
        <w:t>def</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rPr>
        <w:t>__init__</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IntVar</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Checkbutton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"Python"</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variable</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seleccion1</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grid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column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row</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seleccion2</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IntVar</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check2</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Checkbutton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"C++"</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variable</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seleccion2</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check2</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grid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column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row</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seleccion3</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IntVar</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check3</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Checkbutton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"Java"</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variable</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seleccion3</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check3</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grid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column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row</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2</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boton1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Button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"Verificar"</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command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verificar</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lastRenderedPageBreak/>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boton1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grid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column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row</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4</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label1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tk</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Label</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"cantidad:"</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label1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grid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column</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row</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5</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ventana1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mainloop</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569CD6"/>
          <w:sz w:val="21"/>
          <w:szCs w:val="21"/>
        </w:rPr>
        <w:t>def</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DCDCAA"/>
          <w:sz w:val="21"/>
          <w:szCs w:val="21"/>
        </w:rPr>
        <w:t>verificar</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cant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0</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C586C0"/>
          <w:sz w:val="21"/>
          <w:szCs w:val="21"/>
        </w:rPr>
        <w:t>if</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get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cant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C586C0"/>
          <w:sz w:val="21"/>
          <w:szCs w:val="21"/>
        </w:rPr>
        <w:t>if</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seleccion2</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get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cant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C586C0"/>
          <w:sz w:val="21"/>
          <w:szCs w:val="21"/>
        </w:rPr>
        <w:t>if</w:t>
      </w: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seleccion3</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get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cant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B5CEA8"/>
          <w:sz w:val="21"/>
          <w:szCs w:val="21"/>
        </w:rPr>
        <w:t>1</w:t>
      </w:r>
    </w:p>
    <w:p w:rsidR="00094B8D" w:rsidRPr="00094B8D" w:rsidRDefault="00094B8D" w:rsidP="00094B8D">
      <w:pPr>
        <w:shd w:val="clear" w:color="auto" w:fill="1E1E1E"/>
        <w:spacing w:after="0" w:line="285" w:lineRule="atLeast"/>
        <w:rPr>
          <w:rFonts w:ascii="Consolas" w:eastAsia="Times New Roman" w:hAnsi="Consolas" w:cs="Times New Roman"/>
          <w:color w:val="D4D4D4"/>
          <w:sz w:val="21"/>
          <w:szCs w:val="21"/>
        </w:rPr>
      </w:pPr>
      <w:r w:rsidRPr="00094B8D">
        <w:rPr>
          <w:rFonts w:ascii="Consolas" w:eastAsia="Times New Roman" w:hAnsi="Consolas" w:cs="Times New Roman"/>
          <w:color w:val="D4D4D4"/>
          <w:sz w:val="21"/>
          <w:szCs w:val="21"/>
        </w:rPr>
        <w:t xml:space="preserve">        </w:t>
      </w:r>
      <w:r w:rsidRPr="00094B8D">
        <w:rPr>
          <w:rFonts w:ascii="Consolas" w:eastAsia="Times New Roman" w:hAnsi="Consolas" w:cs="Times New Roman"/>
          <w:color w:val="9CDCFE"/>
          <w:sz w:val="21"/>
          <w:szCs w:val="21"/>
        </w:rPr>
        <w:t>self</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label1</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DCDCAA"/>
          <w:sz w:val="21"/>
          <w:szCs w:val="21"/>
        </w:rPr>
        <w:t>configure</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text</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CE9178"/>
          <w:sz w:val="21"/>
          <w:szCs w:val="21"/>
        </w:rPr>
        <w:t>"cantidad:"</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4EC9B0"/>
          <w:sz w:val="21"/>
          <w:szCs w:val="21"/>
        </w:rPr>
        <w:t>str</w:t>
      </w:r>
      <w:r w:rsidRPr="00094B8D">
        <w:rPr>
          <w:rFonts w:ascii="Consolas" w:eastAsia="Times New Roman" w:hAnsi="Consolas" w:cs="Times New Roman"/>
          <w:color w:val="D4D4D4"/>
          <w:sz w:val="21"/>
          <w:szCs w:val="21"/>
        </w:rPr>
        <w:t>(</w:t>
      </w:r>
      <w:r w:rsidRPr="00094B8D">
        <w:rPr>
          <w:rFonts w:ascii="Consolas" w:eastAsia="Times New Roman" w:hAnsi="Consolas" w:cs="Times New Roman"/>
          <w:color w:val="9CDCFE"/>
          <w:sz w:val="21"/>
          <w:szCs w:val="21"/>
        </w:rPr>
        <w:t>cant</w:t>
      </w:r>
      <w:r w:rsidRPr="00094B8D">
        <w:rPr>
          <w:rFonts w:ascii="Consolas" w:eastAsia="Times New Roman" w:hAnsi="Consolas" w:cs="Times New Roman"/>
          <w:color w:val="D4D4D4"/>
          <w:sz w:val="21"/>
          <w:szCs w:val="21"/>
        </w:rPr>
        <w:t>))</w:t>
      </w:r>
    </w:p>
    <w:p w:rsidR="00094B8D" w:rsidRPr="00094B8D" w:rsidRDefault="00094B8D" w:rsidP="00094B8D">
      <w:pPr>
        <w:shd w:val="clear" w:color="auto" w:fill="1E1E1E"/>
        <w:spacing w:after="240" w:line="285" w:lineRule="atLeast"/>
        <w:rPr>
          <w:rFonts w:ascii="Consolas" w:eastAsia="Times New Roman" w:hAnsi="Consolas" w:cs="Times New Roman"/>
          <w:color w:val="D4D4D4"/>
          <w:sz w:val="21"/>
          <w:szCs w:val="21"/>
        </w:rPr>
      </w:pPr>
    </w:p>
    <w:p w:rsidR="00094B8D" w:rsidRPr="00D111D1" w:rsidRDefault="00094B8D" w:rsidP="00094B8D">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9CDCFE"/>
          <w:sz w:val="21"/>
          <w:szCs w:val="21"/>
          <w:lang w:val="es-AR"/>
        </w:rPr>
        <w:t>aplicacion1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Aplicacion</w:t>
      </w:r>
      <w:r w:rsidRPr="00D111D1">
        <w:rPr>
          <w:rFonts w:ascii="Consolas" w:eastAsia="Times New Roman" w:hAnsi="Consolas" w:cs="Times New Roman"/>
          <w:color w:val="D4D4D4"/>
          <w:sz w:val="21"/>
          <w:szCs w:val="21"/>
          <w:lang w:val="es-AR"/>
        </w:rPr>
        <w:t>()</w:t>
      </w:r>
    </w:p>
    <w:p w:rsidR="00094B8D" w:rsidRDefault="00094B8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16A4D" w:rsidRPr="00A16A4D" w:rsidRDefault="00A16A4D" w:rsidP="00A16A4D">
      <w:pPr>
        <w:spacing w:before="300" w:after="150" w:line="240" w:lineRule="auto"/>
        <w:outlineLvl w:val="2"/>
        <w:rPr>
          <w:rFonts w:ascii="Arial" w:eastAsia="Times New Roman" w:hAnsi="Arial" w:cs="Arial"/>
          <w:color w:val="333333"/>
          <w:sz w:val="36"/>
          <w:szCs w:val="36"/>
          <w:lang w:val="es-AR"/>
        </w:rPr>
      </w:pPr>
      <w:r w:rsidRPr="00A16A4D">
        <w:rPr>
          <w:rFonts w:ascii="Arial" w:eastAsia="Times New Roman" w:hAnsi="Arial" w:cs="Arial"/>
          <w:color w:val="333333"/>
          <w:sz w:val="36"/>
          <w:szCs w:val="36"/>
          <w:lang w:val="es-AR"/>
        </w:rPr>
        <w:t>Problema:</w:t>
      </w:r>
    </w:p>
    <w:p w:rsidR="00A16A4D" w:rsidRPr="00A16A4D" w:rsidRDefault="00A16A4D" w:rsidP="00A16A4D">
      <w:pPr>
        <w:spacing w:after="150" w:line="240" w:lineRule="auto"/>
        <w:rPr>
          <w:rFonts w:ascii="Arial" w:eastAsia="Times New Roman" w:hAnsi="Arial" w:cs="Arial"/>
          <w:color w:val="333333"/>
          <w:sz w:val="25"/>
          <w:szCs w:val="25"/>
          <w:lang w:val="es-AR"/>
        </w:rPr>
      </w:pPr>
      <w:r w:rsidRPr="00A16A4D">
        <w:rPr>
          <w:rFonts w:ascii="Arial" w:eastAsia="Times New Roman" w:hAnsi="Arial" w:cs="Arial"/>
          <w:color w:val="333333"/>
          <w:sz w:val="25"/>
          <w:szCs w:val="25"/>
          <w:lang w:val="es-AR"/>
        </w:rPr>
        <w:t>Disponer un control Checkbutton que muestre el siguiente mensaje: ¿Está de acuerdo con los términos y condiciones?, además agregar un Button desactivo. Cuando se tilde el Checkbutton inmediatamente activar el botón.</w:t>
      </w:r>
    </w:p>
    <w:p w:rsidR="00A16A4D" w:rsidRDefault="00A16A4D" w:rsidP="00A16A4D">
      <w:pPr>
        <w:spacing w:before="150" w:after="150" w:line="240" w:lineRule="auto"/>
        <w:outlineLvl w:val="3"/>
        <w:rPr>
          <w:rFonts w:ascii="Arial" w:eastAsia="Times New Roman" w:hAnsi="Arial" w:cs="Arial"/>
          <w:color w:val="333333"/>
          <w:sz w:val="27"/>
          <w:szCs w:val="27"/>
          <w:lang w:val="es-AR"/>
        </w:rPr>
      </w:pPr>
    </w:p>
    <w:p w:rsidR="00A16A4D" w:rsidRDefault="00A16A4D" w:rsidP="00A16A4D">
      <w:pPr>
        <w:spacing w:before="150" w:after="150" w:line="240" w:lineRule="auto"/>
        <w:outlineLvl w:val="3"/>
        <w:rPr>
          <w:rFonts w:ascii="Arial" w:eastAsia="Times New Roman" w:hAnsi="Arial" w:cs="Arial"/>
          <w:color w:val="333333"/>
          <w:sz w:val="27"/>
          <w:szCs w:val="27"/>
          <w:lang w:val="es-AR"/>
        </w:rPr>
      </w:pPr>
      <w:r w:rsidRPr="00A16A4D">
        <w:rPr>
          <w:rFonts w:ascii="Arial" w:eastAsia="Times New Roman" w:hAnsi="Arial" w:cs="Arial"/>
          <w:color w:val="333333"/>
          <w:sz w:val="27"/>
          <w:szCs w:val="27"/>
          <w:lang w:val="es-AR"/>
        </w:rPr>
        <w:t>Programa: ejercicio228.py</w:t>
      </w:r>
    </w:p>
    <w:p w:rsidR="00A16A4D" w:rsidRPr="00A16A4D" w:rsidRDefault="00A16A4D" w:rsidP="00A16A4D">
      <w:pPr>
        <w:spacing w:before="150" w:after="150" w:line="240" w:lineRule="auto"/>
        <w:outlineLvl w:val="3"/>
        <w:rPr>
          <w:rFonts w:ascii="Arial" w:eastAsia="Times New Roman" w:hAnsi="Arial" w:cs="Arial"/>
          <w:color w:val="333333"/>
          <w:sz w:val="27"/>
          <w:szCs w:val="27"/>
          <w:lang w:val="es-AR"/>
        </w:rPr>
      </w:pPr>
    </w:p>
    <w:p w:rsidR="00094B8D" w:rsidRDefault="00A16A4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14:anchorId="54E6012D" wp14:editId="62F9BAED">
            <wp:extent cx="2752725" cy="790575"/>
            <wp:effectExtent l="0" t="0" r="9525" b="9525"/>
            <wp:docPr id="34" name="Picture 34" descr="tkinter Chec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inter Checkbutto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52725" cy="790575"/>
                    </a:xfrm>
                    <a:prstGeom prst="rect">
                      <a:avLst/>
                    </a:prstGeom>
                    <a:noFill/>
                    <a:ln>
                      <a:noFill/>
                    </a:ln>
                  </pic:spPr>
                </pic:pic>
              </a:graphicData>
            </a:graphic>
          </wp:inline>
        </w:drawing>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C586C0"/>
          <w:sz w:val="21"/>
          <w:szCs w:val="21"/>
        </w:rPr>
        <w:t>import</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4EC9B0"/>
          <w:sz w:val="21"/>
          <w:szCs w:val="21"/>
        </w:rPr>
        <w:t>tkinter</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C586C0"/>
          <w:sz w:val="21"/>
          <w:szCs w:val="21"/>
        </w:rPr>
        <w:t>as</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4EC9B0"/>
          <w:sz w:val="21"/>
          <w:szCs w:val="21"/>
        </w:rPr>
        <w:t>tk</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569CD6"/>
          <w:sz w:val="21"/>
          <w:szCs w:val="21"/>
        </w:rPr>
        <w:t>class</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4EC9B0"/>
          <w:sz w:val="21"/>
          <w:szCs w:val="21"/>
        </w:rPr>
        <w:t>Aplicacion</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569CD6"/>
          <w:sz w:val="21"/>
          <w:szCs w:val="21"/>
        </w:rPr>
        <w:t>def</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DCDCAA"/>
          <w:sz w:val="21"/>
          <w:szCs w:val="21"/>
        </w:rPr>
        <w:t>__init__</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ventana1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4EC9B0"/>
          <w:sz w:val="21"/>
          <w:szCs w:val="21"/>
        </w:rPr>
        <w:t>tk</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4EC9B0"/>
          <w:sz w:val="21"/>
          <w:szCs w:val="21"/>
        </w:rPr>
        <w:t>Tk</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seleccion</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4EC9B0"/>
          <w:sz w:val="21"/>
          <w:szCs w:val="21"/>
          <w:lang w:val="es-AR"/>
        </w:rPr>
        <w:t>tk</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4EC9B0"/>
          <w:sz w:val="21"/>
          <w:szCs w:val="21"/>
          <w:lang w:val="es-AR"/>
        </w:rPr>
        <w:t>IntVar</w:t>
      </w:r>
      <w:r w:rsidRPr="00413E49">
        <w:rPr>
          <w:rFonts w:ascii="Consolas" w:eastAsia="Times New Roman" w:hAnsi="Consolas" w:cs="Times New Roman"/>
          <w:color w:val="D4D4D4"/>
          <w:sz w:val="21"/>
          <w:szCs w:val="21"/>
          <w:lang w:val="es-AR"/>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check1</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4EC9B0"/>
          <w:sz w:val="21"/>
          <w:szCs w:val="21"/>
          <w:lang w:val="es-AR"/>
        </w:rPr>
        <w:t>tk</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4EC9B0"/>
          <w:sz w:val="21"/>
          <w:szCs w:val="21"/>
          <w:lang w:val="es-AR"/>
        </w:rPr>
        <w:t>Checkbutton</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ventana1</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text</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CE9178"/>
          <w:sz w:val="21"/>
          <w:szCs w:val="21"/>
          <w:lang w:val="es-AR"/>
        </w:rPr>
        <w:t>"¿Está de acuerdo con los términos y condiciones?"</w:t>
      </w: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9CDCFE"/>
          <w:sz w:val="21"/>
          <w:szCs w:val="21"/>
          <w:lang w:val="es-AR"/>
        </w:rPr>
        <w:t>variable</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seleccion</w:t>
      </w: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9CDCFE"/>
          <w:sz w:val="21"/>
          <w:szCs w:val="21"/>
          <w:lang w:val="es-AR"/>
        </w:rPr>
        <w:t>command</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DCDCAA"/>
          <w:sz w:val="21"/>
          <w:szCs w:val="21"/>
          <w:lang w:val="es-AR"/>
        </w:rPr>
        <w:t>cambiarestado</w:t>
      </w:r>
      <w:r w:rsidRPr="00413E49">
        <w:rPr>
          <w:rFonts w:ascii="Consolas" w:eastAsia="Times New Roman" w:hAnsi="Consolas" w:cs="Times New Roman"/>
          <w:color w:val="D4D4D4"/>
          <w:sz w:val="21"/>
          <w:szCs w:val="21"/>
          <w:lang w:val="es-AR"/>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check1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grid</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column</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0</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row</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0</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lastRenderedPageBreak/>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boton1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4EC9B0"/>
          <w:sz w:val="21"/>
          <w:szCs w:val="21"/>
        </w:rPr>
        <w:t>tk</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4EC9B0"/>
          <w:sz w:val="21"/>
          <w:szCs w:val="21"/>
        </w:rPr>
        <w:t>Button</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ventana1</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text</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CE9178"/>
          <w:sz w:val="21"/>
          <w:szCs w:val="21"/>
        </w:rPr>
        <w:t>"Entrar"</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state</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CE9178"/>
          <w:sz w:val="21"/>
          <w:szCs w:val="21"/>
        </w:rPr>
        <w:t>"disabled"</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command</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ingresar</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boton1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grid</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column</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0</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row</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1</w:t>
      </w:r>
      <w:r w:rsidRPr="00413E49">
        <w:rPr>
          <w:rFonts w:ascii="Consolas" w:eastAsia="Times New Roman" w:hAnsi="Consolas" w:cs="Times New Roman"/>
          <w:color w:val="D4D4D4"/>
          <w:sz w:val="21"/>
          <w:szCs w:val="21"/>
        </w:rPr>
        <w:t>)        </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ventana1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mainloop</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569CD6"/>
          <w:sz w:val="21"/>
          <w:szCs w:val="21"/>
        </w:rPr>
        <w:t>def</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DCDCAA"/>
          <w:sz w:val="21"/>
          <w:szCs w:val="21"/>
        </w:rPr>
        <w:t>cambiarestado</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C586C0"/>
          <w:sz w:val="21"/>
          <w:szCs w:val="21"/>
        </w:rPr>
        <w:t>if</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seleccion</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get</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1</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boton1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configure</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state</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CE9178"/>
          <w:sz w:val="21"/>
          <w:szCs w:val="21"/>
        </w:rPr>
        <w:t>"normal"</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C586C0"/>
          <w:sz w:val="21"/>
          <w:szCs w:val="21"/>
        </w:rPr>
        <w:t>if</w:t>
      </w: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seleccion</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get</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B5CEA8"/>
          <w:sz w:val="21"/>
          <w:szCs w:val="21"/>
        </w:rPr>
        <w:t>0</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9CDCFE"/>
          <w:sz w:val="21"/>
          <w:szCs w:val="21"/>
        </w:rPr>
        <w:t>self</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boton1</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DCDCAA"/>
          <w:sz w:val="21"/>
          <w:szCs w:val="21"/>
        </w:rPr>
        <w:t>configure</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9CDCFE"/>
          <w:sz w:val="21"/>
          <w:szCs w:val="21"/>
        </w:rPr>
        <w:t>state</w:t>
      </w:r>
      <w:r w:rsidRPr="00413E49">
        <w:rPr>
          <w:rFonts w:ascii="Consolas" w:eastAsia="Times New Roman" w:hAnsi="Consolas" w:cs="Times New Roman"/>
          <w:color w:val="D4D4D4"/>
          <w:sz w:val="21"/>
          <w:szCs w:val="21"/>
        </w:rPr>
        <w:t>=</w:t>
      </w:r>
      <w:r w:rsidRPr="00413E49">
        <w:rPr>
          <w:rFonts w:ascii="Consolas" w:eastAsia="Times New Roman" w:hAnsi="Consolas" w:cs="Times New Roman"/>
          <w:color w:val="CE9178"/>
          <w:sz w:val="21"/>
          <w:szCs w:val="21"/>
        </w:rPr>
        <w:t>"disabled"</w:t>
      </w:r>
      <w:r w:rsidRPr="00413E49">
        <w:rPr>
          <w:rFonts w:ascii="Consolas" w:eastAsia="Times New Roman" w:hAnsi="Consolas" w:cs="Times New Roman"/>
          <w:color w:val="D4D4D4"/>
          <w:sz w:val="21"/>
          <w:szCs w:val="21"/>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rPr>
      </w:pP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r w:rsidRPr="00413E49">
        <w:rPr>
          <w:rFonts w:ascii="Consolas" w:eastAsia="Times New Roman" w:hAnsi="Consolas" w:cs="Times New Roman"/>
          <w:color w:val="D4D4D4"/>
          <w:sz w:val="21"/>
          <w:szCs w:val="21"/>
        </w:rPr>
        <w:t xml:space="preserve">    </w:t>
      </w:r>
      <w:r w:rsidRPr="00413E49">
        <w:rPr>
          <w:rFonts w:ascii="Consolas" w:eastAsia="Times New Roman" w:hAnsi="Consolas" w:cs="Times New Roman"/>
          <w:color w:val="569CD6"/>
          <w:sz w:val="21"/>
          <w:szCs w:val="21"/>
          <w:lang w:val="es-AR"/>
        </w:rPr>
        <w:t>def</w:t>
      </w: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DCDCAA"/>
          <w:sz w:val="21"/>
          <w:szCs w:val="21"/>
          <w:lang w:val="es-AR"/>
        </w:rPr>
        <w:t>ingresar</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r w:rsidRPr="00413E49">
        <w:rPr>
          <w:rFonts w:ascii="Consolas" w:eastAsia="Times New Roman" w:hAnsi="Consolas" w:cs="Times New Roman"/>
          <w:color w:val="D4D4D4"/>
          <w:sz w:val="21"/>
          <w:szCs w:val="21"/>
          <w:lang w:val="es-AR"/>
        </w:rPr>
        <w:t xml:space="preserve">        </w:t>
      </w:r>
      <w:r w:rsidRPr="00413E49">
        <w:rPr>
          <w:rFonts w:ascii="Consolas" w:eastAsia="Times New Roman" w:hAnsi="Consolas" w:cs="Times New Roman"/>
          <w:color w:val="9CDCFE"/>
          <w:sz w:val="21"/>
          <w:szCs w:val="21"/>
          <w:lang w:val="es-AR"/>
        </w:rPr>
        <w:t>self</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ventana1</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9CDCFE"/>
          <w:sz w:val="21"/>
          <w:szCs w:val="21"/>
          <w:lang w:val="es-AR"/>
        </w:rPr>
        <w:t>title</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CE9178"/>
          <w:sz w:val="21"/>
          <w:szCs w:val="21"/>
          <w:lang w:val="es-AR"/>
        </w:rPr>
        <w:t>"Ingresando..."</w:t>
      </w:r>
      <w:r w:rsidRPr="00413E49">
        <w:rPr>
          <w:rFonts w:ascii="Consolas" w:eastAsia="Times New Roman" w:hAnsi="Consolas" w:cs="Times New Roman"/>
          <w:color w:val="D4D4D4"/>
          <w:sz w:val="21"/>
          <w:szCs w:val="21"/>
          <w:lang w:val="es-AR"/>
        </w:rPr>
        <w:t>)</w:t>
      </w: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p>
    <w:p w:rsidR="00413E49" w:rsidRPr="00413E49" w:rsidRDefault="00413E49" w:rsidP="00413E49">
      <w:pPr>
        <w:shd w:val="clear" w:color="auto" w:fill="1E1E1E"/>
        <w:spacing w:after="0" w:line="285" w:lineRule="atLeast"/>
        <w:rPr>
          <w:rFonts w:ascii="Consolas" w:eastAsia="Times New Roman" w:hAnsi="Consolas" w:cs="Times New Roman"/>
          <w:color w:val="D4D4D4"/>
          <w:sz w:val="21"/>
          <w:szCs w:val="21"/>
          <w:lang w:val="es-AR"/>
        </w:rPr>
      </w:pPr>
      <w:r w:rsidRPr="00413E49">
        <w:rPr>
          <w:rFonts w:ascii="Consolas" w:eastAsia="Times New Roman" w:hAnsi="Consolas" w:cs="Times New Roman"/>
          <w:color w:val="9CDCFE"/>
          <w:sz w:val="21"/>
          <w:szCs w:val="21"/>
          <w:lang w:val="es-AR"/>
        </w:rPr>
        <w:t>aplicacion1</w:t>
      </w:r>
      <w:r w:rsidRPr="00413E49">
        <w:rPr>
          <w:rFonts w:ascii="Consolas" w:eastAsia="Times New Roman" w:hAnsi="Consolas" w:cs="Times New Roman"/>
          <w:color w:val="D4D4D4"/>
          <w:sz w:val="21"/>
          <w:szCs w:val="21"/>
          <w:lang w:val="es-AR"/>
        </w:rPr>
        <w:t>=</w:t>
      </w:r>
      <w:r w:rsidRPr="00413E49">
        <w:rPr>
          <w:rFonts w:ascii="Consolas" w:eastAsia="Times New Roman" w:hAnsi="Consolas" w:cs="Times New Roman"/>
          <w:color w:val="4EC9B0"/>
          <w:sz w:val="21"/>
          <w:szCs w:val="21"/>
          <w:lang w:val="es-AR"/>
        </w:rPr>
        <w:t>Aplicacion</w:t>
      </w:r>
      <w:r w:rsidRPr="00413E49">
        <w:rPr>
          <w:rFonts w:ascii="Consolas" w:eastAsia="Times New Roman" w:hAnsi="Consolas" w:cs="Times New Roman"/>
          <w:color w:val="D4D4D4"/>
          <w:sz w:val="21"/>
          <w:szCs w:val="21"/>
          <w:lang w:val="es-AR"/>
        </w:rPr>
        <w:t>()</w:t>
      </w:r>
    </w:p>
    <w:p w:rsidR="00A16A4D" w:rsidRDefault="00A16A4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E45D9E" w:rsidRPr="00E45D9E" w:rsidRDefault="00E45D9E" w:rsidP="00E45D9E">
      <w:pPr>
        <w:spacing w:before="300" w:after="150" w:line="240" w:lineRule="auto"/>
        <w:outlineLvl w:val="1"/>
        <w:rPr>
          <w:rFonts w:ascii="Arial" w:eastAsia="Times New Roman" w:hAnsi="Arial" w:cs="Arial"/>
          <w:color w:val="333333"/>
          <w:sz w:val="45"/>
          <w:szCs w:val="45"/>
        </w:rPr>
      </w:pPr>
      <w:r w:rsidRPr="00E45D9E">
        <w:rPr>
          <w:rFonts w:ascii="Arial" w:eastAsia="Times New Roman" w:hAnsi="Arial" w:cs="Arial"/>
          <w:color w:val="333333"/>
          <w:sz w:val="45"/>
          <w:szCs w:val="45"/>
        </w:rPr>
        <w:t>Problema propuesto</w:t>
      </w:r>
    </w:p>
    <w:p w:rsidR="00E45D9E" w:rsidRPr="00E45D9E" w:rsidRDefault="00E45D9E" w:rsidP="00E45D9E">
      <w:pPr>
        <w:numPr>
          <w:ilvl w:val="0"/>
          <w:numId w:val="60"/>
        </w:numPr>
        <w:spacing w:before="100" w:beforeAutospacing="1" w:after="240" w:line="240" w:lineRule="auto"/>
        <w:rPr>
          <w:rFonts w:ascii="Arial" w:eastAsia="Times New Roman" w:hAnsi="Arial" w:cs="Arial"/>
          <w:color w:val="333333"/>
          <w:sz w:val="25"/>
          <w:szCs w:val="25"/>
          <w:lang w:val="es-AR"/>
        </w:rPr>
      </w:pPr>
      <w:r w:rsidRPr="00E45D9E">
        <w:rPr>
          <w:rFonts w:ascii="Arial" w:eastAsia="Times New Roman" w:hAnsi="Arial" w:cs="Arial"/>
          <w:color w:val="333333"/>
          <w:sz w:val="25"/>
          <w:szCs w:val="25"/>
          <w:lang w:val="es-AR"/>
        </w:rPr>
        <w:t>Disponer varios objetos de la clase Checkbutton con nombres de navegadores web. En el título de la ventana mostrar todos los nombres de navegadores seleccionados.</w:t>
      </w:r>
    </w:p>
    <w:p w:rsidR="00E45D9E" w:rsidRPr="00E45D9E" w:rsidRDefault="00E45D9E" w:rsidP="00E45D9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E45D9E">
        <w:rPr>
          <w:rFonts w:ascii="Courier" w:eastAsia="Times New Roman" w:hAnsi="Courier" w:cs="Courier New"/>
          <w:color w:val="333333"/>
          <w:sz w:val="20"/>
          <w:szCs w:val="20"/>
        </w:rPr>
        <w:t>ejercicio229.py</w:t>
      </w:r>
    </w:p>
    <w:p w:rsidR="00413E49" w:rsidRDefault="00E45D9E"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noProof/>
          <w:color w:val="121212"/>
          <w:sz w:val="40"/>
          <w:szCs w:val="40"/>
        </w:rPr>
        <w:drawing>
          <wp:inline distT="0" distB="0" distL="0" distR="0">
            <wp:extent cx="2390775" cy="609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90775" cy="609600"/>
                    </a:xfrm>
                    <a:prstGeom prst="rect">
                      <a:avLst/>
                    </a:prstGeom>
                    <a:noFill/>
                    <a:ln>
                      <a:noFill/>
                    </a:ln>
                  </pic:spPr>
                </pic:pic>
              </a:graphicData>
            </a:graphic>
          </wp:inline>
        </w:drawing>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C586C0"/>
          <w:sz w:val="21"/>
          <w:szCs w:val="21"/>
        </w:rPr>
        <w:t>import</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4EC9B0"/>
          <w:sz w:val="21"/>
          <w:szCs w:val="21"/>
        </w:rPr>
        <w:t>tkinter</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C586C0"/>
          <w:sz w:val="21"/>
          <w:szCs w:val="21"/>
        </w:rPr>
        <w:t>as</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4EC9B0"/>
          <w:sz w:val="21"/>
          <w:szCs w:val="21"/>
        </w:rPr>
        <w:t>tk</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569CD6"/>
          <w:sz w:val="21"/>
          <w:szCs w:val="21"/>
        </w:rPr>
        <w:t>class</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4EC9B0"/>
          <w:sz w:val="21"/>
          <w:szCs w:val="21"/>
        </w:rPr>
        <w:t>Aplicacion</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569CD6"/>
          <w:sz w:val="21"/>
          <w:szCs w:val="21"/>
        </w:rPr>
        <w:t>def</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DCDCAA"/>
          <w:sz w:val="21"/>
          <w:szCs w:val="21"/>
        </w:rPr>
        <w:t>__init__</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ventana1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IntVar</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Checkbutton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ventana1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text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"Chrome"</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variable</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seleccion1</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command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cambiartitulo</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grid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column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0</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row</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0</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seleccion2</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IntVar</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check2</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Checkbutton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ventana1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text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"FireFox"</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variable</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seleccion2</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command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cambiartitulo</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check2</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grid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column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1</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row</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0</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seleccion3</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IntVar</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lastRenderedPageBreak/>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check3</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Checkbutton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ventana1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text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"Edge"</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variable</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seleccion3</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command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cambiartitulo</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check3</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grid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column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2</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row</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0</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seleccion4</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IntVar</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check4</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tk</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4EC9B0"/>
          <w:sz w:val="21"/>
          <w:szCs w:val="21"/>
        </w:rPr>
        <w:t>Checkbutton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ventana1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text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"Opera"</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variable</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seleccion4</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command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cambiartitulo</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check4</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grid</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column</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3</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row</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0</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lang w:val="es-AR"/>
        </w:rPr>
        <w:t>self</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ventana1</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DCDCAA"/>
          <w:sz w:val="21"/>
          <w:szCs w:val="21"/>
          <w:lang w:val="es-AR"/>
        </w:rPr>
        <w:t>mainloop</w:t>
      </w:r>
      <w:r w:rsidRPr="00E45D9E">
        <w:rPr>
          <w:rFonts w:ascii="Consolas" w:eastAsia="Times New Roman" w:hAnsi="Consolas" w:cs="Times New Roman"/>
          <w:color w:val="D4D4D4"/>
          <w:sz w:val="21"/>
          <w:szCs w:val="21"/>
          <w:lang w:val="es-AR"/>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569CD6"/>
          <w:sz w:val="21"/>
          <w:szCs w:val="21"/>
          <w:lang w:val="es-AR"/>
        </w:rPr>
        <w:t>def</w:t>
      </w: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DCDCAA"/>
          <w:sz w:val="21"/>
          <w:szCs w:val="21"/>
          <w:lang w:val="es-AR"/>
        </w:rPr>
        <w:t>cambiartitulo</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self</w:t>
      </w:r>
      <w:r w:rsidRPr="00E45D9E">
        <w:rPr>
          <w:rFonts w:ascii="Consolas" w:eastAsia="Times New Roman" w:hAnsi="Consolas" w:cs="Times New Roman"/>
          <w:color w:val="D4D4D4"/>
          <w:sz w:val="21"/>
          <w:szCs w:val="21"/>
          <w:lang w:val="es-AR"/>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9CDCFE"/>
          <w:sz w:val="21"/>
          <w:szCs w:val="21"/>
          <w:lang w:val="es-AR"/>
        </w:rPr>
        <w:t>cadena</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CE9178"/>
          <w:sz w:val="21"/>
          <w:szCs w:val="21"/>
          <w:lang w:val="es-AR"/>
        </w:rPr>
        <w:t>''</w:t>
      </w:r>
      <w:r w:rsidRPr="00E45D9E">
        <w:rPr>
          <w:rFonts w:ascii="Consolas" w:eastAsia="Times New Roman" w:hAnsi="Consolas" w:cs="Times New Roman"/>
          <w:color w:val="F44747"/>
          <w:sz w:val="21"/>
          <w:szCs w:val="21"/>
          <w:lang w:val="es-AR"/>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C586C0"/>
          <w:sz w:val="21"/>
          <w:szCs w:val="21"/>
        </w:rPr>
        <w:t>if</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seleccion1</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get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1</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cadena</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"Chrome - "</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C586C0"/>
          <w:sz w:val="21"/>
          <w:szCs w:val="21"/>
        </w:rPr>
        <w:t>if</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seleccion2</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get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1</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cadena</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"Firefox - "</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C586C0"/>
          <w:sz w:val="21"/>
          <w:szCs w:val="21"/>
        </w:rPr>
        <w:t>if</w:t>
      </w: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self</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9CDCFE"/>
          <w:sz w:val="21"/>
          <w:szCs w:val="21"/>
        </w:rPr>
        <w:t>seleccion3</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DCDCAA"/>
          <w:sz w:val="21"/>
          <w:szCs w:val="21"/>
        </w:rPr>
        <w:t>get</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B5CEA8"/>
          <w:sz w:val="21"/>
          <w:szCs w:val="21"/>
        </w:rPr>
        <w:t>1</w:t>
      </w:r>
      <w:r w:rsidRPr="00E45D9E">
        <w:rPr>
          <w:rFonts w:ascii="Consolas" w:eastAsia="Times New Roman" w:hAnsi="Consolas" w:cs="Times New Roman"/>
          <w:color w:val="D4D4D4"/>
          <w:sz w:val="21"/>
          <w:szCs w:val="21"/>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9CDCFE"/>
          <w:sz w:val="21"/>
          <w:szCs w:val="21"/>
        </w:rPr>
        <w:t>cadena</w:t>
      </w:r>
      <w:r w:rsidRPr="00E45D9E">
        <w:rPr>
          <w:rFonts w:ascii="Consolas" w:eastAsia="Times New Roman" w:hAnsi="Consolas" w:cs="Times New Roman"/>
          <w:color w:val="D4D4D4"/>
          <w:sz w:val="21"/>
          <w:szCs w:val="21"/>
        </w:rPr>
        <w:t>+=</w:t>
      </w:r>
      <w:r w:rsidRPr="00E45D9E">
        <w:rPr>
          <w:rFonts w:ascii="Consolas" w:eastAsia="Times New Roman" w:hAnsi="Consolas" w:cs="Times New Roman"/>
          <w:color w:val="CE9178"/>
          <w:sz w:val="21"/>
          <w:szCs w:val="21"/>
        </w:rPr>
        <w:t>"Edge - "</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rPr>
        <w:t xml:space="preserve">        </w:t>
      </w:r>
      <w:r w:rsidRPr="00E45D9E">
        <w:rPr>
          <w:rFonts w:ascii="Consolas" w:eastAsia="Times New Roman" w:hAnsi="Consolas" w:cs="Times New Roman"/>
          <w:color w:val="C586C0"/>
          <w:sz w:val="21"/>
          <w:szCs w:val="21"/>
          <w:lang w:val="es-AR"/>
        </w:rPr>
        <w:t>if</w:t>
      </w: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9CDCFE"/>
          <w:sz w:val="21"/>
          <w:szCs w:val="21"/>
          <w:lang w:val="es-AR"/>
        </w:rPr>
        <w:t>self</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seleccion4</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DCDCAA"/>
          <w:sz w:val="21"/>
          <w:szCs w:val="21"/>
          <w:lang w:val="es-AR"/>
        </w:rPr>
        <w:t>get</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B5CEA8"/>
          <w:sz w:val="21"/>
          <w:szCs w:val="21"/>
          <w:lang w:val="es-AR"/>
        </w:rPr>
        <w:t>1</w:t>
      </w:r>
      <w:r w:rsidRPr="00E45D9E">
        <w:rPr>
          <w:rFonts w:ascii="Consolas" w:eastAsia="Times New Roman" w:hAnsi="Consolas" w:cs="Times New Roman"/>
          <w:color w:val="D4D4D4"/>
          <w:sz w:val="21"/>
          <w:szCs w:val="21"/>
          <w:lang w:val="es-AR"/>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9CDCFE"/>
          <w:sz w:val="21"/>
          <w:szCs w:val="21"/>
          <w:lang w:val="es-AR"/>
        </w:rPr>
        <w:t>cadena</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CE9178"/>
          <w:sz w:val="21"/>
          <w:szCs w:val="21"/>
          <w:lang w:val="es-AR"/>
        </w:rPr>
        <w:t>"Opera"</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D4D4D4"/>
          <w:sz w:val="21"/>
          <w:szCs w:val="21"/>
          <w:lang w:val="es-AR"/>
        </w:rPr>
        <w:t xml:space="preserve">        </w:t>
      </w:r>
      <w:r w:rsidRPr="00E45D9E">
        <w:rPr>
          <w:rFonts w:ascii="Consolas" w:eastAsia="Times New Roman" w:hAnsi="Consolas" w:cs="Times New Roman"/>
          <w:color w:val="9CDCFE"/>
          <w:sz w:val="21"/>
          <w:szCs w:val="21"/>
          <w:lang w:val="es-AR"/>
        </w:rPr>
        <w:t>self</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ventana1</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title</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9CDCFE"/>
          <w:sz w:val="21"/>
          <w:szCs w:val="21"/>
          <w:lang w:val="es-AR"/>
        </w:rPr>
        <w:t>cadena</w:t>
      </w:r>
      <w:r w:rsidRPr="00E45D9E">
        <w:rPr>
          <w:rFonts w:ascii="Consolas" w:eastAsia="Times New Roman" w:hAnsi="Consolas" w:cs="Times New Roman"/>
          <w:color w:val="D4D4D4"/>
          <w:sz w:val="21"/>
          <w:szCs w:val="21"/>
          <w:lang w:val="es-AR"/>
        </w:rPr>
        <w:t>)</w:t>
      </w: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p>
    <w:p w:rsidR="00E45D9E" w:rsidRPr="00E45D9E" w:rsidRDefault="00E45D9E" w:rsidP="00E45D9E">
      <w:pPr>
        <w:shd w:val="clear" w:color="auto" w:fill="1E1E1E"/>
        <w:spacing w:after="0" w:line="285" w:lineRule="atLeast"/>
        <w:rPr>
          <w:rFonts w:ascii="Consolas" w:eastAsia="Times New Roman" w:hAnsi="Consolas" w:cs="Times New Roman"/>
          <w:color w:val="D4D4D4"/>
          <w:sz w:val="21"/>
          <w:szCs w:val="21"/>
          <w:lang w:val="es-AR"/>
        </w:rPr>
      </w:pPr>
      <w:r w:rsidRPr="00E45D9E">
        <w:rPr>
          <w:rFonts w:ascii="Consolas" w:eastAsia="Times New Roman" w:hAnsi="Consolas" w:cs="Times New Roman"/>
          <w:color w:val="9CDCFE"/>
          <w:sz w:val="21"/>
          <w:szCs w:val="21"/>
          <w:lang w:val="es-AR"/>
        </w:rPr>
        <w:t>aplicacion1</w:t>
      </w:r>
      <w:r w:rsidRPr="00E45D9E">
        <w:rPr>
          <w:rFonts w:ascii="Consolas" w:eastAsia="Times New Roman" w:hAnsi="Consolas" w:cs="Times New Roman"/>
          <w:color w:val="D4D4D4"/>
          <w:sz w:val="21"/>
          <w:szCs w:val="21"/>
          <w:lang w:val="es-AR"/>
        </w:rPr>
        <w:t>=</w:t>
      </w:r>
      <w:r w:rsidRPr="00E45D9E">
        <w:rPr>
          <w:rFonts w:ascii="Consolas" w:eastAsia="Times New Roman" w:hAnsi="Consolas" w:cs="Times New Roman"/>
          <w:color w:val="4EC9B0"/>
          <w:sz w:val="21"/>
          <w:szCs w:val="21"/>
          <w:lang w:val="es-AR"/>
        </w:rPr>
        <w:t>Aplicacion</w:t>
      </w:r>
      <w:r w:rsidRPr="00E45D9E">
        <w:rPr>
          <w:rFonts w:ascii="Consolas" w:eastAsia="Times New Roman" w:hAnsi="Consolas" w:cs="Times New Roman"/>
          <w:color w:val="D4D4D4"/>
          <w:sz w:val="21"/>
          <w:szCs w:val="21"/>
          <w:lang w:val="es-AR"/>
        </w:rPr>
        <w:t>()</w:t>
      </w:r>
    </w:p>
    <w:p w:rsidR="00E45D9E" w:rsidRDefault="00E45D9E"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5A4866" w:rsidRPr="00D111D1" w:rsidRDefault="005A4866" w:rsidP="005A4866">
      <w:pPr>
        <w:pStyle w:val="Heading1"/>
        <w:spacing w:before="300" w:beforeAutospacing="0" w:after="150" w:afterAutospacing="0"/>
        <w:rPr>
          <w:rFonts w:ascii="Arial" w:hAnsi="Arial" w:cs="Arial"/>
          <w:b w:val="0"/>
          <w:bCs w:val="0"/>
          <w:color w:val="333333"/>
          <w:sz w:val="54"/>
          <w:szCs w:val="54"/>
          <w:lang w:val="es-AR"/>
        </w:rPr>
      </w:pPr>
      <w:r w:rsidRPr="00D111D1">
        <w:rPr>
          <w:rFonts w:ascii="Arial" w:hAnsi="Arial" w:cs="Arial"/>
          <w:b w:val="0"/>
          <w:bCs w:val="0"/>
          <w:color w:val="333333"/>
          <w:sz w:val="54"/>
          <w:szCs w:val="54"/>
          <w:lang w:val="es-AR"/>
        </w:rPr>
        <w:t>tkinter : control Listbox</w:t>
      </w:r>
    </w:p>
    <w:p w:rsidR="00E45D9E" w:rsidRDefault="00E45D9E"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5A4866" w:rsidRPr="005A4866" w:rsidRDefault="005A4866" w:rsidP="005A4866">
      <w:pPr>
        <w:pStyle w:val="NormalWeb"/>
        <w:spacing w:before="0" w:beforeAutospacing="0" w:after="150" w:afterAutospacing="0"/>
        <w:rPr>
          <w:rFonts w:ascii="Arial" w:hAnsi="Arial" w:cs="Arial"/>
          <w:color w:val="333333"/>
          <w:sz w:val="25"/>
          <w:szCs w:val="25"/>
          <w:lang w:val="es-AR"/>
        </w:rPr>
      </w:pPr>
      <w:r w:rsidRPr="005A4866">
        <w:rPr>
          <w:rFonts w:ascii="Arial" w:hAnsi="Arial" w:cs="Arial"/>
          <w:color w:val="333333"/>
          <w:sz w:val="25"/>
          <w:szCs w:val="25"/>
          <w:lang w:val="es-AR"/>
        </w:rPr>
        <w:t>El control visual Listbox se emplea para mostrar una lista de items. El usuario puede seleccionar uno o más elementos de la lista según como se lo configure al crearlo.</w:t>
      </w:r>
    </w:p>
    <w:p w:rsidR="005A4866" w:rsidRPr="005A4866" w:rsidRDefault="005A4866" w:rsidP="005A4866">
      <w:pPr>
        <w:pStyle w:val="Heading3"/>
        <w:spacing w:before="300" w:after="150"/>
        <w:rPr>
          <w:rFonts w:ascii="Arial" w:hAnsi="Arial" w:cs="Arial"/>
          <w:b w:val="0"/>
          <w:bCs w:val="0"/>
          <w:color w:val="333333"/>
          <w:sz w:val="36"/>
          <w:szCs w:val="36"/>
          <w:lang w:val="es-AR"/>
        </w:rPr>
      </w:pPr>
      <w:r w:rsidRPr="005A4866">
        <w:rPr>
          <w:rFonts w:ascii="Arial" w:hAnsi="Arial" w:cs="Arial"/>
          <w:b w:val="0"/>
          <w:bCs w:val="0"/>
          <w:color w:val="333333"/>
          <w:sz w:val="36"/>
          <w:szCs w:val="36"/>
          <w:lang w:val="es-AR"/>
        </w:rPr>
        <w:t>Problema:</w:t>
      </w:r>
    </w:p>
    <w:p w:rsidR="005A4866" w:rsidRPr="005A4866" w:rsidRDefault="005A4866" w:rsidP="005A4866">
      <w:pPr>
        <w:pStyle w:val="NormalWeb"/>
        <w:spacing w:before="0" w:beforeAutospacing="0" w:after="150" w:afterAutospacing="0"/>
        <w:rPr>
          <w:rFonts w:ascii="Arial" w:hAnsi="Arial" w:cs="Arial"/>
          <w:color w:val="333333"/>
          <w:sz w:val="25"/>
          <w:szCs w:val="25"/>
          <w:lang w:val="es-AR"/>
        </w:rPr>
      </w:pPr>
      <w:r w:rsidRPr="005A4866">
        <w:rPr>
          <w:rFonts w:ascii="Arial" w:hAnsi="Arial" w:cs="Arial"/>
          <w:color w:val="333333"/>
          <w:sz w:val="25"/>
          <w:szCs w:val="25"/>
          <w:lang w:val="es-AR"/>
        </w:rPr>
        <w:t>Disponer un Listbox con una serie de nombres de frutas. Permitir la selección solo de uno de ellos. Cuando se presione un botón recuperar la fruta seleccionada y mostrarla en una Label.</w:t>
      </w:r>
    </w:p>
    <w:p w:rsidR="005A4866" w:rsidRDefault="005A4866" w:rsidP="005A4866">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lastRenderedPageBreak/>
        <w:t>Programa: ejercicio230.py</w:t>
      </w:r>
    </w:p>
    <w:p w:rsidR="005A4866" w:rsidRDefault="005A4866"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14:anchorId="4477B9D2" wp14:editId="5276D730">
            <wp:extent cx="1190625" cy="2324100"/>
            <wp:effectExtent l="0" t="0" r="9525" b="0"/>
            <wp:docPr id="36" name="Picture 36" descr="tkinter 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kinter Listbox"/>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90625" cy="2324100"/>
                    </a:xfrm>
                    <a:prstGeom prst="rect">
                      <a:avLst/>
                    </a:prstGeom>
                    <a:noFill/>
                    <a:ln>
                      <a:noFill/>
                    </a:ln>
                  </pic:spPr>
                </pic:pic>
              </a:graphicData>
            </a:graphic>
          </wp:inline>
        </w:drawing>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C586C0"/>
          <w:sz w:val="21"/>
          <w:szCs w:val="21"/>
        </w:rPr>
        <w:t>import</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tkinter</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as</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tk</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569CD6"/>
          <w:sz w:val="21"/>
          <w:szCs w:val="21"/>
        </w:rPr>
        <w:t>class</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Aplicacion</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569CD6"/>
          <w:sz w:val="21"/>
          <w:szCs w:val="21"/>
        </w:rPr>
        <w:t>def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__init__</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Listbox</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"papa"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"manzana"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2</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"pera"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3</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"sandia"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4</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"naranja"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5</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"melon"</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boton1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Button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text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"Recuperar"</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command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recuperar</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boton1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1</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label1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Label</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text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"Seleccionado:"</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label1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2</w:t>
      </w:r>
      <w:r w:rsidRPr="00AB22D9">
        <w:rPr>
          <w:rFonts w:ascii="Consolas" w:eastAsia="Times New Roman" w:hAnsi="Consolas" w:cs="Times New Roman"/>
          <w:color w:val="D4D4D4"/>
          <w:sz w:val="21"/>
          <w:szCs w:val="21"/>
        </w:rPr>
        <w:t>)        </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mainloop</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569CD6"/>
          <w:sz w:val="21"/>
          <w:szCs w:val="21"/>
        </w:rPr>
        <w:t>def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recuperar</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if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len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curselection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label1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configure</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text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get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curselection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p>
    <w:p w:rsidR="00AB22D9" w:rsidRPr="00DA6F8D" w:rsidRDefault="00AB22D9" w:rsidP="00AB22D9">
      <w:pPr>
        <w:shd w:val="clear" w:color="auto" w:fill="1E1E1E"/>
        <w:spacing w:after="0" w:line="285" w:lineRule="atLeast"/>
        <w:rPr>
          <w:rFonts w:ascii="Consolas" w:eastAsia="Times New Roman" w:hAnsi="Consolas" w:cs="Times New Roman"/>
          <w:color w:val="D4D4D4"/>
          <w:sz w:val="21"/>
          <w:szCs w:val="21"/>
          <w:lang w:val="es-AR"/>
        </w:rPr>
      </w:pPr>
      <w:r w:rsidRPr="00DA6F8D">
        <w:rPr>
          <w:rFonts w:ascii="Consolas" w:eastAsia="Times New Roman" w:hAnsi="Consolas" w:cs="Times New Roman"/>
          <w:color w:val="9CDCFE"/>
          <w:sz w:val="21"/>
          <w:szCs w:val="21"/>
          <w:lang w:val="es-AR"/>
        </w:rPr>
        <w:t>aplicacion1</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4EC9B0"/>
          <w:sz w:val="21"/>
          <w:szCs w:val="21"/>
          <w:lang w:val="es-AR"/>
        </w:rPr>
        <w:t>Aplicacion</w:t>
      </w:r>
      <w:r w:rsidRPr="00DA6F8D">
        <w:rPr>
          <w:rFonts w:ascii="Consolas" w:eastAsia="Times New Roman" w:hAnsi="Consolas" w:cs="Times New Roman"/>
          <w:color w:val="D4D4D4"/>
          <w:sz w:val="21"/>
          <w:szCs w:val="21"/>
          <w:lang w:val="es-AR"/>
        </w:rPr>
        <w:t xml:space="preserve">() </w:t>
      </w:r>
    </w:p>
    <w:p w:rsidR="00AB22D9" w:rsidRDefault="00AB22D9"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E156BD" w:rsidRPr="00E156BD" w:rsidRDefault="00E156BD" w:rsidP="00E156BD">
      <w:pPr>
        <w:pStyle w:val="Heading3"/>
        <w:spacing w:before="300" w:after="150"/>
        <w:rPr>
          <w:rFonts w:ascii="Arial" w:hAnsi="Arial" w:cs="Arial"/>
          <w:b w:val="0"/>
          <w:bCs w:val="0"/>
          <w:color w:val="333333"/>
          <w:sz w:val="36"/>
          <w:szCs w:val="36"/>
          <w:lang w:val="es-AR"/>
        </w:rPr>
      </w:pPr>
      <w:r w:rsidRPr="00E156BD">
        <w:rPr>
          <w:rFonts w:ascii="Arial" w:hAnsi="Arial" w:cs="Arial"/>
          <w:b w:val="0"/>
          <w:bCs w:val="0"/>
          <w:color w:val="333333"/>
          <w:sz w:val="36"/>
          <w:szCs w:val="36"/>
          <w:lang w:val="es-AR"/>
        </w:rPr>
        <w:lastRenderedPageBreak/>
        <w:t>Problema:</w:t>
      </w:r>
    </w:p>
    <w:p w:rsidR="00E156BD" w:rsidRPr="00E156BD" w:rsidRDefault="00E156BD" w:rsidP="00E156BD">
      <w:pPr>
        <w:pStyle w:val="NormalWeb"/>
        <w:spacing w:before="0" w:beforeAutospacing="0" w:after="150" w:afterAutospacing="0"/>
        <w:rPr>
          <w:rFonts w:ascii="Arial" w:hAnsi="Arial" w:cs="Arial"/>
          <w:color w:val="333333"/>
          <w:sz w:val="25"/>
          <w:szCs w:val="25"/>
          <w:lang w:val="es-AR"/>
        </w:rPr>
      </w:pPr>
      <w:r w:rsidRPr="00E156BD">
        <w:rPr>
          <w:rFonts w:ascii="Arial" w:hAnsi="Arial" w:cs="Arial"/>
          <w:color w:val="333333"/>
          <w:sz w:val="25"/>
          <w:szCs w:val="25"/>
          <w:lang w:val="es-AR"/>
        </w:rPr>
        <w:t>Disponer un Listbox con una serie de nombres de frutas. Permitir la selección de varias frutas. Cuando se presione un botón recuperar todas las frutas seleccionadas y mostrarlas en una Label.</w:t>
      </w:r>
    </w:p>
    <w:p w:rsidR="00E156BD" w:rsidRDefault="00E156BD" w:rsidP="00E156BD">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ejercicio231.py</w:t>
      </w:r>
    </w:p>
    <w:p w:rsidR="00E156BD" w:rsidRDefault="00E156B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14:anchorId="55D801FC" wp14:editId="15AF45FB">
            <wp:extent cx="1190625" cy="2724150"/>
            <wp:effectExtent l="0" t="0" r="9525" b="0"/>
            <wp:docPr id="37" name="Picture 37" descr="tkinter 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kinter Listbox"/>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90625" cy="2724150"/>
                    </a:xfrm>
                    <a:prstGeom prst="rect">
                      <a:avLst/>
                    </a:prstGeom>
                    <a:noFill/>
                    <a:ln>
                      <a:noFill/>
                    </a:ln>
                  </pic:spPr>
                </pic:pic>
              </a:graphicData>
            </a:graphic>
          </wp:inline>
        </w:drawing>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C586C0"/>
          <w:sz w:val="21"/>
          <w:szCs w:val="21"/>
        </w:rPr>
        <w:t>import</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tkinter</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as</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tk</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569CD6"/>
          <w:sz w:val="21"/>
          <w:szCs w:val="21"/>
        </w:rPr>
        <w:t>class</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4EC9B0"/>
          <w:sz w:val="21"/>
          <w:szCs w:val="21"/>
        </w:rPr>
        <w:t>Aplicacion</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569CD6"/>
          <w:sz w:val="21"/>
          <w:szCs w:val="21"/>
        </w:rPr>
        <w:t>def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__init__</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Listbox</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selectmode</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MULTIPLE</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"papa"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"manzana"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2</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"pera"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3</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"sandia"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4</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"naranja"</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insert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5</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"melon"</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boton1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Button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text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"Recuperar"</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command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recuperar</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boton1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1</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label1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tk</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4EC9B0"/>
          <w:sz w:val="21"/>
          <w:szCs w:val="21"/>
        </w:rPr>
        <w:t>Label</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text</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"Seleccionado:"</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label1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grid</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column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row</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2</w:t>
      </w:r>
      <w:r w:rsidRPr="00AB22D9">
        <w:rPr>
          <w:rFonts w:ascii="Consolas" w:eastAsia="Times New Roman" w:hAnsi="Consolas" w:cs="Times New Roman"/>
          <w:color w:val="D4D4D4"/>
          <w:sz w:val="21"/>
          <w:szCs w:val="21"/>
        </w:rPr>
        <w:t>)        </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ventana1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mainloop</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569CD6"/>
          <w:sz w:val="21"/>
          <w:szCs w:val="21"/>
        </w:rPr>
        <w:t>def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recuperar</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if</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DCDCAA"/>
          <w:sz w:val="21"/>
          <w:szCs w:val="21"/>
        </w:rPr>
        <w:t>len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curselection</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B5CEA8"/>
          <w:sz w:val="21"/>
          <w:szCs w:val="21"/>
        </w:rPr>
        <w:t>0</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lastRenderedPageBreak/>
        <w:t xml:space="preserve">            </w:t>
      </w:r>
      <w:r w:rsidRPr="00AB22D9">
        <w:rPr>
          <w:rFonts w:ascii="Consolas" w:eastAsia="Times New Roman" w:hAnsi="Consolas" w:cs="Times New Roman"/>
          <w:color w:val="9CDCFE"/>
          <w:sz w:val="21"/>
          <w:szCs w:val="21"/>
        </w:rPr>
        <w:t>todas</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CE9178"/>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for</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posicion</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C586C0"/>
          <w:sz w:val="21"/>
          <w:szCs w:val="21"/>
        </w:rPr>
        <w:t>in</w:t>
      </w: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rPr>
        <w:t>self</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9CDCFE"/>
          <w:sz w:val="21"/>
          <w:szCs w:val="21"/>
        </w:rPr>
        <w:t>listbox1</w:t>
      </w:r>
      <w:r w:rsidRPr="00AB22D9">
        <w:rPr>
          <w:rFonts w:ascii="Consolas" w:eastAsia="Times New Roman" w:hAnsi="Consolas" w:cs="Times New Roman"/>
          <w:color w:val="D4D4D4"/>
          <w:sz w:val="21"/>
          <w:szCs w:val="21"/>
        </w:rPr>
        <w:t>.</w:t>
      </w:r>
      <w:r w:rsidRPr="00AB22D9">
        <w:rPr>
          <w:rFonts w:ascii="Consolas" w:eastAsia="Times New Roman" w:hAnsi="Consolas" w:cs="Times New Roman"/>
          <w:color w:val="DCDCAA"/>
          <w:sz w:val="21"/>
          <w:szCs w:val="21"/>
        </w:rPr>
        <w:t>curselection</w:t>
      </w:r>
      <w:r w:rsidRPr="00AB22D9">
        <w:rPr>
          <w:rFonts w:ascii="Consolas" w:eastAsia="Times New Roman" w:hAnsi="Consolas" w:cs="Times New Roman"/>
          <w:color w:val="D4D4D4"/>
          <w:sz w:val="21"/>
          <w:szCs w:val="21"/>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lang w:val="es-AR"/>
        </w:rPr>
      </w:pPr>
      <w:r w:rsidRPr="00AB22D9">
        <w:rPr>
          <w:rFonts w:ascii="Consolas" w:eastAsia="Times New Roman" w:hAnsi="Consolas" w:cs="Times New Roman"/>
          <w:color w:val="D4D4D4"/>
          <w:sz w:val="21"/>
          <w:szCs w:val="21"/>
        </w:rPr>
        <w:t xml:space="preserve">                </w:t>
      </w:r>
      <w:r w:rsidRPr="00AB22D9">
        <w:rPr>
          <w:rFonts w:ascii="Consolas" w:eastAsia="Times New Roman" w:hAnsi="Consolas" w:cs="Times New Roman"/>
          <w:color w:val="9CDCFE"/>
          <w:sz w:val="21"/>
          <w:szCs w:val="21"/>
          <w:lang w:val="es-AR"/>
        </w:rPr>
        <w:t>todas</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self</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listbox1</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DCDCAA"/>
          <w:sz w:val="21"/>
          <w:szCs w:val="21"/>
          <w:lang w:val="es-AR"/>
        </w:rPr>
        <w:t>get</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posicion</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CE9178"/>
          <w:sz w:val="21"/>
          <w:szCs w:val="21"/>
          <w:lang w:val="es-AR"/>
        </w:rPr>
        <w:t>"</w:t>
      </w:r>
      <w:r w:rsidRPr="00AB22D9">
        <w:rPr>
          <w:rFonts w:ascii="Consolas" w:eastAsia="Times New Roman" w:hAnsi="Consolas" w:cs="Times New Roman"/>
          <w:color w:val="D7BA7D"/>
          <w:sz w:val="21"/>
          <w:szCs w:val="21"/>
          <w:lang w:val="es-AR"/>
        </w:rPr>
        <w:t>\n</w:t>
      </w:r>
      <w:r w:rsidRPr="00AB22D9">
        <w:rPr>
          <w:rFonts w:ascii="Consolas" w:eastAsia="Times New Roman" w:hAnsi="Consolas" w:cs="Times New Roman"/>
          <w:color w:val="CE9178"/>
          <w:sz w:val="21"/>
          <w:szCs w:val="21"/>
          <w:lang w:val="es-AR"/>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lang w:val="es-AR"/>
        </w:rPr>
      </w:pPr>
      <w:r w:rsidRPr="00AB22D9">
        <w:rPr>
          <w:rFonts w:ascii="Consolas" w:eastAsia="Times New Roman" w:hAnsi="Consolas" w:cs="Times New Roman"/>
          <w:color w:val="D4D4D4"/>
          <w:sz w:val="21"/>
          <w:szCs w:val="21"/>
          <w:lang w:val="es-AR"/>
        </w:rPr>
        <w:t xml:space="preserve">            </w:t>
      </w:r>
      <w:r w:rsidRPr="00AB22D9">
        <w:rPr>
          <w:rFonts w:ascii="Consolas" w:eastAsia="Times New Roman" w:hAnsi="Consolas" w:cs="Times New Roman"/>
          <w:color w:val="9CDCFE"/>
          <w:sz w:val="21"/>
          <w:szCs w:val="21"/>
          <w:lang w:val="es-AR"/>
        </w:rPr>
        <w:t>self</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label1</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DCDCAA"/>
          <w:sz w:val="21"/>
          <w:szCs w:val="21"/>
          <w:lang w:val="es-AR"/>
        </w:rPr>
        <w:t>configure</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text</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9CDCFE"/>
          <w:sz w:val="21"/>
          <w:szCs w:val="21"/>
          <w:lang w:val="es-AR"/>
        </w:rPr>
        <w:t>todas</w:t>
      </w:r>
      <w:r w:rsidRPr="00AB22D9">
        <w:rPr>
          <w:rFonts w:ascii="Consolas" w:eastAsia="Times New Roman" w:hAnsi="Consolas" w:cs="Times New Roman"/>
          <w:color w:val="D4D4D4"/>
          <w:sz w:val="21"/>
          <w:szCs w:val="21"/>
          <w:lang w:val="es-AR"/>
        </w:rPr>
        <w:t>)</w:t>
      </w: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lang w:val="es-AR"/>
        </w:rPr>
      </w:pPr>
    </w:p>
    <w:p w:rsidR="00AB22D9" w:rsidRPr="00AB22D9" w:rsidRDefault="00AB22D9" w:rsidP="00AB22D9">
      <w:pPr>
        <w:shd w:val="clear" w:color="auto" w:fill="1E1E1E"/>
        <w:spacing w:after="0" w:line="285" w:lineRule="atLeast"/>
        <w:rPr>
          <w:rFonts w:ascii="Consolas" w:eastAsia="Times New Roman" w:hAnsi="Consolas" w:cs="Times New Roman"/>
          <w:color w:val="D4D4D4"/>
          <w:sz w:val="21"/>
          <w:szCs w:val="21"/>
          <w:lang w:val="es-AR"/>
        </w:rPr>
      </w:pPr>
      <w:r w:rsidRPr="00AB22D9">
        <w:rPr>
          <w:rFonts w:ascii="Consolas" w:eastAsia="Times New Roman" w:hAnsi="Consolas" w:cs="Times New Roman"/>
          <w:color w:val="9CDCFE"/>
          <w:sz w:val="21"/>
          <w:szCs w:val="21"/>
          <w:lang w:val="es-AR"/>
        </w:rPr>
        <w:t>aplicacion1</w:t>
      </w:r>
      <w:r w:rsidRPr="00AB22D9">
        <w:rPr>
          <w:rFonts w:ascii="Consolas" w:eastAsia="Times New Roman" w:hAnsi="Consolas" w:cs="Times New Roman"/>
          <w:color w:val="D4D4D4"/>
          <w:sz w:val="21"/>
          <w:szCs w:val="21"/>
          <w:lang w:val="es-AR"/>
        </w:rPr>
        <w:t>=</w:t>
      </w:r>
      <w:r w:rsidRPr="00AB22D9">
        <w:rPr>
          <w:rFonts w:ascii="Consolas" w:eastAsia="Times New Roman" w:hAnsi="Consolas" w:cs="Times New Roman"/>
          <w:color w:val="4EC9B0"/>
          <w:sz w:val="21"/>
          <w:szCs w:val="21"/>
          <w:lang w:val="es-AR"/>
        </w:rPr>
        <w:t>Aplicacion</w:t>
      </w:r>
      <w:r w:rsidRPr="00AB22D9">
        <w:rPr>
          <w:rFonts w:ascii="Consolas" w:eastAsia="Times New Roman" w:hAnsi="Consolas" w:cs="Times New Roman"/>
          <w:color w:val="D4D4D4"/>
          <w:sz w:val="21"/>
          <w:szCs w:val="21"/>
          <w:lang w:val="es-AR"/>
        </w:rPr>
        <w:t>()</w:t>
      </w:r>
    </w:p>
    <w:p w:rsidR="00E156BD" w:rsidRDefault="00E156B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446F65" w:rsidRPr="00446F65" w:rsidRDefault="00446F65" w:rsidP="00446F65">
      <w:pPr>
        <w:pStyle w:val="Heading3"/>
        <w:spacing w:before="300" w:after="150"/>
        <w:rPr>
          <w:rFonts w:ascii="Arial" w:hAnsi="Arial" w:cs="Arial"/>
          <w:b w:val="0"/>
          <w:bCs w:val="0"/>
          <w:color w:val="333333"/>
          <w:sz w:val="36"/>
          <w:szCs w:val="36"/>
          <w:lang w:val="es-AR"/>
        </w:rPr>
      </w:pPr>
      <w:r w:rsidRPr="00446F65">
        <w:rPr>
          <w:rFonts w:ascii="Arial" w:hAnsi="Arial" w:cs="Arial"/>
          <w:b w:val="0"/>
          <w:bCs w:val="0"/>
          <w:color w:val="333333"/>
          <w:sz w:val="36"/>
          <w:szCs w:val="36"/>
          <w:lang w:val="es-AR"/>
        </w:rPr>
        <w:t>Barra de scroll</w:t>
      </w:r>
    </w:p>
    <w:p w:rsidR="00446F65" w:rsidRPr="00446F65" w:rsidRDefault="00446F65" w:rsidP="00446F65">
      <w:pPr>
        <w:pStyle w:val="NormalWeb"/>
        <w:spacing w:before="0" w:beforeAutospacing="0" w:after="150" w:afterAutospacing="0"/>
        <w:rPr>
          <w:rFonts w:ascii="Arial" w:hAnsi="Arial" w:cs="Arial"/>
          <w:color w:val="333333"/>
          <w:sz w:val="25"/>
          <w:szCs w:val="25"/>
          <w:lang w:val="es-AR"/>
        </w:rPr>
      </w:pPr>
      <w:r w:rsidRPr="00446F65">
        <w:rPr>
          <w:rFonts w:ascii="Arial" w:hAnsi="Arial" w:cs="Arial"/>
          <w:color w:val="333333"/>
          <w:sz w:val="25"/>
          <w:szCs w:val="25"/>
          <w:lang w:val="es-AR"/>
        </w:rPr>
        <w:t>Por defecto no aparece una barra de scroll si la cantidad de item supera el tamaño del cuadro del Listbox. Para que se muestre una barra de scroll la debemos crear y enlazar con el Listbox.</w:t>
      </w:r>
      <w:r w:rsidRPr="00446F65">
        <w:rPr>
          <w:rFonts w:ascii="Arial" w:hAnsi="Arial" w:cs="Arial"/>
          <w:color w:val="333333"/>
          <w:sz w:val="25"/>
          <w:szCs w:val="25"/>
          <w:lang w:val="es-AR"/>
        </w:rPr>
        <w:br/>
        <w:t>El mismo programa anterior pero con la barra de scroll queda:</w:t>
      </w:r>
    </w:p>
    <w:p w:rsidR="00446F65" w:rsidRDefault="00446F65" w:rsidP="00446F65">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ejercicio232.py</w:t>
      </w:r>
    </w:p>
    <w:p w:rsidR="00AB22D9" w:rsidRDefault="00446F65"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14:anchorId="6748E461" wp14:editId="0FCAB780">
            <wp:extent cx="1333500" cy="2324100"/>
            <wp:effectExtent l="0" t="0" r="0" b="0"/>
            <wp:docPr id="38" name="Picture 38" descr="tkinter Listbox Scro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kinter Listbox Scrollba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33500" cy="2324100"/>
                    </a:xfrm>
                    <a:prstGeom prst="rect">
                      <a:avLst/>
                    </a:prstGeom>
                    <a:noFill/>
                    <a:ln>
                      <a:noFill/>
                    </a:ln>
                  </pic:spPr>
                </pic:pic>
              </a:graphicData>
            </a:graphic>
          </wp:inline>
        </w:drawing>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C586C0"/>
          <w:sz w:val="21"/>
          <w:szCs w:val="21"/>
        </w:rPr>
        <w:t>import</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4EC9B0"/>
          <w:sz w:val="21"/>
          <w:szCs w:val="21"/>
        </w:rPr>
        <w:t>tkinter</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C586C0"/>
          <w:sz w:val="21"/>
          <w:szCs w:val="21"/>
        </w:rPr>
        <w:t>as</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4EC9B0"/>
          <w:sz w:val="21"/>
          <w:szCs w:val="21"/>
        </w:rPr>
        <w:t>tk</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569CD6"/>
          <w:sz w:val="21"/>
          <w:szCs w:val="21"/>
        </w:rPr>
        <w:t>class</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4EC9B0"/>
          <w:sz w:val="21"/>
          <w:szCs w:val="21"/>
        </w:rPr>
        <w:t>Aplicacion</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569CD6"/>
          <w:sz w:val="21"/>
          <w:szCs w:val="21"/>
        </w:rPr>
        <w:t>def</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DCDCAA"/>
          <w:sz w:val="21"/>
          <w:szCs w:val="21"/>
        </w:rPr>
        <w:t>__init__</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ventana1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scroll1</w:t>
      </w:r>
      <w:r w:rsidRPr="00133498">
        <w:rPr>
          <w:rFonts w:ascii="Consolas" w:eastAsia="Times New Roman" w:hAnsi="Consolas" w:cs="Times New Roman"/>
          <w:color w:val="D4D4D4"/>
          <w:sz w:val="21"/>
          <w:szCs w:val="21"/>
        </w:rPr>
        <w:t xml:space="preserve"> = </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Scrollbar</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ventana1</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orient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VERTICAL</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Listbox</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ventana1</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selectmode</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MULTIPLE</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yscrollcommand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scroll1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set</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grid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column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row</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scroll1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configure</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command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yview</w:t>
      </w:r>
      <w:r w:rsidRPr="00133498">
        <w:rPr>
          <w:rFonts w:ascii="Consolas" w:eastAsia="Times New Roman" w:hAnsi="Consolas" w:cs="Times New Roman"/>
          <w:color w:val="D4D4D4"/>
          <w:sz w:val="21"/>
          <w:szCs w:val="21"/>
        </w:rPr>
        <w:t xml:space="preserve">)         </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scroll1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grid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column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1</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row</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sticky</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'NS'</w:t>
      </w:r>
      <w:r w:rsidRPr="00133498">
        <w:rPr>
          <w:rFonts w:ascii="Consolas" w:eastAsia="Times New Roman" w:hAnsi="Consolas" w:cs="Times New Roman"/>
          <w:color w:val="D4D4D4"/>
          <w:sz w:val="21"/>
          <w:szCs w:val="21"/>
        </w:rPr>
        <w:t>)        </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"papa"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"manzana"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2</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"pera"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lastRenderedPageBreak/>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3</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"sandia"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4</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"naranja"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"melon"</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6</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"limon"</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7</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"kiwi"</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"banana"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"uva"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"papaya"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"mandarina"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insert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5</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"frutilla"</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boton1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tk</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4EC9B0"/>
          <w:sz w:val="21"/>
          <w:szCs w:val="21"/>
        </w:rPr>
        <w:t>Button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ventana1</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text</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"Recuperar"</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command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recuperar</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boton1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grid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column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row</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1</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lang w:val="es-AR"/>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lang w:val="es-AR"/>
        </w:rPr>
        <w:t>self</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label1</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4EC9B0"/>
          <w:sz w:val="21"/>
          <w:szCs w:val="21"/>
          <w:lang w:val="es-AR"/>
        </w:rPr>
        <w:t>tk</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4EC9B0"/>
          <w:sz w:val="21"/>
          <w:szCs w:val="21"/>
          <w:lang w:val="es-AR"/>
        </w:rPr>
        <w:t>Label</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self</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ventana1</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text</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CE9178"/>
          <w:sz w:val="21"/>
          <w:szCs w:val="21"/>
          <w:lang w:val="es-AR"/>
        </w:rPr>
        <w:t>"Seleccionado:"</w:t>
      </w:r>
      <w:r w:rsidRPr="00133498">
        <w:rPr>
          <w:rFonts w:ascii="Consolas" w:eastAsia="Times New Roman" w:hAnsi="Consolas" w:cs="Times New Roman"/>
          <w:color w:val="D4D4D4"/>
          <w:sz w:val="21"/>
          <w:szCs w:val="21"/>
          <w:lang w:val="es-AR"/>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lang w:val="es-AR"/>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label1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grid</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column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row</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2</w:t>
      </w:r>
      <w:r w:rsidRPr="00133498">
        <w:rPr>
          <w:rFonts w:ascii="Consolas" w:eastAsia="Times New Roman" w:hAnsi="Consolas" w:cs="Times New Roman"/>
          <w:color w:val="D4D4D4"/>
          <w:sz w:val="21"/>
          <w:szCs w:val="21"/>
        </w:rPr>
        <w:t>)        </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ventana1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mainloop</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569CD6"/>
          <w:sz w:val="21"/>
          <w:szCs w:val="21"/>
        </w:rPr>
        <w:t>def</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DCDCAA"/>
          <w:sz w:val="21"/>
          <w:szCs w:val="21"/>
        </w:rPr>
        <w:t>recuperar</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C586C0"/>
          <w:sz w:val="21"/>
          <w:szCs w:val="21"/>
        </w:rPr>
        <w:t>if</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DCDCAA"/>
          <w:sz w:val="21"/>
          <w:szCs w:val="21"/>
        </w:rPr>
        <w:t>len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curselection</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B5CEA8"/>
          <w:sz w:val="21"/>
          <w:szCs w:val="21"/>
        </w:rPr>
        <w:t>0</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todas</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CE9178"/>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C586C0"/>
          <w:sz w:val="21"/>
          <w:szCs w:val="21"/>
        </w:rPr>
        <w:t>for</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posicion</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C586C0"/>
          <w:sz w:val="21"/>
          <w:szCs w:val="21"/>
        </w:rPr>
        <w:t>in</w:t>
      </w: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rPr>
        <w:t>self</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9CDCFE"/>
          <w:sz w:val="21"/>
          <w:szCs w:val="21"/>
        </w:rPr>
        <w:t>listbox1</w:t>
      </w:r>
      <w:r w:rsidRPr="00133498">
        <w:rPr>
          <w:rFonts w:ascii="Consolas" w:eastAsia="Times New Roman" w:hAnsi="Consolas" w:cs="Times New Roman"/>
          <w:color w:val="D4D4D4"/>
          <w:sz w:val="21"/>
          <w:szCs w:val="21"/>
        </w:rPr>
        <w:t>.</w:t>
      </w:r>
      <w:r w:rsidRPr="00133498">
        <w:rPr>
          <w:rFonts w:ascii="Consolas" w:eastAsia="Times New Roman" w:hAnsi="Consolas" w:cs="Times New Roman"/>
          <w:color w:val="DCDCAA"/>
          <w:sz w:val="21"/>
          <w:szCs w:val="21"/>
        </w:rPr>
        <w:t>curselection</w:t>
      </w:r>
      <w:r w:rsidRPr="00133498">
        <w:rPr>
          <w:rFonts w:ascii="Consolas" w:eastAsia="Times New Roman" w:hAnsi="Consolas" w:cs="Times New Roman"/>
          <w:color w:val="D4D4D4"/>
          <w:sz w:val="21"/>
          <w:szCs w:val="21"/>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lang w:val="es-AR"/>
        </w:rPr>
      </w:pPr>
      <w:r w:rsidRPr="00133498">
        <w:rPr>
          <w:rFonts w:ascii="Consolas" w:eastAsia="Times New Roman" w:hAnsi="Consolas" w:cs="Times New Roman"/>
          <w:color w:val="D4D4D4"/>
          <w:sz w:val="21"/>
          <w:szCs w:val="21"/>
        </w:rPr>
        <w:t xml:space="preserve">                </w:t>
      </w:r>
      <w:r w:rsidRPr="00133498">
        <w:rPr>
          <w:rFonts w:ascii="Consolas" w:eastAsia="Times New Roman" w:hAnsi="Consolas" w:cs="Times New Roman"/>
          <w:color w:val="9CDCFE"/>
          <w:sz w:val="21"/>
          <w:szCs w:val="21"/>
          <w:lang w:val="es-AR"/>
        </w:rPr>
        <w:t>todas</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self</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listbox1</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DCDCAA"/>
          <w:sz w:val="21"/>
          <w:szCs w:val="21"/>
          <w:lang w:val="es-AR"/>
        </w:rPr>
        <w:t>get</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posicion</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CE9178"/>
          <w:sz w:val="21"/>
          <w:szCs w:val="21"/>
          <w:lang w:val="es-AR"/>
        </w:rPr>
        <w:t>"</w:t>
      </w:r>
      <w:r w:rsidRPr="00133498">
        <w:rPr>
          <w:rFonts w:ascii="Consolas" w:eastAsia="Times New Roman" w:hAnsi="Consolas" w:cs="Times New Roman"/>
          <w:color w:val="D7BA7D"/>
          <w:sz w:val="21"/>
          <w:szCs w:val="21"/>
          <w:lang w:val="es-AR"/>
        </w:rPr>
        <w:t>\n</w:t>
      </w:r>
      <w:r w:rsidRPr="00133498">
        <w:rPr>
          <w:rFonts w:ascii="Consolas" w:eastAsia="Times New Roman" w:hAnsi="Consolas" w:cs="Times New Roman"/>
          <w:color w:val="CE9178"/>
          <w:sz w:val="21"/>
          <w:szCs w:val="21"/>
          <w:lang w:val="es-AR"/>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lang w:val="es-AR"/>
        </w:rPr>
      </w:pPr>
      <w:r w:rsidRPr="00133498">
        <w:rPr>
          <w:rFonts w:ascii="Consolas" w:eastAsia="Times New Roman" w:hAnsi="Consolas" w:cs="Times New Roman"/>
          <w:color w:val="D4D4D4"/>
          <w:sz w:val="21"/>
          <w:szCs w:val="21"/>
          <w:lang w:val="es-AR"/>
        </w:rPr>
        <w:t xml:space="preserve">            </w:t>
      </w:r>
      <w:r w:rsidRPr="00133498">
        <w:rPr>
          <w:rFonts w:ascii="Consolas" w:eastAsia="Times New Roman" w:hAnsi="Consolas" w:cs="Times New Roman"/>
          <w:color w:val="9CDCFE"/>
          <w:sz w:val="21"/>
          <w:szCs w:val="21"/>
          <w:lang w:val="es-AR"/>
        </w:rPr>
        <w:t>self</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label1</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DCDCAA"/>
          <w:sz w:val="21"/>
          <w:szCs w:val="21"/>
          <w:lang w:val="es-AR"/>
        </w:rPr>
        <w:t>configure</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text</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9CDCFE"/>
          <w:sz w:val="21"/>
          <w:szCs w:val="21"/>
          <w:lang w:val="es-AR"/>
        </w:rPr>
        <w:t>todas</w:t>
      </w:r>
      <w:r w:rsidRPr="00133498">
        <w:rPr>
          <w:rFonts w:ascii="Consolas" w:eastAsia="Times New Roman" w:hAnsi="Consolas" w:cs="Times New Roman"/>
          <w:color w:val="D4D4D4"/>
          <w:sz w:val="21"/>
          <w:szCs w:val="21"/>
          <w:lang w:val="es-AR"/>
        </w:rPr>
        <w:t>)</w:t>
      </w: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lang w:val="es-AR"/>
        </w:rPr>
      </w:pPr>
    </w:p>
    <w:p w:rsidR="00133498" w:rsidRPr="00133498" w:rsidRDefault="00133498" w:rsidP="00133498">
      <w:pPr>
        <w:shd w:val="clear" w:color="auto" w:fill="1E1E1E"/>
        <w:spacing w:after="0" w:line="285" w:lineRule="atLeast"/>
        <w:rPr>
          <w:rFonts w:ascii="Consolas" w:eastAsia="Times New Roman" w:hAnsi="Consolas" w:cs="Times New Roman"/>
          <w:color w:val="D4D4D4"/>
          <w:sz w:val="21"/>
          <w:szCs w:val="21"/>
          <w:lang w:val="es-AR"/>
        </w:rPr>
      </w:pPr>
      <w:r w:rsidRPr="00133498">
        <w:rPr>
          <w:rFonts w:ascii="Consolas" w:eastAsia="Times New Roman" w:hAnsi="Consolas" w:cs="Times New Roman"/>
          <w:color w:val="9CDCFE"/>
          <w:sz w:val="21"/>
          <w:szCs w:val="21"/>
          <w:lang w:val="es-AR"/>
        </w:rPr>
        <w:t>aplicacion1</w:t>
      </w:r>
      <w:r w:rsidRPr="00133498">
        <w:rPr>
          <w:rFonts w:ascii="Consolas" w:eastAsia="Times New Roman" w:hAnsi="Consolas" w:cs="Times New Roman"/>
          <w:color w:val="D4D4D4"/>
          <w:sz w:val="21"/>
          <w:szCs w:val="21"/>
          <w:lang w:val="es-AR"/>
        </w:rPr>
        <w:t>=</w:t>
      </w:r>
      <w:r w:rsidRPr="00133498">
        <w:rPr>
          <w:rFonts w:ascii="Consolas" w:eastAsia="Times New Roman" w:hAnsi="Consolas" w:cs="Times New Roman"/>
          <w:color w:val="4EC9B0"/>
          <w:sz w:val="21"/>
          <w:szCs w:val="21"/>
          <w:lang w:val="es-AR"/>
        </w:rPr>
        <w:t>Aplicacion</w:t>
      </w:r>
      <w:r w:rsidRPr="00133498">
        <w:rPr>
          <w:rFonts w:ascii="Consolas" w:eastAsia="Times New Roman" w:hAnsi="Consolas" w:cs="Times New Roman"/>
          <w:color w:val="D4D4D4"/>
          <w:sz w:val="21"/>
          <w:szCs w:val="21"/>
          <w:lang w:val="es-AR"/>
        </w:rPr>
        <w:t xml:space="preserve">()   </w:t>
      </w:r>
    </w:p>
    <w:p w:rsidR="00446F65" w:rsidRDefault="00446F65"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295082" w:rsidRPr="00295082" w:rsidRDefault="00295082" w:rsidP="00295082">
      <w:pPr>
        <w:spacing w:before="300" w:after="150" w:line="240" w:lineRule="auto"/>
        <w:outlineLvl w:val="1"/>
        <w:rPr>
          <w:rFonts w:ascii="Arial" w:eastAsia="Times New Roman" w:hAnsi="Arial" w:cs="Arial"/>
          <w:color w:val="333333"/>
          <w:sz w:val="45"/>
          <w:szCs w:val="45"/>
        </w:rPr>
      </w:pPr>
      <w:r w:rsidRPr="00295082">
        <w:rPr>
          <w:rFonts w:ascii="Arial" w:eastAsia="Times New Roman" w:hAnsi="Arial" w:cs="Arial"/>
          <w:color w:val="333333"/>
          <w:sz w:val="45"/>
          <w:szCs w:val="45"/>
        </w:rPr>
        <w:t>Problema propuesto</w:t>
      </w:r>
    </w:p>
    <w:p w:rsidR="00295082" w:rsidRPr="00295082" w:rsidRDefault="00295082" w:rsidP="00295082">
      <w:pPr>
        <w:numPr>
          <w:ilvl w:val="0"/>
          <w:numId w:val="61"/>
        </w:numPr>
        <w:spacing w:before="100" w:beforeAutospacing="1" w:after="240" w:line="240" w:lineRule="auto"/>
        <w:rPr>
          <w:rFonts w:ascii="Arial" w:eastAsia="Times New Roman" w:hAnsi="Arial" w:cs="Arial"/>
          <w:color w:val="333333"/>
          <w:sz w:val="25"/>
          <w:szCs w:val="25"/>
          <w:lang w:val="es-AR"/>
        </w:rPr>
      </w:pPr>
      <w:r w:rsidRPr="00295082">
        <w:rPr>
          <w:rFonts w:ascii="Arial" w:eastAsia="Times New Roman" w:hAnsi="Arial" w:cs="Arial"/>
          <w:color w:val="333333"/>
          <w:sz w:val="25"/>
          <w:szCs w:val="25"/>
          <w:lang w:val="es-AR"/>
        </w:rPr>
        <w:t>Solicitar el ingreso del nombre de una persona y seleccionar de un control Listbox un país. Al presionar un botón mostrar en la barra de la ventana el nombre ingresado y el país seleccionado</w:t>
      </w:r>
    </w:p>
    <w:p w:rsidR="00133498" w:rsidRDefault="00570975"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hyperlink r:id="rId113" w:history="1">
        <w:r w:rsidR="00295082" w:rsidRPr="006A7E22">
          <w:rPr>
            <w:rStyle w:val="Hyperlink"/>
            <w:rFonts w:ascii="Times New Roman" w:eastAsia="Times New Roman" w:hAnsi="Times New Roman" w:cs="Times New Roman"/>
            <w:b/>
            <w:sz w:val="40"/>
            <w:szCs w:val="40"/>
            <w:lang w:val="es-AR"/>
          </w:rPr>
          <w:t>https://www.youtube.com/watch?v=oTCkZBGjU3s</w:t>
        </w:r>
      </w:hyperlink>
      <w:r w:rsidR="00295082">
        <w:rPr>
          <w:rFonts w:ascii="Times New Roman" w:eastAsia="Times New Roman" w:hAnsi="Times New Roman" w:cs="Times New Roman"/>
          <w:b/>
          <w:color w:val="121212"/>
          <w:sz w:val="40"/>
          <w:szCs w:val="40"/>
          <w:lang w:val="es-AR"/>
        </w:rPr>
        <w:t xml:space="preserve"> </w:t>
      </w:r>
    </w:p>
    <w:p w:rsidR="00295082" w:rsidRPr="00295082" w:rsidRDefault="00295082" w:rsidP="00295082">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295082">
        <w:rPr>
          <w:rFonts w:ascii="Courier" w:eastAsia="Times New Roman" w:hAnsi="Courier" w:cs="Courier New"/>
          <w:color w:val="333333"/>
          <w:sz w:val="20"/>
          <w:szCs w:val="20"/>
          <w:lang w:val="es-AR"/>
        </w:rPr>
        <w:t>ejercicio233.py</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295082">
        <w:rPr>
          <w:rFonts w:ascii="Consolas" w:eastAsia="Times New Roman" w:hAnsi="Consolas" w:cs="Times New Roman"/>
          <w:color w:val="C586C0"/>
          <w:sz w:val="21"/>
          <w:szCs w:val="21"/>
          <w:lang w:val="es-AR"/>
        </w:rPr>
        <w:t>mport</w:t>
      </w: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4EC9B0"/>
          <w:sz w:val="21"/>
          <w:szCs w:val="21"/>
          <w:lang w:val="es-AR"/>
        </w:rPr>
        <w:t>tkinter</w:t>
      </w: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C586C0"/>
          <w:sz w:val="21"/>
          <w:szCs w:val="21"/>
          <w:lang w:val="es-AR"/>
        </w:rPr>
        <w:t>as</w:t>
      </w: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4EC9B0"/>
          <w:sz w:val="21"/>
          <w:szCs w:val="21"/>
          <w:lang w:val="es-AR"/>
        </w:rPr>
        <w:t>tk</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lang w:val="es-AR"/>
        </w:rPr>
      </w:pP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295082">
        <w:rPr>
          <w:rFonts w:ascii="Consolas" w:eastAsia="Times New Roman" w:hAnsi="Consolas" w:cs="Times New Roman"/>
          <w:color w:val="569CD6"/>
          <w:sz w:val="21"/>
          <w:szCs w:val="21"/>
          <w:lang w:val="es-AR"/>
        </w:rPr>
        <w:t>class</w:t>
      </w: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4EC9B0"/>
          <w:sz w:val="21"/>
          <w:szCs w:val="21"/>
          <w:lang w:val="es-AR"/>
        </w:rPr>
        <w:t>Aplicacion</w:t>
      </w:r>
      <w:r w:rsidRPr="00295082">
        <w:rPr>
          <w:rFonts w:ascii="Consolas" w:eastAsia="Times New Roman" w:hAnsi="Consolas" w:cs="Times New Roman"/>
          <w:color w:val="D4D4D4"/>
          <w:sz w:val="21"/>
          <w:szCs w:val="21"/>
          <w:lang w:val="es-AR"/>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569CD6"/>
          <w:sz w:val="21"/>
          <w:szCs w:val="21"/>
        </w:rPr>
        <w:t>def</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DCDCAA"/>
          <w:sz w:val="21"/>
          <w:szCs w:val="21"/>
        </w:rPr>
        <w:t>__init__</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ventana1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tk</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Tk</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lang w:val="es-AR"/>
        </w:rPr>
        <w:t>self</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label1</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4EC9B0"/>
          <w:sz w:val="21"/>
          <w:szCs w:val="21"/>
          <w:lang w:val="es-AR"/>
        </w:rPr>
        <w:t>tk</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4EC9B0"/>
          <w:sz w:val="21"/>
          <w:szCs w:val="21"/>
          <w:lang w:val="es-AR"/>
        </w:rPr>
        <w:t>Label</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self</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ventana1</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text</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CE9178"/>
          <w:sz w:val="21"/>
          <w:szCs w:val="21"/>
          <w:lang w:val="es-AR"/>
        </w:rPr>
        <w:t>"Ingrese nombre"</w:t>
      </w:r>
      <w:r w:rsidRPr="00295082">
        <w:rPr>
          <w:rFonts w:ascii="Consolas" w:eastAsia="Times New Roman" w:hAnsi="Consolas" w:cs="Times New Roman"/>
          <w:color w:val="D4D4D4"/>
          <w:sz w:val="21"/>
          <w:szCs w:val="21"/>
          <w:lang w:val="es-AR"/>
        </w:rPr>
        <w:t>)</w:t>
      </w:r>
    </w:p>
    <w:p w:rsidR="00295082" w:rsidRPr="00D111D1"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295082">
        <w:rPr>
          <w:rFonts w:ascii="Consolas" w:eastAsia="Times New Roman" w:hAnsi="Consolas" w:cs="Times New Roman"/>
          <w:color w:val="D4D4D4"/>
          <w:sz w:val="21"/>
          <w:szCs w:val="21"/>
          <w:lang w:val="es-AR"/>
        </w:rPr>
        <w:lastRenderedPageBreak/>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label1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grid</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column</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B5CEA8"/>
          <w:sz w:val="21"/>
          <w:szCs w:val="21"/>
          <w:lang w:val="es-AR"/>
        </w:rPr>
        <w:t>0</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row</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B5CEA8"/>
          <w:sz w:val="21"/>
          <w:szCs w:val="21"/>
          <w:lang w:val="es-AR"/>
        </w:rPr>
        <w:t>0</w:t>
      </w:r>
      <w:r w:rsidRPr="00D111D1">
        <w:rPr>
          <w:rFonts w:ascii="Consolas" w:eastAsia="Times New Roman" w:hAnsi="Consolas" w:cs="Times New Roman"/>
          <w:color w:val="D4D4D4"/>
          <w:sz w:val="21"/>
          <w:szCs w:val="21"/>
          <w:lang w:val="es-AR"/>
        </w:rPr>
        <w:t>)</w:t>
      </w:r>
    </w:p>
    <w:p w:rsidR="00295082" w:rsidRPr="00D111D1"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nombre</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tk</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StringVar</w:t>
      </w:r>
      <w:r w:rsidRPr="00D111D1">
        <w:rPr>
          <w:rFonts w:ascii="Consolas" w:eastAsia="Times New Roman" w:hAnsi="Consolas" w:cs="Times New Roman"/>
          <w:color w:val="D4D4D4"/>
          <w:sz w:val="21"/>
          <w:szCs w:val="21"/>
          <w:lang w:val="es-AR"/>
        </w:rPr>
        <w:t>()</w:t>
      </w:r>
    </w:p>
    <w:p w:rsidR="00295082" w:rsidRPr="00D111D1"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entry1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tk</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Entry</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ventana1</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width</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B5CEA8"/>
          <w:sz w:val="21"/>
          <w:szCs w:val="21"/>
          <w:lang w:val="es-AR"/>
        </w:rPr>
        <w:t>40</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textvariable</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nombre</w:t>
      </w:r>
      <w:r w:rsidRPr="00D111D1">
        <w:rPr>
          <w:rFonts w:ascii="Consolas" w:eastAsia="Times New Roman" w:hAnsi="Consolas" w:cs="Times New Roman"/>
          <w:color w:val="D4D4D4"/>
          <w:sz w:val="21"/>
          <w:szCs w:val="21"/>
          <w:lang w:val="es-AR"/>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entry1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grid</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column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row</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1</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lang w:val="es-AR"/>
        </w:rPr>
        <w:t>self</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label2</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4EC9B0"/>
          <w:sz w:val="21"/>
          <w:szCs w:val="21"/>
          <w:lang w:val="es-AR"/>
        </w:rPr>
        <w:t>tk</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4EC9B0"/>
          <w:sz w:val="21"/>
          <w:szCs w:val="21"/>
          <w:lang w:val="es-AR"/>
        </w:rPr>
        <w:t>Label</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self</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ventana1</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9CDCFE"/>
          <w:sz w:val="21"/>
          <w:szCs w:val="21"/>
          <w:lang w:val="es-AR"/>
        </w:rPr>
        <w:t>text</w:t>
      </w:r>
      <w:r w:rsidRPr="00295082">
        <w:rPr>
          <w:rFonts w:ascii="Consolas" w:eastAsia="Times New Roman" w:hAnsi="Consolas" w:cs="Times New Roman"/>
          <w:color w:val="D4D4D4"/>
          <w:sz w:val="21"/>
          <w:szCs w:val="21"/>
          <w:lang w:val="es-AR"/>
        </w:rPr>
        <w:t>=</w:t>
      </w:r>
      <w:r w:rsidRPr="00295082">
        <w:rPr>
          <w:rFonts w:ascii="Consolas" w:eastAsia="Times New Roman" w:hAnsi="Consolas" w:cs="Times New Roman"/>
          <w:color w:val="CE9178"/>
          <w:sz w:val="21"/>
          <w:szCs w:val="21"/>
          <w:lang w:val="es-AR"/>
        </w:rPr>
        <w:t>"Seleccione país"</w:t>
      </w:r>
      <w:r w:rsidRPr="00295082">
        <w:rPr>
          <w:rFonts w:ascii="Consolas" w:eastAsia="Times New Roman" w:hAnsi="Consolas" w:cs="Times New Roman"/>
          <w:color w:val="D4D4D4"/>
          <w:sz w:val="21"/>
          <w:szCs w:val="21"/>
          <w:lang w:val="es-AR"/>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lang w:val="es-AR"/>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label2</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grid</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column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row</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2</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tk</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Listbox</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ventana1</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grid</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column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row</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3</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"Argentina"</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"Chile"</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2</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"Bolivia"</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3</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"Paraguay"</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4</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"Brasil"</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insert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5</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"Uruguay"</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boton1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tk</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4EC9B0"/>
          <w:sz w:val="21"/>
          <w:szCs w:val="21"/>
        </w:rPr>
        <w:t>Button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ventana1</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text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"Recuperar"</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command</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mostrardatos</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boton1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grid</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column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row</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4</w:t>
      </w:r>
      <w:r w:rsidRPr="00295082">
        <w:rPr>
          <w:rFonts w:ascii="Consolas" w:eastAsia="Times New Roman" w:hAnsi="Consolas" w:cs="Times New Roman"/>
          <w:color w:val="D4D4D4"/>
          <w:sz w:val="21"/>
          <w:szCs w:val="21"/>
        </w:rPr>
        <w:t>)        </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ventana1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mainloop</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569CD6"/>
          <w:sz w:val="21"/>
          <w:szCs w:val="21"/>
        </w:rPr>
        <w:t>def</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DCDCAA"/>
          <w:sz w:val="21"/>
          <w:szCs w:val="21"/>
        </w:rPr>
        <w:t>mostrardatos</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w:t>
      </w:r>
      <w:r w:rsidRPr="00295082">
        <w:rPr>
          <w:rFonts w:ascii="Consolas" w:eastAsia="Times New Roman" w:hAnsi="Consolas" w:cs="Times New Roman"/>
          <w:color w:val="C586C0"/>
          <w:sz w:val="21"/>
          <w:szCs w:val="21"/>
        </w:rPr>
        <w:t>if</w:t>
      </w: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DCDCAA"/>
          <w:sz w:val="21"/>
          <w:szCs w:val="21"/>
        </w:rPr>
        <w:t>len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curselection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r w:rsidRPr="00295082">
        <w:rPr>
          <w:rFonts w:ascii="Consolas" w:eastAsia="Times New Roman" w:hAnsi="Consolas" w:cs="Times New Roman"/>
          <w:color w:val="D4D4D4"/>
          <w:sz w:val="21"/>
          <w:szCs w:val="21"/>
        </w:rPr>
        <w:t xml:space="preserve">            </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ventana1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title</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"Nombre:"</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nombre</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get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CE9178"/>
          <w:sz w:val="21"/>
          <w:szCs w:val="21"/>
        </w:rPr>
        <w:t>" Pais:"</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get</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self</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9CDCFE"/>
          <w:sz w:val="21"/>
          <w:szCs w:val="21"/>
        </w:rPr>
        <w:t>listbox1</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DCDCAA"/>
          <w:sz w:val="21"/>
          <w:szCs w:val="21"/>
        </w:rPr>
        <w:t>curselection</w:t>
      </w:r>
      <w:r w:rsidRPr="00295082">
        <w:rPr>
          <w:rFonts w:ascii="Consolas" w:eastAsia="Times New Roman" w:hAnsi="Consolas" w:cs="Times New Roman"/>
          <w:color w:val="D4D4D4"/>
          <w:sz w:val="21"/>
          <w:szCs w:val="21"/>
        </w:rPr>
        <w:t>()[</w:t>
      </w:r>
      <w:r w:rsidRPr="00295082">
        <w:rPr>
          <w:rFonts w:ascii="Consolas" w:eastAsia="Times New Roman" w:hAnsi="Consolas" w:cs="Times New Roman"/>
          <w:color w:val="B5CEA8"/>
          <w:sz w:val="21"/>
          <w:szCs w:val="21"/>
        </w:rPr>
        <w:t>0</w:t>
      </w:r>
      <w:r w:rsidRPr="00295082">
        <w:rPr>
          <w:rFonts w:ascii="Consolas" w:eastAsia="Times New Roman" w:hAnsi="Consolas" w:cs="Times New Roman"/>
          <w:color w:val="D4D4D4"/>
          <w:sz w:val="21"/>
          <w:szCs w:val="21"/>
        </w:rPr>
        <w:t>]))</w:t>
      </w:r>
    </w:p>
    <w:p w:rsidR="00295082" w:rsidRPr="00295082" w:rsidRDefault="00295082" w:rsidP="00295082">
      <w:pPr>
        <w:shd w:val="clear" w:color="auto" w:fill="1E1E1E"/>
        <w:spacing w:after="0" w:line="285" w:lineRule="atLeast"/>
        <w:rPr>
          <w:rFonts w:ascii="Consolas" w:eastAsia="Times New Roman" w:hAnsi="Consolas" w:cs="Times New Roman"/>
          <w:color w:val="D4D4D4"/>
          <w:sz w:val="21"/>
          <w:szCs w:val="21"/>
        </w:rPr>
      </w:pPr>
    </w:p>
    <w:p w:rsidR="00295082" w:rsidRPr="00D111D1" w:rsidRDefault="00295082" w:rsidP="00295082">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9CDCFE"/>
          <w:sz w:val="21"/>
          <w:szCs w:val="21"/>
          <w:lang w:val="es-AR"/>
        </w:rPr>
        <w:t>aplicacion1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Aplicacion</w:t>
      </w:r>
      <w:r w:rsidRPr="00D111D1">
        <w:rPr>
          <w:rFonts w:ascii="Consolas" w:eastAsia="Times New Roman" w:hAnsi="Consolas" w:cs="Times New Roman"/>
          <w:color w:val="D4D4D4"/>
          <w:sz w:val="21"/>
          <w:szCs w:val="21"/>
          <w:lang w:val="es-AR"/>
        </w:rPr>
        <w:t>()  </w:t>
      </w:r>
    </w:p>
    <w:p w:rsidR="00295082" w:rsidRDefault="00295082"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1617F4" w:rsidRPr="001617F4" w:rsidRDefault="001617F4" w:rsidP="001617F4">
      <w:pPr>
        <w:spacing w:before="300" w:after="150" w:line="240" w:lineRule="auto"/>
        <w:outlineLvl w:val="0"/>
        <w:rPr>
          <w:rFonts w:ascii="Arial" w:eastAsia="Times New Roman" w:hAnsi="Arial" w:cs="Arial"/>
          <w:color w:val="333333"/>
          <w:kern w:val="36"/>
          <w:sz w:val="54"/>
          <w:szCs w:val="54"/>
          <w:lang w:val="es-AR"/>
        </w:rPr>
      </w:pPr>
      <w:r w:rsidRPr="001617F4">
        <w:rPr>
          <w:rFonts w:ascii="Arial" w:eastAsia="Times New Roman" w:hAnsi="Arial" w:cs="Arial"/>
          <w:color w:val="333333"/>
          <w:kern w:val="36"/>
          <w:sz w:val="54"/>
          <w:szCs w:val="54"/>
          <w:lang w:val="es-AR"/>
        </w:rPr>
        <w:t>módulo ttk</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Tk hemos dicho que es una biblioteca de controles visuales que los podemos acceder desde Python y desde otros lenguajes de programación.</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En la versión Tk 8.5 sumó una nueva serie de controles visuales ( Notebook, Combobox etc.) y modernizó los que hemos visto en los conceptos anteriores. Para hacer uso de esta nueva versión de la biblioteca en Python se implementó un nuevo módulo y se lo agregó al paquete tkinter.</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Para hacer uso de este conjunto de Widget (controles visuales) debemos importar el paquete ttk.</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Todo lo que conocemos hasta ahora de los controles visuales del módulo tkinter funciona prácticamente sin cambios, lo que deberemos hacer es crear objetos de la clase Button, Entry etc. recuperándolos ahora del módulo tkinter.ttk</w:t>
      </w:r>
    </w:p>
    <w:p w:rsidR="00547403" w:rsidRPr="00547403" w:rsidRDefault="00547403" w:rsidP="00547403">
      <w:pPr>
        <w:pStyle w:val="Heading3"/>
        <w:spacing w:before="300" w:after="150"/>
        <w:rPr>
          <w:rFonts w:ascii="Arial" w:hAnsi="Arial" w:cs="Arial"/>
          <w:b w:val="0"/>
          <w:bCs w:val="0"/>
          <w:color w:val="333333"/>
          <w:sz w:val="36"/>
          <w:szCs w:val="36"/>
          <w:lang w:val="es-AR"/>
        </w:rPr>
      </w:pPr>
      <w:r w:rsidRPr="00547403">
        <w:rPr>
          <w:rFonts w:ascii="Arial" w:hAnsi="Arial" w:cs="Arial"/>
          <w:b w:val="0"/>
          <w:bCs w:val="0"/>
          <w:color w:val="333333"/>
          <w:sz w:val="36"/>
          <w:szCs w:val="36"/>
          <w:lang w:val="es-AR"/>
        </w:rPr>
        <w:lastRenderedPageBreak/>
        <w:t>Importar el módulo ttk</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Debemos utilizar la siguiente sintaxis para importar el nuevo módulo:</w:t>
      </w:r>
    </w:p>
    <w:p w:rsidR="00547403" w:rsidRDefault="00547403" w:rsidP="005474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tkinter import ttk</w:t>
      </w:r>
    </w:p>
    <w:p w:rsidR="00547403" w:rsidRDefault="00547403" w:rsidP="00547403">
      <w:pPr>
        <w:pStyle w:val="Heading3"/>
        <w:spacing w:before="300" w:after="150"/>
        <w:rPr>
          <w:rFonts w:ascii="Arial" w:hAnsi="Arial" w:cs="Arial"/>
          <w:b w:val="0"/>
          <w:bCs w:val="0"/>
          <w:color w:val="333333"/>
          <w:sz w:val="36"/>
          <w:szCs w:val="36"/>
        </w:rPr>
      </w:pPr>
      <w:r>
        <w:rPr>
          <w:rFonts w:ascii="Arial" w:hAnsi="Arial" w:cs="Arial"/>
          <w:b w:val="0"/>
          <w:bCs w:val="0"/>
          <w:color w:val="333333"/>
          <w:sz w:val="36"/>
          <w:szCs w:val="36"/>
        </w:rPr>
        <w:t>Problema:</w:t>
      </w:r>
    </w:p>
    <w:p w:rsidR="00547403" w:rsidRPr="00547403" w:rsidRDefault="00547403" w:rsidP="00547403">
      <w:pPr>
        <w:pStyle w:val="NormalWeb"/>
        <w:spacing w:before="0" w:beforeAutospacing="0" w:after="150" w:afterAutospacing="0"/>
        <w:rPr>
          <w:rFonts w:ascii="Arial" w:hAnsi="Arial" w:cs="Arial"/>
          <w:color w:val="333333"/>
          <w:sz w:val="25"/>
          <w:szCs w:val="25"/>
          <w:lang w:val="es-AR"/>
        </w:rPr>
      </w:pPr>
      <w:r w:rsidRPr="00547403">
        <w:rPr>
          <w:rFonts w:ascii="Arial" w:hAnsi="Arial" w:cs="Arial"/>
          <w:color w:val="333333"/>
          <w:sz w:val="25"/>
          <w:szCs w:val="25"/>
          <w:lang w:val="es-AR"/>
        </w:rPr>
        <w:t>Mostrar una ventana y en su interior dos botones y una label utilizando el módulo ttk. La label muestra inicialmente el valor 1. Cada uno de los botones permiten incrementar o decrementar en uno el contenido de la label</w:t>
      </w:r>
    </w:p>
    <w:p w:rsidR="00547403" w:rsidRPr="00547403" w:rsidRDefault="00547403" w:rsidP="00547403">
      <w:pPr>
        <w:spacing w:after="150" w:line="240" w:lineRule="auto"/>
        <w:rPr>
          <w:rFonts w:ascii="Arial" w:eastAsia="Times New Roman" w:hAnsi="Arial" w:cs="Arial"/>
          <w:color w:val="333333"/>
          <w:sz w:val="25"/>
          <w:szCs w:val="25"/>
          <w:lang w:val="es-AR"/>
        </w:rPr>
      </w:pPr>
      <w:r w:rsidRPr="00547403">
        <w:rPr>
          <w:rFonts w:ascii="Arial" w:eastAsia="Times New Roman" w:hAnsi="Arial" w:cs="Arial"/>
          <w:color w:val="333333"/>
          <w:sz w:val="25"/>
          <w:szCs w:val="25"/>
          <w:lang w:val="es-AR"/>
        </w:rPr>
        <w:t>Si bien los cambios visuales que aparecen en la clase Button no son significativos el módulo tkinter.ttk trae nuevas funcionalidades, nuevos controles y permite que nuestra interfaz visual se adapte al sistema operativo donde se está ejecutando (Windows, Mac, Linux etc.)</w:t>
      </w:r>
    </w:p>
    <w:p w:rsidR="00547403" w:rsidRPr="00547403" w:rsidRDefault="00547403" w:rsidP="00547403">
      <w:pPr>
        <w:spacing w:after="150" w:line="240" w:lineRule="auto"/>
        <w:rPr>
          <w:rFonts w:ascii="Arial" w:eastAsia="Times New Roman" w:hAnsi="Arial" w:cs="Arial"/>
          <w:color w:val="333333"/>
          <w:sz w:val="25"/>
          <w:szCs w:val="25"/>
          <w:lang w:val="es-AR"/>
        </w:rPr>
      </w:pPr>
      <w:r w:rsidRPr="00547403">
        <w:rPr>
          <w:rFonts w:ascii="Arial" w:eastAsia="Times New Roman" w:hAnsi="Arial" w:cs="Arial"/>
          <w:color w:val="333333"/>
          <w:sz w:val="25"/>
          <w:szCs w:val="25"/>
          <w:lang w:val="es-AR"/>
        </w:rPr>
        <w:t>Analicemos que cambios debemos disponer a nuestra aplicación para utilizar las componentes Button y Label del módulo tkinter.ttk.</w:t>
      </w:r>
    </w:p>
    <w:p w:rsidR="00547403" w:rsidRPr="00547403" w:rsidRDefault="00547403" w:rsidP="00547403">
      <w:pPr>
        <w:spacing w:after="150" w:line="240" w:lineRule="auto"/>
        <w:rPr>
          <w:rFonts w:ascii="Arial" w:eastAsia="Times New Roman" w:hAnsi="Arial" w:cs="Arial"/>
          <w:color w:val="333333"/>
          <w:sz w:val="25"/>
          <w:szCs w:val="25"/>
          <w:lang w:val="es-AR"/>
        </w:rPr>
      </w:pPr>
      <w:r w:rsidRPr="00547403">
        <w:rPr>
          <w:rFonts w:ascii="Arial" w:eastAsia="Times New Roman" w:hAnsi="Arial" w:cs="Arial"/>
          <w:color w:val="333333"/>
          <w:sz w:val="25"/>
          <w:szCs w:val="25"/>
          <w:lang w:val="es-AR"/>
        </w:rPr>
        <w:t>Debemos seguir importando el paquete tkinter como lo veníamos haciendo:</w:t>
      </w:r>
    </w:p>
    <w:p w:rsidR="00547403" w:rsidRPr="00547403" w:rsidRDefault="00547403" w:rsidP="00547403">
      <w:pPr>
        <w:pStyle w:val="Heading4"/>
        <w:spacing w:before="150" w:after="150"/>
        <w:rPr>
          <w:rFonts w:ascii="Arial" w:hAnsi="Arial" w:cs="Arial"/>
          <w:b w:val="0"/>
          <w:bCs w:val="0"/>
          <w:color w:val="333333"/>
          <w:sz w:val="27"/>
          <w:szCs w:val="27"/>
          <w:lang w:val="es-AR"/>
        </w:rPr>
      </w:pPr>
      <w:r w:rsidRPr="00547403">
        <w:rPr>
          <w:rFonts w:ascii="Arial" w:hAnsi="Arial" w:cs="Arial"/>
          <w:b w:val="0"/>
          <w:bCs w:val="0"/>
          <w:color w:val="333333"/>
          <w:sz w:val="27"/>
          <w:szCs w:val="27"/>
          <w:lang w:val="es-AR"/>
        </w:rPr>
        <w:t>Programa: ejercicio234.py</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lang w:val="es-AR"/>
        </w:rPr>
      </w:pPr>
      <w:r w:rsidRPr="00E97869">
        <w:rPr>
          <w:rFonts w:ascii="Consolas" w:eastAsia="Times New Roman" w:hAnsi="Consolas" w:cs="Times New Roman"/>
          <w:color w:val="C586C0"/>
          <w:sz w:val="21"/>
          <w:szCs w:val="21"/>
          <w:lang w:val="es-AR"/>
        </w:rPr>
        <w:t>import</w:t>
      </w:r>
      <w:r w:rsidRPr="00E97869">
        <w:rPr>
          <w:rFonts w:ascii="Consolas" w:eastAsia="Times New Roman" w:hAnsi="Consolas" w:cs="Times New Roman"/>
          <w:color w:val="D4D4D4"/>
          <w:sz w:val="21"/>
          <w:szCs w:val="21"/>
          <w:lang w:val="es-AR"/>
        </w:rPr>
        <w:t xml:space="preserve"> </w:t>
      </w:r>
      <w:r w:rsidRPr="00E97869">
        <w:rPr>
          <w:rFonts w:ascii="Consolas" w:eastAsia="Times New Roman" w:hAnsi="Consolas" w:cs="Times New Roman"/>
          <w:color w:val="4EC9B0"/>
          <w:sz w:val="21"/>
          <w:szCs w:val="21"/>
          <w:lang w:val="es-AR"/>
        </w:rPr>
        <w:t>tkinter</w:t>
      </w:r>
      <w:r w:rsidRPr="00E97869">
        <w:rPr>
          <w:rFonts w:ascii="Consolas" w:eastAsia="Times New Roman" w:hAnsi="Consolas" w:cs="Times New Roman"/>
          <w:color w:val="D4D4D4"/>
          <w:sz w:val="21"/>
          <w:szCs w:val="21"/>
          <w:lang w:val="es-AR"/>
        </w:rPr>
        <w:t xml:space="preserve"> </w:t>
      </w:r>
      <w:r w:rsidRPr="00E97869">
        <w:rPr>
          <w:rFonts w:ascii="Consolas" w:eastAsia="Times New Roman" w:hAnsi="Consolas" w:cs="Times New Roman"/>
          <w:color w:val="C586C0"/>
          <w:sz w:val="21"/>
          <w:szCs w:val="21"/>
          <w:lang w:val="es-AR"/>
        </w:rPr>
        <w:t>as</w:t>
      </w:r>
      <w:r w:rsidRPr="00E97869">
        <w:rPr>
          <w:rFonts w:ascii="Consolas" w:eastAsia="Times New Roman" w:hAnsi="Consolas" w:cs="Times New Roman"/>
          <w:color w:val="D4D4D4"/>
          <w:sz w:val="21"/>
          <w:szCs w:val="21"/>
          <w:lang w:val="es-AR"/>
        </w:rPr>
        <w:t xml:space="preserve"> </w:t>
      </w:r>
      <w:r w:rsidRPr="00E97869">
        <w:rPr>
          <w:rFonts w:ascii="Consolas" w:eastAsia="Times New Roman" w:hAnsi="Consolas" w:cs="Times New Roman"/>
          <w:color w:val="4EC9B0"/>
          <w:sz w:val="21"/>
          <w:szCs w:val="21"/>
          <w:lang w:val="es-AR"/>
        </w:rPr>
        <w:t>tk</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C586C0"/>
          <w:sz w:val="21"/>
          <w:szCs w:val="21"/>
        </w:rPr>
        <w:t>from</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4EC9B0"/>
          <w:sz w:val="21"/>
          <w:szCs w:val="21"/>
        </w:rPr>
        <w:t>tkinter</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C586C0"/>
          <w:sz w:val="21"/>
          <w:szCs w:val="21"/>
        </w:rPr>
        <w:t>import</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4EC9B0"/>
          <w:sz w:val="21"/>
          <w:szCs w:val="21"/>
        </w:rPr>
        <w:t>ttk</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569CD6"/>
          <w:sz w:val="21"/>
          <w:szCs w:val="21"/>
        </w:rPr>
        <w:t>class</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4EC9B0"/>
          <w:sz w:val="21"/>
          <w:szCs w:val="21"/>
        </w:rPr>
        <w:t>Aplicacion</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569CD6"/>
          <w:sz w:val="21"/>
          <w:szCs w:val="21"/>
        </w:rPr>
        <w:t>def</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DCDCAA"/>
          <w:sz w:val="21"/>
          <w:szCs w:val="21"/>
        </w:rPr>
        <w:t>__init__</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valor</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1</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tk</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Tk</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title</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CE9178"/>
          <w:sz w:val="21"/>
          <w:szCs w:val="21"/>
        </w:rPr>
        <w:t>"Controles Button y Label"</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label1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ttk</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Label</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text</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valor</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label1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grid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column</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0</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row</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0</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label1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DCDCAA"/>
          <w:sz w:val="21"/>
          <w:szCs w:val="21"/>
        </w:rPr>
        <w:t>configure</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foreground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CE9178"/>
          <w:sz w:val="21"/>
          <w:szCs w:val="21"/>
        </w:rPr>
        <w:t>"red"</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boton1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ttk</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Button</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text</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CE9178"/>
          <w:sz w:val="21"/>
          <w:szCs w:val="21"/>
        </w:rPr>
        <w:t>"Incrementar"</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command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DCDCAA"/>
          <w:sz w:val="21"/>
          <w:szCs w:val="21"/>
        </w:rPr>
        <w:t>incrementar</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boton1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grid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column</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0</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row</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1</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boton2</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ttk</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4EC9B0"/>
          <w:sz w:val="21"/>
          <w:szCs w:val="21"/>
        </w:rPr>
        <w:t>Button</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text</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CE9178"/>
          <w:sz w:val="21"/>
          <w:szCs w:val="21"/>
        </w:rPr>
        <w:t>"Decrementar"</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command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DCDCAA"/>
          <w:sz w:val="21"/>
          <w:szCs w:val="21"/>
        </w:rPr>
        <w:t>decrementar</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boton2</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grid</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column</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0</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row</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2</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ventana1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DCDCAA"/>
          <w:sz w:val="21"/>
          <w:szCs w:val="21"/>
        </w:rPr>
        <w:t>mainloop</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240" w:line="285" w:lineRule="atLeast"/>
        <w:rPr>
          <w:rFonts w:ascii="Consolas" w:eastAsia="Times New Roman" w:hAnsi="Consolas" w:cs="Times New Roman"/>
          <w:color w:val="D4D4D4"/>
          <w:sz w:val="21"/>
          <w:szCs w:val="21"/>
        </w:rPr>
      </w:pP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lastRenderedPageBreak/>
        <w:t xml:space="preserve">    </w:t>
      </w:r>
      <w:r w:rsidRPr="00E97869">
        <w:rPr>
          <w:rFonts w:ascii="Consolas" w:eastAsia="Times New Roman" w:hAnsi="Consolas" w:cs="Times New Roman"/>
          <w:color w:val="569CD6"/>
          <w:sz w:val="21"/>
          <w:szCs w:val="21"/>
        </w:rPr>
        <w:t>def</w:t>
      </w: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DCDCAA"/>
          <w:sz w:val="21"/>
          <w:szCs w:val="21"/>
        </w:rPr>
        <w:t>incrementar</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valor</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valor</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B5CEA8"/>
          <w:sz w:val="21"/>
          <w:szCs w:val="21"/>
        </w:rPr>
        <w:t>1</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label1</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config</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text</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self</w:t>
      </w:r>
      <w:r w:rsidRPr="00E97869">
        <w:rPr>
          <w:rFonts w:ascii="Consolas" w:eastAsia="Times New Roman" w:hAnsi="Consolas" w:cs="Times New Roman"/>
          <w:color w:val="D4D4D4"/>
          <w:sz w:val="21"/>
          <w:szCs w:val="21"/>
        </w:rPr>
        <w:t>.</w:t>
      </w:r>
      <w:r w:rsidRPr="00E97869">
        <w:rPr>
          <w:rFonts w:ascii="Consolas" w:eastAsia="Times New Roman" w:hAnsi="Consolas" w:cs="Times New Roman"/>
          <w:color w:val="9CDCFE"/>
          <w:sz w:val="21"/>
          <w:szCs w:val="21"/>
        </w:rPr>
        <w:t>valor</w:t>
      </w:r>
      <w:r w:rsidRPr="00E97869">
        <w:rPr>
          <w:rFonts w:ascii="Consolas" w:eastAsia="Times New Roman" w:hAnsi="Consolas" w:cs="Times New Roman"/>
          <w:color w:val="D4D4D4"/>
          <w:sz w:val="21"/>
          <w:szCs w:val="21"/>
        </w:rPr>
        <w:t>)</w:t>
      </w:r>
    </w:p>
    <w:p w:rsidR="00E97869" w:rsidRPr="00E97869" w:rsidRDefault="00E97869" w:rsidP="00E97869">
      <w:pPr>
        <w:shd w:val="clear" w:color="auto" w:fill="1E1E1E"/>
        <w:spacing w:after="0" w:line="285" w:lineRule="atLeast"/>
        <w:rPr>
          <w:rFonts w:ascii="Consolas" w:eastAsia="Times New Roman" w:hAnsi="Consolas" w:cs="Times New Roman"/>
          <w:color w:val="D4D4D4"/>
          <w:sz w:val="21"/>
          <w:szCs w:val="21"/>
        </w:rPr>
      </w:pPr>
    </w:p>
    <w:p w:rsidR="00E97869" w:rsidRPr="00DA6F8D" w:rsidRDefault="00E97869" w:rsidP="00E97869">
      <w:pPr>
        <w:shd w:val="clear" w:color="auto" w:fill="1E1E1E"/>
        <w:spacing w:after="0" w:line="285" w:lineRule="atLeast"/>
        <w:rPr>
          <w:rFonts w:ascii="Consolas" w:eastAsia="Times New Roman" w:hAnsi="Consolas" w:cs="Times New Roman"/>
          <w:color w:val="D4D4D4"/>
          <w:sz w:val="21"/>
          <w:szCs w:val="21"/>
        </w:rPr>
      </w:pPr>
      <w:r w:rsidRPr="00E97869">
        <w:rPr>
          <w:rFonts w:ascii="Consolas" w:eastAsia="Times New Roman" w:hAnsi="Consolas" w:cs="Times New Roman"/>
          <w:color w:val="D4D4D4"/>
          <w:sz w:val="21"/>
          <w:szCs w:val="21"/>
        </w:rPr>
        <w:t xml:space="preserve">    </w:t>
      </w:r>
      <w:r w:rsidRPr="00DA6F8D">
        <w:rPr>
          <w:rFonts w:ascii="Consolas" w:eastAsia="Times New Roman" w:hAnsi="Consolas" w:cs="Times New Roman"/>
          <w:color w:val="569CD6"/>
          <w:sz w:val="21"/>
          <w:szCs w:val="21"/>
        </w:rPr>
        <w:t>def</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DCDCAA"/>
          <w:sz w:val="21"/>
          <w:szCs w:val="21"/>
        </w:rPr>
        <w:t>decrementar</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p>
    <w:p w:rsidR="00E97869" w:rsidRPr="00DA6F8D" w:rsidRDefault="00E97869" w:rsidP="00E97869">
      <w:pPr>
        <w:shd w:val="clear" w:color="auto" w:fill="1E1E1E"/>
        <w:spacing w:after="0" w:line="285" w:lineRule="atLeast"/>
        <w:rPr>
          <w:rFonts w:ascii="Consolas" w:eastAsia="Times New Roman" w:hAnsi="Consolas" w:cs="Times New Roman"/>
          <w:color w:val="D4D4D4"/>
          <w:sz w:val="21"/>
          <w:szCs w:val="21"/>
        </w:rPr>
      </w:pP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valor</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valor</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1</w:t>
      </w:r>
    </w:p>
    <w:p w:rsidR="00E97869" w:rsidRPr="00DA6F8D" w:rsidRDefault="00E97869" w:rsidP="00E97869">
      <w:pPr>
        <w:shd w:val="clear" w:color="auto" w:fill="1E1E1E"/>
        <w:spacing w:after="0" w:line="285" w:lineRule="atLeast"/>
        <w:rPr>
          <w:rFonts w:ascii="Consolas" w:eastAsia="Times New Roman" w:hAnsi="Consolas" w:cs="Times New Roman"/>
          <w:color w:val="D4D4D4"/>
          <w:sz w:val="21"/>
          <w:szCs w:val="21"/>
        </w:rPr>
      </w:pP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label1</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config</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text</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valor</w:t>
      </w:r>
      <w:r w:rsidRPr="00DA6F8D">
        <w:rPr>
          <w:rFonts w:ascii="Consolas" w:eastAsia="Times New Roman" w:hAnsi="Consolas" w:cs="Times New Roman"/>
          <w:color w:val="D4D4D4"/>
          <w:sz w:val="21"/>
          <w:szCs w:val="21"/>
        </w:rPr>
        <w:t>)        </w:t>
      </w:r>
    </w:p>
    <w:p w:rsidR="00E97869" w:rsidRPr="00DA6F8D" w:rsidRDefault="00E97869" w:rsidP="00E97869">
      <w:pPr>
        <w:shd w:val="clear" w:color="auto" w:fill="1E1E1E"/>
        <w:spacing w:after="240" w:line="285" w:lineRule="atLeast"/>
        <w:rPr>
          <w:rFonts w:ascii="Consolas" w:eastAsia="Times New Roman" w:hAnsi="Consolas" w:cs="Times New Roman"/>
          <w:color w:val="D4D4D4"/>
          <w:sz w:val="21"/>
          <w:szCs w:val="21"/>
        </w:rPr>
      </w:pPr>
    </w:p>
    <w:p w:rsidR="00E97869" w:rsidRPr="00D111D1" w:rsidRDefault="00E97869" w:rsidP="00E97869">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9CDCFE"/>
          <w:sz w:val="21"/>
          <w:szCs w:val="21"/>
          <w:lang w:val="es-AR"/>
        </w:rPr>
        <w:t>aplicacion1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Aplicacion</w:t>
      </w:r>
      <w:r w:rsidRPr="00D111D1">
        <w:rPr>
          <w:rFonts w:ascii="Consolas" w:eastAsia="Times New Roman" w:hAnsi="Consolas" w:cs="Times New Roman"/>
          <w:color w:val="D4D4D4"/>
          <w:sz w:val="21"/>
          <w:szCs w:val="21"/>
          <w:lang w:val="es-AR"/>
        </w:rPr>
        <w:t>()</w:t>
      </w:r>
    </w:p>
    <w:p w:rsidR="00295082" w:rsidRDefault="00295082"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F5A7E" w:rsidRPr="007F5A7E" w:rsidRDefault="007F5A7E" w:rsidP="007F5A7E">
      <w:pPr>
        <w:pStyle w:val="NormalWeb"/>
        <w:spacing w:before="0" w:beforeAutospacing="0" w:after="150" w:afterAutospacing="0"/>
        <w:rPr>
          <w:rFonts w:ascii="Arial" w:hAnsi="Arial" w:cs="Arial"/>
          <w:color w:val="333333"/>
          <w:sz w:val="25"/>
          <w:szCs w:val="25"/>
          <w:lang w:val="es-AR"/>
        </w:rPr>
      </w:pPr>
      <w:r w:rsidRPr="007F5A7E">
        <w:rPr>
          <w:rFonts w:ascii="Arial" w:hAnsi="Arial" w:cs="Arial"/>
          <w:color w:val="333333"/>
          <w:sz w:val="25"/>
          <w:szCs w:val="25"/>
          <w:lang w:val="es-AR"/>
        </w:rPr>
        <w:t>Resolvamos otros problemas ya resueltos empleando el nuevo módulo de Widged propuesto en el módulo tkinter.ttk.</w:t>
      </w:r>
    </w:p>
    <w:p w:rsidR="007F5A7E" w:rsidRPr="007F5A7E" w:rsidRDefault="007F5A7E" w:rsidP="007F5A7E">
      <w:pPr>
        <w:pStyle w:val="Heading3"/>
        <w:spacing w:before="300" w:after="150"/>
        <w:rPr>
          <w:rFonts w:ascii="Arial" w:hAnsi="Arial" w:cs="Arial"/>
          <w:b w:val="0"/>
          <w:bCs w:val="0"/>
          <w:color w:val="333333"/>
          <w:sz w:val="36"/>
          <w:szCs w:val="36"/>
          <w:lang w:val="es-AR"/>
        </w:rPr>
      </w:pPr>
      <w:r w:rsidRPr="007F5A7E">
        <w:rPr>
          <w:rFonts w:ascii="Arial" w:hAnsi="Arial" w:cs="Arial"/>
          <w:b w:val="0"/>
          <w:bCs w:val="0"/>
          <w:color w:val="333333"/>
          <w:sz w:val="36"/>
          <w:szCs w:val="36"/>
          <w:lang w:val="es-AR"/>
        </w:rPr>
        <w:t>Problema:</w:t>
      </w:r>
    </w:p>
    <w:p w:rsidR="007F5A7E" w:rsidRPr="007F5A7E" w:rsidRDefault="007F5A7E" w:rsidP="007F5A7E">
      <w:pPr>
        <w:pStyle w:val="NormalWeb"/>
        <w:spacing w:before="0" w:beforeAutospacing="0" w:after="150" w:afterAutospacing="0"/>
        <w:rPr>
          <w:rFonts w:ascii="Arial" w:hAnsi="Arial" w:cs="Arial"/>
          <w:color w:val="333333"/>
          <w:sz w:val="25"/>
          <w:szCs w:val="25"/>
          <w:lang w:val="es-AR"/>
        </w:rPr>
      </w:pPr>
      <w:r w:rsidRPr="007F5A7E">
        <w:rPr>
          <w:rFonts w:ascii="Arial" w:hAnsi="Arial" w:cs="Arial"/>
          <w:color w:val="333333"/>
          <w:sz w:val="25"/>
          <w:szCs w:val="25"/>
          <w:lang w:val="es-AR"/>
        </w:rPr>
        <w:t>Ingresar el nombre de usuario y clave en controles de tipo Entry. Si se ingresa las cadena (usuario: juan, clave="abc123") luego mostrar en el título de la ventana el mensaje "Correcto" en caso contrario mostrar el mensaje "Incorrecto". Utilizar Widget del módulo ttk.</w:t>
      </w:r>
    </w:p>
    <w:p w:rsidR="007F5A7E" w:rsidRPr="007F5A7E" w:rsidRDefault="007F5A7E" w:rsidP="007F5A7E">
      <w:pPr>
        <w:pStyle w:val="Heading4"/>
        <w:spacing w:before="150" w:after="150"/>
        <w:rPr>
          <w:rFonts w:ascii="Arial" w:hAnsi="Arial" w:cs="Arial"/>
          <w:b w:val="0"/>
          <w:bCs w:val="0"/>
          <w:color w:val="333333"/>
          <w:sz w:val="27"/>
          <w:szCs w:val="27"/>
          <w:lang w:val="es-AR"/>
        </w:rPr>
      </w:pPr>
      <w:r w:rsidRPr="007F5A7E">
        <w:rPr>
          <w:rFonts w:ascii="Arial" w:hAnsi="Arial" w:cs="Arial"/>
          <w:b w:val="0"/>
          <w:bCs w:val="0"/>
          <w:color w:val="333333"/>
          <w:sz w:val="27"/>
          <w:szCs w:val="27"/>
          <w:lang w:val="es-AR"/>
        </w:rPr>
        <w:t>Programa: ejercicio235.py</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r w:rsidRPr="007F5A7E">
        <w:rPr>
          <w:rFonts w:ascii="Consolas" w:eastAsia="Times New Roman" w:hAnsi="Consolas" w:cs="Times New Roman"/>
          <w:color w:val="C586C0"/>
          <w:sz w:val="21"/>
          <w:szCs w:val="21"/>
          <w:lang w:val="es-AR"/>
        </w:rPr>
        <w:t>import</w:t>
      </w:r>
      <w:r w:rsidRPr="007F5A7E">
        <w:rPr>
          <w:rFonts w:ascii="Consolas" w:eastAsia="Times New Roman" w:hAnsi="Consolas" w:cs="Times New Roman"/>
          <w:color w:val="D4D4D4"/>
          <w:sz w:val="21"/>
          <w:szCs w:val="21"/>
          <w:lang w:val="es-AR"/>
        </w:rPr>
        <w:t xml:space="preserve"> </w:t>
      </w:r>
      <w:r w:rsidRPr="007F5A7E">
        <w:rPr>
          <w:rFonts w:ascii="Consolas" w:eastAsia="Times New Roman" w:hAnsi="Consolas" w:cs="Times New Roman"/>
          <w:color w:val="4EC9B0"/>
          <w:sz w:val="21"/>
          <w:szCs w:val="21"/>
          <w:lang w:val="es-AR"/>
        </w:rPr>
        <w:t>tkinter</w:t>
      </w:r>
      <w:r w:rsidRPr="007F5A7E">
        <w:rPr>
          <w:rFonts w:ascii="Consolas" w:eastAsia="Times New Roman" w:hAnsi="Consolas" w:cs="Times New Roman"/>
          <w:color w:val="D4D4D4"/>
          <w:sz w:val="21"/>
          <w:szCs w:val="21"/>
          <w:lang w:val="es-AR"/>
        </w:rPr>
        <w:t xml:space="preserve"> </w:t>
      </w:r>
      <w:r w:rsidRPr="007F5A7E">
        <w:rPr>
          <w:rFonts w:ascii="Consolas" w:eastAsia="Times New Roman" w:hAnsi="Consolas" w:cs="Times New Roman"/>
          <w:color w:val="C586C0"/>
          <w:sz w:val="21"/>
          <w:szCs w:val="21"/>
          <w:lang w:val="es-AR"/>
        </w:rPr>
        <w:t>as</w:t>
      </w:r>
      <w:r w:rsidRPr="007F5A7E">
        <w:rPr>
          <w:rFonts w:ascii="Consolas" w:eastAsia="Times New Roman" w:hAnsi="Consolas" w:cs="Times New Roman"/>
          <w:color w:val="D4D4D4"/>
          <w:sz w:val="21"/>
          <w:szCs w:val="21"/>
          <w:lang w:val="es-AR"/>
        </w:rPr>
        <w:t xml:space="preserve"> </w:t>
      </w:r>
      <w:r w:rsidRPr="007F5A7E">
        <w:rPr>
          <w:rFonts w:ascii="Consolas" w:eastAsia="Times New Roman" w:hAnsi="Consolas" w:cs="Times New Roman"/>
          <w:color w:val="4EC9B0"/>
          <w:sz w:val="21"/>
          <w:szCs w:val="21"/>
          <w:lang w:val="es-AR"/>
        </w:rPr>
        <w:t>tk</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C586C0"/>
          <w:sz w:val="21"/>
          <w:szCs w:val="21"/>
        </w:rPr>
        <w:t>from</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4EC9B0"/>
          <w:sz w:val="21"/>
          <w:szCs w:val="21"/>
        </w:rPr>
        <w:t>tkinter</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C586C0"/>
          <w:sz w:val="21"/>
          <w:szCs w:val="21"/>
        </w:rPr>
        <w:t>import</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4EC9B0"/>
          <w:sz w:val="21"/>
          <w:szCs w:val="21"/>
        </w:rPr>
        <w:t>ttk</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569CD6"/>
          <w:sz w:val="21"/>
          <w:szCs w:val="21"/>
        </w:rPr>
        <w:t>class</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4EC9B0"/>
          <w:sz w:val="21"/>
          <w:szCs w:val="21"/>
        </w:rPr>
        <w:t>Aplicacion</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569CD6"/>
          <w:sz w:val="21"/>
          <w:szCs w:val="21"/>
        </w:rPr>
        <w:t>def</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DCDCAA"/>
          <w:sz w:val="21"/>
          <w:szCs w:val="21"/>
        </w:rPr>
        <w:t>__init__</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Tk</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lang w:val="es-AR"/>
        </w:rPr>
        <w:t>self</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label1</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4EC9B0"/>
          <w:sz w:val="21"/>
          <w:szCs w:val="21"/>
          <w:lang w:val="es-AR"/>
        </w:rPr>
        <w:t>ttk</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4EC9B0"/>
          <w:sz w:val="21"/>
          <w:szCs w:val="21"/>
          <w:lang w:val="es-AR"/>
        </w:rPr>
        <w:t>Label</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text</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CE9178"/>
          <w:sz w:val="21"/>
          <w:szCs w:val="21"/>
          <w:lang w:val="es-AR"/>
        </w:rPr>
        <w:t>"Ingrese nombre de usuario:"</w:t>
      </w:r>
      <w:r w:rsidRPr="007F5A7E">
        <w:rPr>
          <w:rFonts w:ascii="Consolas" w:eastAsia="Times New Roman" w:hAnsi="Consolas" w:cs="Times New Roman"/>
          <w:color w:val="D4D4D4"/>
          <w:sz w:val="21"/>
          <w:szCs w:val="21"/>
          <w:lang w:val="es-AR"/>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lang w:val="es-AR"/>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label1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grid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column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0</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row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0</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StringVar</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entry1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Entry</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width</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30</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textvariable</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dato1</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entry1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grid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column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row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0</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lang w:val="es-AR"/>
        </w:rPr>
        <w:t>self</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label2</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4EC9B0"/>
          <w:sz w:val="21"/>
          <w:szCs w:val="21"/>
          <w:lang w:val="es-AR"/>
        </w:rPr>
        <w:t>ttk</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4EC9B0"/>
          <w:sz w:val="21"/>
          <w:szCs w:val="21"/>
          <w:lang w:val="es-AR"/>
        </w:rPr>
        <w:t>Label</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text</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CE9178"/>
          <w:sz w:val="21"/>
          <w:szCs w:val="21"/>
          <w:lang w:val="es-AR"/>
        </w:rPr>
        <w:t>"Ingrese clave:"</w:t>
      </w:r>
      <w:r w:rsidRPr="007F5A7E">
        <w:rPr>
          <w:rFonts w:ascii="Consolas" w:eastAsia="Times New Roman" w:hAnsi="Consolas" w:cs="Times New Roman"/>
          <w:color w:val="D4D4D4"/>
          <w:sz w:val="21"/>
          <w:szCs w:val="21"/>
          <w:lang w:val="es-AR"/>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lang w:val="es-AR"/>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label2</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grid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column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0</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row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1</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dato2</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StringVar</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entry2</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Entry</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width</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30</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textvariable</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dato2</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show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CE9178"/>
          <w:sz w:val="21"/>
          <w:szCs w:val="21"/>
        </w:rPr>
        <w:t>"*"</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entry2</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grid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column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row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1</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boton1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ttk</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4EC9B0"/>
          <w:sz w:val="21"/>
          <w:szCs w:val="21"/>
        </w:rPr>
        <w:t>Button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text</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CE9178"/>
          <w:sz w:val="21"/>
          <w:szCs w:val="21"/>
        </w:rPr>
        <w:t>"Ingresar"</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command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DCDCAA"/>
          <w:sz w:val="21"/>
          <w:szCs w:val="21"/>
        </w:rPr>
        <w:t>ingresar</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boton1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grid</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column</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1</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row</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B5CEA8"/>
          <w:sz w:val="21"/>
          <w:szCs w:val="21"/>
        </w:rPr>
        <w:t>2</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lastRenderedPageBreak/>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DCDCAA"/>
          <w:sz w:val="21"/>
          <w:szCs w:val="21"/>
        </w:rPr>
        <w:t>mainloop</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569CD6"/>
          <w:sz w:val="21"/>
          <w:szCs w:val="21"/>
        </w:rPr>
        <w:t>def</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DCDCAA"/>
          <w:sz w:val="21"/>
          <w:szCs w:val="21"/>
        </w:rPr>
        <w:t>ingresar</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C586C0"/>
          <w:sz w:val="21"/>
          <w:szCs w:val="21"/>
        </w:rPr>
        <w:t>if</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DCDCAA"/>
          <w:sz w:val="21"/>
          <w:szCs w:val="21"/>
        </w:rPr>
        <w:t>get</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CE9178"/>
          <w:sz w:val="21"/>
          <w:szCs w:val="21"/>
        </w:rPr>
        <w:t>"juan"</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569CD6"/>
          <w:sz w:val="21"/>
          <w:szCs w:val="21"/>
        </w:rPr>
        <w:t>and</w:t>
      </w: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dato2</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DCDCAA"/>
          <w:sz w:val="21"/>
          <w:szCs w:val="21"/>
        </w:rPr>
        <w:t>get</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CE9178"/>
          <w:sz w:val="21"/>
          <w:szCs w:val="21"/>
        </w:rPr>
        <w:t>"abc123"</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rPr>
        <w:t>self</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ventana1</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9CDCFE"/>
          <w:sz w:val="21"/>
          <w:szCs w:val="21"/>
        </w:rPr>
        <w:t>title</w:t>
      </w:r>
      <w:r w:rsidRPr="007F5A7E">
        <w:rPr>
          <w:rFonts w:ascii="Consolas" w:eastAsia="Times New Roman" w:hAnsi="Consolas" w:cs="Times New Roman"/>
          <w:color w:val="D4D4D4"/>
          <w:sz w:val="21"/>
          <w:szCs w:val="21"/>
        </w:rPr>
        <w:t>(</w:t>
      </w:r>
      <w:r w:rsidRPr="007F5A7E">
        <w:rPr>
          <w:rFonts w:ascii="Consolas" w:eastAsia="Times New Roman" w:hAnsi="Consolas" w:cs="Times New Roman"/>
          <w:color w:val="CE9178"/>
          <w:sz w:val="21"/>
          <w:szCs w:val="21"/>
        </w:rPr>
        <w:t>"Correcto"</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C586C0"/>
          <w:sz w:val="21"/>
          <w:szCs w:val="21"/>
        </w:rPr>
        <w:t>else</w:t>
      </w:r>
      <w:r w:rsidRPr="007F5A7E">
        <w:rPr>
          <w:rFonts w:ascii="Consolas" w:eastAsia="Times New Roman" w:hAnsi="Consolas" w:cs="Times New Roman"/>
          <w:color w:val="D4D4D4"/>
          <w:sz w:val="21"/>
          <w:szCs w:val="21"/>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r w:rsidRPr="007F5A7E">
        <w:rPr>
          <w:rFonts w:ascii="Consolas" w:eastAsia="Times New Roman" w:hAnsi="Consolas" w:cs="Times New Roman"/>
          <w:color w:val="D4D4D4"/>
          <w:sz w:val="21"/>
          <w:szCs w:val="21"/>
        </w:rPr>
        <w:t xml:space="preserve">            </w:t>
      </w:r>
      <w:r w:rsidRPr="007F5A7E">
        <w:rPr>
          <w:rFonts w:ascii="Consolas" w:eastAsia="Times New Roman" w:hAnsi="Consolas" w:cs="Times New Roman"/>
          <w:color w:val="9CDCFE"/>
          <w:sz w:val="21"/>
          <w:szCs w:val="21"/>
          <w:lang w:val="es-AR"/>
        </w:rPr>
        <w:t>self</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ventana1</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9CDCFE"/>
          <w:sz w:val="21"/>
          <w:szCs w:val="21"/>
          <w:lang w:val="es-AR"/>
        </w:rPr>
        <w:t>title</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CE9178"/>
          <w:sz w:val="21"/>
          <w:szCs w:val="21"/>
          <w:lang w:val="es-AR"/>
        </w:rPr>
        <w:t>"Incorrecto"</w:t>
      </w:r>
      <w:r w:rsidRPr="007F5A7E">
        <w:rPr>
          <w:rFonts w:ascii="Consolas" w:eastAsia="Times New Roman" w:hAnsi="Consolas" w:cs="Times New Roman"/>
          <w:color w:val="D4D4D4"/>
          <w:sz w:val="21"/>
          <w:szCs w:val="21"/>
          <w:lang w:val="es-AR"/>
        </w:rPr>
        <w:t>)</w:t>
      </w: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p>
    <w:p w:rsidR="007F5A7E" w:rsidRPr="007F5A7E" w:rsidRDefault="007F5A7E" w:rsidP="007F5A7E">
      <w:pPr>
        <w:shd w:val="clear" w:color="auto" w:fill="1E1E1E"/>
        <w:spacing w:after="0" w:line="285" w:lineRule="atLeast"/>
        <w:rPr>
          <w:rFonts w:ascii="Consolas" w:eastAsia="Times New Roman" w:hAnsi="Consolas" w:cs="Times New Roman"/>
          <w:color w:val="D4D4D4"/>
          <w:sz w:val="21"/>
          <w:szCs w:val="21"/>
          <w:lang w:val="es-AR"/>
        </w:rPr>
      </w:pPr>
      <w:r w:rsidRPr="007F5A7E">
        <w:rPr>
          <w:rFonts w:ascii="Consolas" w:eastAsia="Times New Roman" w:hAnsi="Consolas" w:cs="Times New Roman"/>
          <w:color w:val="9CDCFE"/>
          <w:sz w:val="21"/>
          <w:szCs w:val="21"/>
          <w:lang w:val="es-AR"/>
        </w:rPr>
        <w:t>aplicacion1</w:t>
      </w:r>
      <w:r w:rsidRPr="007F5A7E">
        <w:rPr>
          <w:rFonts w:ascii="Consolas" w:eastAsia="Times New Roman" w:hAnsi="Consolas" w:cs="Times New Roman"/>
          <w:color w:val="D4D4D4"/>
          <w:sz w:val="21"/>
          <w:szCs w:val="21"/>
          <w:lang w:val="es-AR"/>
        </w:rPr>
        <w:t>=</w:t>
      </w:r>
      <w:r w:rsidRPr="007F5A7E">
        <w:rPr>
          <w:rFonts w:ascii="Consolas" w:eastAsia="Times New Roman" w:hAnsi="Consolas" w:cs="Times New Roman"/>
          <w:color w:val="4EC9B0"/>
          <w:sz w:val="21"/>
          <w:szCs w:val="21"/>
          <w:lang w:val="es-AR"/>
        </w:rPr>
        <w:t>Aplicacion</w:t>
      </w:r>
      <w:r w:rsidRPr="007F5A7E">
        <w:rPr>
          <w:rFonts w:ascii="Consolas" w:eastAsia="Times New Roman" w:hAnsi="Consolas" w:cs="Times New Roman"/>
          <w:color w:val="D4D4D4"/>
          <w:sz w:val="21"/>
          <w:szCs w:val="21"/>
          <w:lang w:val="es-AR"/>
        </w:rPr>
        <w:t xml:space="preserve">() </w:t>
      </w:r>
    </w:p>
    <w:p w:rsidR="00375D8E" w:rsidRPr="00375D8E" w:rsidRDefault="00375D8E" w:rsidP="00375D8E">
      <w:pPr>
        <w:pStyle w:val="Heading3"/>
        <w:spacing w:before="300" w:after="150"/>
        <w:rPr>
          <w:rFonts w:ascii="Arial" w:hAnsi="Arial" w:cs="Arial"/>
          <w:b w:val="0"/>
          <w:bCs w:val="0"/>
          <w:color w:val="333333"/>
          <w:sz w:val="36"/>
          <w:szCs w:val="36"/>
          <w:lang w:val="es-AR"/>
        </w:rPr>
      </w:pPr>
      <w:r w:rsidRPr="00375D8E">
        <w:rPr>
          <w:rFonts w:ascii="Arial" w:hAnsi="Arial" w:cs="Arial"/>
          <w:b w:val="0"/>
          <w:bCs w:val="0"/>
          <w:color w:val="333333"/>
          <w:sz w:val="36"/>
          <w:szCs w:val="36"/>
          <w:lang w:val="es-AR"/>
        </w:rPr>
        <w:t>Problema:</w:t>
      </w:r>
    </w:p>
    <w:p w:rsidR="00375D8E" w:rsidRPr="00375D8E" w:rsidRDefault="00375D8E" w:rsidP="00375D8E">
      <w:pPr>
        <w:pStyle w:val="NormalWeb"/>
        <w:spacing w:before="0" w:beforeAutospacing="0" w:after="150" w:afterAutospacing="0"/>
        <w:rPr>
          <w:rFonts w:ascii="Arial" w:hAnsi="Arial" w:cs="Arial"/>
          <w:color w:val="333333"/>
          <w:sz w:val="25"/>
          <w:szCs w:val="25"/>
          <w:lang w:val="es-AR"/>
        </w:rPr>
      </w:pPr>
      <w:r w:rsidRPr="00375D8E">
        <w:rPr>
          <w:rFonts w:ascii="Arial" w:hAnsi="Arial" w:cs="Arial"/>
          <w:color w:val="333333"/>
          <w:sz w:val="25"/>
          <w:szCs w:val="25"/>
          <w:lang w:val="es-AR"/>
        </w:rPr>
        <w:t>Mostrar dos controles de tipo Radiobutton con las etiquetas "Varón" y "Mujer", cuando se presione un botón actualizar una Label con el Radiobutton seleccionado.</w:t>
      </w:r>
    </w:p>
    <w:p w:rsidR="00375D8E" w:rsidRPr="00375D8E" w:rsidRDefault="00375D8E" w:rsidP="00375D8E">
      <w:pPr>
        <w:pStyle w:val="Heading4"/>
        <w:spacing w:before="150" w:after="150"/>
        <w:rPr>
          <w:rFonts w:ascii="Arial" w:hAnsi="Arial" w:cs="Arial"/>
          <w:b w:val="0"/>
          <w:bCs w:val="0"/>
          <w:color w:val="333333"/>
          <w:sz w:val="27"/>
          <w:szCs w:val="27"/>
          <w:lang w:val="es-AR"/>
        </w:rPr>
      </w:pPr>
      <w:r w:rsidRPr="00375D8E">
        <w:rPr>
          <w:rFonts w:ascii="Arial" w:hAnsi="Arial" w:cs="Arial"/>
          <w:b w:val="0"/>
          <w:bCs w:val="0"/>
          <w:color w:val="333333"/>
          <w:sz w:val="27"/>
          <w:szCs w:val="27"/>
          <w:lang w:val="es-AR"/>
        </w:rPr>
        <w:t>Programa: ejercicio236.py</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C586C0"/>
          <w:sz w:val="21"/>
          <w:szCs w:val="21"/>
          <w:lang w:val="es-AR"/>
        </w:rPr>
        <w:t>import</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4EC9B0"/>
          <w:sz w:val="21"/>
          <w:szCs w:val="21"/>
          <w:lang w:val="es-AR"/>
        </w:rPr>
        <w:t>tkinter</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C586C0"/>
          <w:sz w:val="21"/>
          <w:szCs w:val="21"/>
          <w:lang w:val="es-AR"/>
        </w:rPr>
        <w:t>as</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4EC9B0"/>
          <w:sz w:val="21"/>
          <w:szCs w:val="21"/>
          <w:lang w:val="es-AR"/>
        </w:rPr>
        <w:t>tk</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C586C0"/>
          <w:sz w:val="21"/>
          <w:szCs w:val="21"/>
        </w:rPr>
        <w:t>from</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tkinter</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C586C0"/>
          <w:sz w:val="21"/>
          <w:szCs w:val="21"/>
        </w:rPr>
        <w:t>import</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ttk</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569CD6"/>
          <w:sz w:val="21"/>
          <w:szCs w:val="21"/>
        </w:rPr>
        <w:t>class</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Aplicacion</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569CD6"/>
          <w:sz w:val="21"/>
          <w:szCs w:val="21"/>
        </w:rPr>
        <w:t>def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DCDCAA"/>
          <w:sz w:val="21"/>
          <w:szCs w:val="21"/>
        </w:rPr>
        <w:t>__init__</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tk</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IntVar</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set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2</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radio1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ttk</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Radiobutton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ventana1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"Varon"</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variable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value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1</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radio1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grid</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column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0</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row</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0</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radio2</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ttk</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Radiobutton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ventana1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"Mujer"</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variable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value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2</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radio2</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grid</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column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0</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row</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1</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boton1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ttk</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Button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ventana1</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"Mostrar seleccionado"</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command</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mostrarseleccionado</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boton1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2</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label1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ttk</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Label</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"opcion seleccionada"</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label1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3</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mainloop</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569CD6"/>
          <w:sz w:val="21"/>
          <w:szCs w:val="21"/>
          <w:lang w:val="es-AR"/>
        </w:rPr>
        <w:t>def</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DCDCAA"/>
          <w:sz w:val="21"/>
          <w:szCs w:val="21"/>
          <w:lang w:val="es-AR"/>
        </w:rPr>
        <w:t>mostrarseleccionado</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C586C0"/>
          <w:sz w:val="21"/>
          <w:szCs w:val="21"/>
          <w:lang w:val="es-AR"/>
        </w:rPr>
        <w:t>if</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get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1</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label1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configure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"opcion seleccionada=Varon"</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C586C0"/>
          <w:sz w:val="21"/>
          <w:szCs w:val="21"/>
          <w:lang w:val="es-AR"/>
        </w:rPr>
        <w:t>if</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seleccion</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get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B5CEA8"/>
          <w:sz w:val="21"/>
          <w:szCs w:val="21"/>
          <w:lang w:val="es-AR"/>
        </w:rPr>
        <w:t>2</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9CDCFE"/>
          <w:sz w:val="21"/>
          <w:szCs w:val="21"/>
          <w:lang w:val="es-AR"/>
        </w:rPr>
        <w:t>self</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label1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DCDCAA"/>
          <w:sz w:val="21"/>
          <w:szCs w:val="21"/>
          <w:lang w:val="es-AR"/>
        </w:rPr>
        <w:t>configure</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9CDCFE"/>
          <w:sz w:val="21"/>
          <w:szCs w:val="21"/>
          <w:lang w:val="es-AR"/>
        </w:rPr>
        <w:t>text</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CE9178"/>
          <w:sz w:val="21"/>
          <w:szCs w:val="21"/>
          <w:lang w:val="es-AR"/>
        </w:rPr>
        <w:t>"opcion seleccionada=Mujer"</w:t>
      </w:r>
      <w:r w:rsidRPr="00375D8E">
        <w:rPr>
          <w:rFonts w:ascii="Consolas" w:eastAsia="Times New Roman" w:hAnsi="Consolas" w:cs="Times New Roman"/>
          <w:color w:val="D4D4D4"/>
          <w:sz w:val="21"/>
          <w:szCs w:val="21"/>
          <w:lang w:val="es-AR"/>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9CDCFE"/>
          <w:sz w:val="21"/>
          <w:szCs w:val="21"/>
          <w:lang w:val="es-AR"/>
        </w:rPr>
        <w:t>aplicacion1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Aplicacion</w:t>
      </w:r>
      <w:r w:rsidRPr="00375D8E">
        <w:rPr>
          <w:rFonts w:ascii="Consolas" w:eastAsia="Times New Roman" w:hAnsi="Consolas" w:cs="Times New Roman"/>
          <w:color w:val="D4D4D4"/>
          <w:sz w:val="21"/>
          <w:szCs w:val="21"/>
          <w:lang w:val="es-AR"/>
        </w:rPr>
        <w:t>()</w:t>
      </w:r>
    </w:p>
    <w:p w:rsidR="00375D8E" w:rsidRPr="00375D8E" w:rsidRDefault="00375D8E" w:rsidP="00375D8E">
      <w:pPr>
        <w:pStyle w:val="Heading3"/>
        <w:spacing w:before="300" w:after="150"/>
        <w:rPr>
          <w:rFonts w:ascii="Arial" w:hAnsi="Arial" w:cs="Arial"/>
          <w:b w:val="0"/>
          <w:bCs w:val="0"/>
          <w:color w:val="333333"/>
          <w:sz w:val="36"/>
          <w:szCs w:val="36"/>
          <w:lang w:val="es-AR"/>
        </w:rPr>
      </w:pPr>
      <w:r w:rsidRPr="00375D8E">
        <w:rPr>
          <w:rFonts w:ascii="Arial" w:hAnsi="Arial" w:cs="Arial"/>
          <w:b w:val="0"/>
          <w:bCs w:val="0"/>
          <w:color w:val="333333"/>
          <w:sz w:val="36"/>
          <w:szCs w:val="36"/>
          <w:lang w:val="es-AR"/>
        </w:rPr>
        <w:lastRenderedPageBreak/>
        <w:t>Problema:</w:t>
      </w:r>
    </w:p>
    <w:p w:rsidR="00375D8E" w:rsidRPr="00375D8E" w:rsidRDefault="00375D8E" w:rsidP="00375D8E">
      <w:pPr>
        <w:pStyle w:val="NormalWeb"/>
        <w:spacing w:before="0" w:beforeAutospacing="0" w:after="150" w:afterAutospacing="0"/>
        <w:rPr>
          <w:rFonts w:ascii="Arial" w:hAnsi="Arial" w:cs="Arial"/>
          <w:color w:val="333333"/>
          <w:sz w:val="25"/>
          <w:szCs w:val="25"/>
          <w:lang w:val="es-AR"/>
        </w:rPr>
      </w:pPr>
      <w:r w:rsidRPr="00375D8E">
        <w:rPr>
          <w:rFonts w:ascii="Arial" w:hAnsi="Arial" w:cs="Arial"/>
          <w:color w:val="333333"/>
          <w:sz w:val="25"/>
          <w:szCs w:val="25"/>
          <w:lang w:val="es-AR"/>
        </w:rPr>
        <w:t>Mostrar una ventana y en su interior tres controles de tipo Checkbutton cuyas etiquetas correspondan a distintos lenguajes de programación. Cuando se presione un botón mostrar en una Label la cantidad de Checkbutton que se encuentran chequeados. Utilizar Widget del módulo ttk.</w:t>
      </w:r>
    </w:p>
    <w:p w:rsidR="00375D8E" w:rsidRPr="00375D8E" w:rsidRDefault="00375D8E" w:rsidP="00375D8E">
      <w:pPr>
        <w:pStyle w:val="Heading4"/>
        <w:spacing w:before="150" w:after="150"/>
        <w:rPr>
          <w:rFonts w:ascii="Arial" w:hAnsi="Arial" w:cs="Arial"/>
          <w:b w:val="0"/>
          <w:bCs w:val="0"/>
          <w:color w:val="333333"/>
          <w:sz w:val="27"/>
          <w:szCs w:val="27"/>
          <w:lang w:val="es-AR"/>
        </w:rPr>
      </w:pPr>
      <w:r w:rsidRPr="00375D8E">
        <w:rPr>
          <w:rFonts w:ascii="Arial" w:hAnsi="Arial" w:cs="Arial"/>
          <w:b w:val="0"/>
          <w:bCs w:val="0"/>
          <w:color w:val="333333"/>
          <w:sz w:val="27"/>
          <w:szCs w:val="27"/>
          <w:lang w:val="es-AR"/>
        </w:rPr>
        <w:t>Programa: ejercicio237.py</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C586C0"/>
          <w:sz w:val="21"/>
          <w:szCs w:val="21"/>
          <w:lang w:val="es-AR"/>
        </w:rPr>
        <w:t>import</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4EC9B0"/>
          <w:sz w:val="21"/>
          <w:szCs w:val="21"/>
          <w:lang w:val="es-AR"/>
        </w:rPr>
        <w:t>tkinter</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C586C0"/>
          <w:sz w:val="21"/>
          <w:szCs w:val="21"/>
          <w:lang w:val="es-AR"/>
        </w:rPr>
        <w:t>as</w:t>
      </w:r>
      <w:r w:rsidRPr="00375D8E">
        <w:rPr>
          <w:rFonts w:ascii="Consolas" w:eastAsia="Times New Roman" w:hAnsi="Consolas" w:cs="Times New Roman"/>
          <w:color w:val="D4D4D4"/>
          <w:sz w:val="21"/>
          <w:szCs w:val="21"/>
          <w:lang w:val="es-AR"/>
        </w:rPr>
        <w:t xml:space="preserve"> </w:t>
      </w:r>
      <w:r w:rsidRPr="00375D8E">
        <w:rPr>
          <w:rFonts w:ascii="Consolas" w:eastAsia="Times New Roman" w:hAnsi="Consolas" w:cs="Times New Roman"/>
          <w:color w:val="4EC9B0"/>
          <w:sz w:val="21"/>
          <w:szCs w:val="21"/>
          <w:lang w:val="es-AR"/>
        </w:rPr>
        <w:t>tk</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C586C0"/>
          <w:sz w:val="21"/>
          <w:szCs w:val="21"/>
        </w:rPr>
        <w:t>from</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tkinter</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C586C0"/>
          <w:sz w:val="21"/>
          <w:szCs w:val="21"/>
        </w:rPr>
        <w:t>import</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ttk</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569CD6"/>
          <w:sz w:val="21"/>
          <w:szCs w:val="21"/>
        </w:rPr>
        <w:t>class</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4EC9B0"/>
          <w:sz w:val="21"/>
          <w:szCs w:val="21"/>
        </w:rPr>
        <w:t>Aplicacion</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569CD6"/>
          <w:sz w:val="21"/>
          <w:szCs w:val="21"/>
        </w:rPr>
        <w:t>def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DCDCAA"/>
          <w:sz w:val="21"/>
          <w:szCs w:val="21"/>
        </w:rPr>
        <w:t>__init__</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IntVar</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Checkbutton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"Python"</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variable</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seleccion1</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seleccion2</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IntVar</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check2</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Checkbutton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"C++"</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variable</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seleccion2</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check2</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seleccion3</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IntVar</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check3</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Checkbutton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"Java"</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variable</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seleccion3</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check3</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2</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boton1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Button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"Verificar"</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command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verificar</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boton1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4</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label1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ttk</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Label</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"cantidad:"</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label1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grid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column</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row</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5</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ventana1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mainloop</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569CD6"/>
          <w:sz w:val="21"/>
          <w:szCs w:val="21"/>
        </w:rPr>
        <w:t>def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DCDCAA"/>
          <w:sz w:val="21"/>
          <w:szCs w:val="21"/>
        </w:rPr>
        <w:t>verificar</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cant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0</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C586C0"/>
          <w:sz w:val="21"/>
          <w:szCs w:val="21"/>
        </w:rPr>
        <w:t>if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get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cant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C586C0"/>
          <w:sz w:val="21"/>
          <w:szCs w:val="21"/>
        </w:rPr>
        <w:t>if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seleccion2</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get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cant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C586C0"/>
          <w:sz w:val="21"/>
          <w:szCs w:val="21"/>
        </w:rPr>
        <w:t>if</w:t>
      </w: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seleccion3</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get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cant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B5CEA8"/>
          <w:sz w:val="21"/>
          <w:szCs w:val="21"/>
        </w:rPr>
        <w:t>1</w:t>
      </w: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rPr>
      </w:pPr>
      <w:r w:rsidRPr="00375D8E">
        <w:rPr>
          <w:rFonts w:ascii="Consolas" w:eastAsia="Times New Roman" w:hAnsi="Consolas" w:cs="Times New Roman"/>
          <w:color w:val="D4D4D4"/>
          <w:sz w:val="21"/>
          <w:szCs w:val="21"/>
        </w:rPr>
        <w:t xml:space="preserve">        </w:t>
      </w:r>
      <w:r w:rsidRPr="00375D8E">
        <w:rPr>
          <w:rFonts w:ascii="Consolas" w:eastAsia="Times New Roman" w:hAnsi="Consolas" w:cs="Times New Roman"/>
          <w:color w:val="9CDCFE"/>
          <w:sz w:val="21"/>
          <w:szCs w:val="21"/>
        </w:rPr>
        <w:t>self</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label1</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DCDCAA"/>
          <w:sz w:val="21"/>
          <w:szCs w:val="21"/>
        </w:rPr>
        <w:t>configure</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text</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CE9178"/>
          <w:sz w:val="21"/>
          <w:szCs w:val="21"/>
        </w:rPr>
        <w:t>"cantidad:"</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4EC9B0"/>
          <w:sz w:val="21"/>
          <w:szCs w:val="21"/>
        </w:rPr>
        <w:t>str</w:t>
      </w:r>
      <w:r w:rsidRPr="00375D8E">
        <w:rPr>
          <w:rFonts w:ascii="Consolas" w:eastAsia="Times New Roman" w:hAnsi="Consolas" w:cs="Times New Roman"/>
          <w:color w:val="D4D4D4"/>
          <w:sz w:val="21"/>
          <w:szCs w:val="21"/>
        </w:rPr>
        <w:t>(</w:t>
      </w:r>
      <w:r w:rsidRPr="00375D8E">
        <w:rPr>
          <w:rFonts w:ascii="Consolas" w:eastAsia="Times New Roman" w:hAnsi="Consolas" w:cs="Times New Roman"/>
          <w:color w:val="9CDCFE"/>
          <w:sz w:val="21"/>
          <w:szCs w:val="21"/>
        </w:rPr>
        <w:t>cant</w:t>
      </w:r>
      <w:r w:rsidRPr="00375D8E">
        <w:rPr>
          <w:rFonts w:ascii="Consolas" w:eastAsia="Times New Roman" w:hAnsi="Consolas" w:cs="Times New Roman"/>
          <w:color w:val="D4D4D4"/>
          <w:sz w:val="21"/>
          <w:szCs w:val="21"/>
        </w:rPr>
        <w:t>))</w:t>
      </w:r>
    </w:p>
    <w:p w:rsidR="00375D8E" w:rsidRPr="00375D8E" w:rsidRDefault="00375D8E" w:rsidP="00375D8E">
      <w:pPr>
        <w:shd w:val="clear" w:color="auto" w:fill="1E1E1E"/>
        <w:spacing w:after="240" w:line="285" w:lineRule="atLeast"/>
        <w:rPr>
          <w:rFonts w:ascii="Consolas" w:eastAsia="Times New Roman" w:hAnsi="Consolas" w:cs="Times New Roman"/>
          <w:color w:val="D4D4D4"/>
          <w:sz w:val="21"/>
          <w:szCs w:val="21"/>
        </w:rPr>
      </w:pPr>
    </w:p>
    <w:p w:rsidR="00375D8E" w:rsidRPr="00375D8E" w:rsidRDefault="00375D8E" w:rsidP="00375D8E">
      <w:pPr>
        <w:shd w:val="clear" w:color="auto" w:fill="1E1E1E"/>
        <w:spacing w:after="0" w:line="285" w:lineRule="atLeast"/>
        <w:rPr>
          <w:rFonts w:ascii="Consolas" w:eastAsia="Times New Roman" w:hAnsi="Consolas" w:cs="Times New Roman"/>
          <w:color w:val="D4D4D4"/>
          <w:sz w:val="21"/>
          <w:szCs w:val="21"/>
          <w:lang w:val="es-AR"/>
        </w:rPr>
      </w:pPr>
      <w:r w:rsidRPr="00375D8E">
        <w:rPr>
          <w:rFonts w:ascii="Consolas" w:eastAsia="Times New Roman" w:hAnsi="Consolas" w:cs="Times New Roman"/>
          <w:color w:val="9CDCFE"/>
          <w:sz w:val="21"/>
          <w:szCs w:val="21"/>
          <w:lang w:val="es-AR"/>
        </w:rPr>
        <w:t>aplicacion1</w:t>
      </w:r>
      <w:r w:rsidRPr="00375D8E">
        <w:rPr>
          <w:rFonts w:ascii="Consolas" w:eastAsia="Times New Roman" w:hAnsi="Consolas" w:cs="Times New Roman"/>
          <w:color w:val="D4D4D4"/>
          <w:sz w:val="21"/>
          <w:szCs w:val="21"/>
          <w:lang w:val="es-AR"/>
        </w:rPr>
        <w:t>=</w:t>
      </w:r>
      <w:r w:rsidRPr="00375D8E">
        <w:rPr>
          <w:rFonts w:ascii="Consolas" w:eastAsia="Times New Roman" w:hAnsi="Consolas" w:cs="Times New Roman"/>
          <w:color w:val="4EC9B0"/>
          <w:sz w:val="21"/>
          <w:szCs w:val="21"/>
          <w:lang w:val="es-AR"/>
        </w:rPr>
        <w:t>Aplicacion</w:t>
      </w:r>
      <w:r w:rsidRPr="00375D8E">
        <w:rPr>
          <w:rFonts w:ascii="Consolas" w:eastAsia="Times New Roman" w:hAnsi="Consolas" w:cs="Times New Roman"/>
          <w:color w:val="D4D4D4"/>
          <w:sz w:val="21"/>
          <w:szCs w:val="21"/>
          <w:lang w:val="es-AR"/>
        </w:rPr>
        <w:t>()</w:t>
      </w:r>
    </w:p>
    <w:p w:rsidR="00034DBD" w:rsidRPr="00034DBD" w:rsidRDefault="00034DBD" w:rsidP="00034DBD">
      <w:pPr>
        <w:pStyle w:val="Heading3"/>
        <w:spacing w:before="300" w:after="150"/>
        <w:rPr>
          <w:rFonts w:ascii="Arial" w:hAnsi="Arial" w:cs="Arial"/>
          <w:b w:val="0"/>
          <w:bCs w:val="0"/>
          <w:color w:val="333333"/>
          <w:sz w:val="36"/>
          <w:szCs w:val="36"/>
          <w:lang w:val="es-AR"/>
        </w:rPr>
      </w:pPr>
      <w:r w:rsidRPr="00034DBD">
        <w:rPr>
          <w:rFonts w:ascii="Arial" w:hAnsi="Arial" w:cs="Arial"/>
          <w:b w:val="0"/>
          <w:bCs w:val="0"/>
          <w:color w:val="333333"/>
          <w:sz w:val="36"/>
          <w:szCs w:val="36"/>
          <w:lang w:val="es-AR"/>
        </w:rPr>
        <w:lastRenderedPageBreak/>
        <w:t>Problema:</w:t>
      </w:r>
    </w:p>
    <w:p w:rsidR="00034DBD" w:rsidRPr="00034DBD" w:rsidRDefault="00034DBD" w:rsidP="00034DBD">
      <w:pPr>
        <w:pStyle w:val="NormalWeb"/>
        <w:spacing w:before="0" w:beforeAutospacing="0" w:after="150" w:afterAutospacing="0"/>
        <w:rPr>
          <w:rFonts w:ascii="Arial" w:hAnsi="Arial" w:cs="Arial"/>
          <w:color w:val="333333"/>
          <w:sz w:val="25"/>
          <w:szCs w:val="25"/>
          <w:lang w:val="es-AR"/>
        </w:rPr>
      </w:pPr>
      <w:r w:rsidRPr="00034DBD">
        <w:rPr>
          <w:rFonts w:ascii="Arial" w:hAnsi="Arial" w:cs="Arial"/>
          <w:color w:val="333333"/>
          <w:sz w:val="25"/>
          <w:szCs w:val="25"/>
          <w:lang w:val="es-AR"/>
        </w:rPr>
        <w:t>Disponer un Listbox con una serie de nombres de frutas. Permitir la selección solo de uno de ellos. Cuando se presione un botón recuperar la fruta seleccionada y mostrarla en una Label.</w:t>
      </w:r>
    </w:p>
    <w:p w:rsidR="00034DBD" w:rsidRPr="00034DBD" w:rsidRDefault="00034DBD" w:rsidP="00034DBD">
      <w:pPr>
        <w:pStyle w:val="Heading4"/>
        <w:spacing w:before="150" w:after="150"/>
        <w:rPr>
          <w:rFonts w:ascii="Arial" w:hAnsi="Arial" w:cs="Arial"/>
          <w:b w:val="0"/>
          <w:bCs w:val="0"/>
          <w:color w:val="333333"/>
          <w:sz w:val="27"/>
          <w:szCs w:val="27"/>
          <w:lang w:val="es-AR"/>
        </w:rPr>
      </w:pPr>
      <w:r w:rsidRPr="00034DBD">
        <w:rPr>
          <w:rFonts w:ascii="Arial" w:hAnsi="Arial" w:cs="Arial"/>
          <w:b w:val="0"/>
          <w:bCs w:val="0"/>
          <w:color w:val="333333"/>
          <w:sz w:val="27"/>
          <w:szCs w:val="27"/>
          <w:lang w:val="es-AR"/>
        </w:rPr>
        <w:t>Programa: ejercicio238.py</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lang w:val="es-AR"/>
        </w:rPr>
      </w:pPr>
      <w:r w:rsidRPr="00034DBD">
        <w:rPr>
          <w:rFonts w:ascii="Consolas" w:eastAsia="Times New Roman" w:hAnsi="Consolas" w:cs="Times New Roman"/>
          <w:color w:val="C586C0"/>
          <w:sz w:val="21"/>
          <w:szCs w:val="21"/>
          <w:lang w:val="es-AR"/>
        </w:rPr>
        <w:t>import</w:t>
      </w:r>
      <w:r w:rsidRPr="00034DBD">
        <w:rPr>
          <w:rFonts w:ascii="Consolas" w:eastAsia="Times New Roman" w:hAnsi="Consolas" w:cs="Times New Roman"/>
          <w:color w:val="D4D4D4"/>
          <w:sz w:val="21"/>
          <w:szCs w:val="21"/>
          <w:lang w:val="es-AR"/>
        </w:rPr>
        <w:t xml:space="preserve"> </w:t>
      </w:r>
      <w:r w:rsidRPr="00034DBD">
        <w:rPr>
          <w:rFonts w:ascii="Consolas" w:eastAsia="Times New Roman" w:hAnsi="Consolas" w:cs="Times New Roman"/>
          <w:color w:val="4EC9B0"/>
          <w:sz w:val="21"/>
          <w:szCs w:val="21"/>
          <w:lang w:val="es-AR"/>
        </w:rPr>
        <w:t>tkinter</w:t>
      </w:r>
      <w:r w:rsidRPr="00034DBD">
        <w:rPr>
          <w:rFonts w:ascii="Consolas" w:eastAsia="Times New Roman" w:hAnsi="Consolas" w:cs="Times New Roman"/>
          <w:color w:val="D4D4D4"/>
          <w:sz w:val="21"/>
          <w:szCs w:val="21"/>
          <w:lang w:val="es-AR"/>
        </w:rPr>
        <w:t xml:space="preserve"> </w:t>
      </w:r>
      <w:r w:rsidRPr="00034DBD">
        <w:rPr>
          <w:rFonts w:ascii="Consolas" w:eastAsia="Times New Roman" w:hAnsi="Consolas" w:cs="Times New Roman"/>
          <w:color w:val="C586C0"/>
          <w:sz w:val="21"/>
          <w:szCs w:val="21"/>
          <w:lang w:val="es-AR"/>
        </w:rPr>
        <w:t>as</w:t>
      </w:r>
      <w:r w:rsidRPr="00034DBD">
        <w:rPr>
          <w:rFonts w:ascii="Consolas" w:eastAsia="Times New Roman" w:hAnsi="Consolas" w:cs="Times New Roman"/>
          <w:color w:val="D4D4D4"/>
          <w:sz w:val="21"/>
          <w:szCs w:val="21"/>
          <w:lang w:val="es-AR"/>
        </w:rPr>
        <w:t xml:space="preserve"> </w:t>
      </w:r>
      <w:r w:rsidRPr="00034DBD">
        <w:rPr>
          <w:rFonts w:ascii="Consolas" w:eastAsia="Times New Roman" w:hAnsi="Consolas" w:cs="Times New Roman"/>
          <w:color w:val="4EC9B0"/>
          <w:sz w:val="21"/>
          <w:szCs w:val="21"/>
          <w:lang w:val="es-AR"/>
        </w:rPr>
        <w:t>tk</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C586C0"/>
          <w:sz w:val="21"/>
          <w:szCs w:val="21"/>
        </w:rPr>
        <w:t>from</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4EC9B0"/>
          <w:sz w:val="21"/>
          <w:szCs w:val="21"/>
        </w:rPr>
        <w:t>tkinter</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C586C0"/>
          <w:sz w:val="21"/>
          <w:szCs w:val="21"/>
        </w:rPr>
        <w:t>import</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4EC9B0"/>
          <w:sz w:val="21"/>
          <w:szCs w:val="21"/>
        </w:rPr>
        <w:t>ttk</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569CD6"/>
          <w:sz w:val="21"/>
          <w:szCs w:val="21"/>
        </w:rPr>
        <w:t>class</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4EC9B0"/>
          <w:sz w:val="21"/>
          <w:szCs w:val="21"/>
        </w:rPr>
        <w:t>Aplicacion</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569CD6"/>
          <w:sz w:val="21"/>
          <w:szCs w:val="21"/>
        </w:rPr>
        <w:t>def</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DCDCAA"/>
          <w:sz w:val="21"/>
          <w:szCs w:val="21"/>
        </w:rPr>
        <w:t>__init__</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ventana1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tk</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Tk</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tk</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Listbox</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ventana1</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grid</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column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row</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"papa"</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"manzana"</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2</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"pera"</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3</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"sandia"</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4</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"naranja"</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insert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5</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"melon"</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boton1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ttk</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Button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ventana1</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text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"Recuperar"</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command</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recuperar</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boton1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grid</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column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row</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1</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label1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ttk</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4EC9B0"/>
          <w:sz w:val="21"/>
          <w:szCs w:val="21"/>
        </w:rPr>
        <w:t>Label</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text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CE9178"/>
          <w:sz w:val="21"/>
          <w:szCs w:val="21"/>
        </w:rPr>
        <w:t>"Seleccionado:"</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label1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grid</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column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row</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2</w:t>
      </w:r>
      <w:r w:rsidRPr="00034DBD">
        <w:rPr>
          <w:rFonts w:ascii="Consolas" w:eastAsia="Times New Roman" w:hAnsi="Consolas" w:cs="Times New Roman"/>
          <w:color w:val="D4D4D4"/>
          <w:sz w:val="21"/>
          <w:szCs w:val="21"/>
        </w:rPr>
        <w:t>)        </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ventana1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mainloop</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569CD6"/>
          <w:sz w:val="21"/>
          <w:szCs w:val="21"/>
        </w:rPr>
        <w:t>def</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DCDCAA"/>
          <w:sz w:val="21"/>
          <w:szCs w:val="21"/>
        </w:rPr>
        <w:t>recuperar</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C586C0"/>
          <w:sz w:val="21"/>
          <w:szCs w:val="21"/>
        </w:rPr>
        <w:t>if</w:t>
      </w: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DCDCAA"/>
          <w:sz w:val="21"/>
          <w:szCs w:val="21"/>
        </w:rPr>
        <w:t>len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curselection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r w:rsidRPr="00034DBD">
        <w:rPr>
          <w:rFonts w:ascii="Consolas" w:eastAsia="Times New Roman" w:hAnsi="Consolas" w:cs="Times New Roman"/>
          <w:color w:val="D4D4D4"/>
          <w:sz w:val="21"/>
          <w:szCs w:val="21"/>
        </w:rPr>
        <w:t xml:space="preserve">            </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label1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configure</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text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get</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self</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9CDCFE"/>
          <w:sz w:val="21"/>
          <w:szCs w:val="21"/>
        </w:rPr>
        <w:t>listbox1</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DCDCAA"/>
          <w:sz w:val="21"/>
          <w:szCs w:val="21"/>
        </w:rPr>
        <w:t>curselection</w:t>
      </w:r>
      <w:r w:rsidRPr="00034DBD">
        <w:rPr>
          <w:rFonts w:ascii="Consolas" w:eastAsia="Times New Roman" w:hAnsi="Consolas" w:cs="Times New Roman"/>
          <w:color w:val="D4D4D4"/>
          <w:sz w:val="21"/>
          <w:szCs w:val="21"/>
        </w:rPr>
        <w:t>()[</w:t>
      </w:r>
      <w:r w:rsidRPr="00034DBD">
        <w:rPr>
          <w:rFonts w:ascii="Consolas" w:eastAsia="Times New Roman" w:hAnsi="Consolas" w:cs="Times New Roman"/>
          <w:color w:val="B5CEA8"/>
          <w:sz w:val="21"/>
          <w:szCs w:val="21"/>
        </w:rPr>
        <w:t>0</w:t>
      </w:r>
      <w:r w:rsidRPr="00034DBD">
        <w:rPr>
          <w:rFonts w:ascii="Consolas" w:eastAsia="Times New Roman" w:hAnsi="Consolas" w:cs="Times New Roman"/>
          <w:color w:val="D4D4D4"/>
          <w:sz w:val="21"/>
          <w:szCs w:val="21"/>
        </w:rPr>
        <w:t>]))</w:t>
      </w:r>
    </w:p>
    <w:p w:rsidR="00034DBD" w:rsidRPr="00034DBD" w:rsidRDefault="00034DBD" w:rsidP="00034DBD">
      <w:pPr>
        <w:shd w:val="clear" w:color="auto" w:fill="1E1E1E"/>
        <w:spacing w:after="0" w:line="285" w:lineRule="atLeast"/>
        <w:rPr>
          <w:rFonts w:ascii="Consolas" w:eastAsia="Times New Roman" w:hAnsi="Consolas" w:cs="Times New Roman"/>
          <w:color w:val="D4D4D4"/>
          <w:sz w:val="21"/>
          <w:szCs w:val="21"/>
        </w:rPr>
      </w:pPr>
    </w:p>
    <w:p w:rsidR="00034DBD" w:rsidRPr="00DA6F8D" w:rsidRDefault="00034DBD" w:rsidP="00034DBD">
      <w:pPr>
        <w:shd w:val="clear" w:color="auto" w:fill="1E1E1E"/>
        <w:spacing w:after="0" w:line="285" w:lineRule="atLeast"/>
        <w:rPr>
          <w:rFonts w:ascii="Consolas" w:eastAsia="Times New Roman" w:hAnsi="Consolas" w:cs="Times New Roman"/>
          <w:color w:val="D4D4D4"/>
          <w:sz w:val="21"/>
          <w:szCs w:val="21"/>
          <w:lang w:val="es-AR"/>
        </w:rPr>
      </w:pPr>
      <w:r w:rsidRPr="00DA6F8D">
        <w:rPr>
          <w:rFonts w:ascii="Consolas" w:eastAsia="Times New Roman" w:hAnsi="Consolas" w:cs="Times New Roman"/>
          <w:color w:val="9CDCFE"/>
          <w:sz w:val="21"/>
          <w:szCs w:val="21"/>
          <w:lang w:val="es-AR"/>
        </w:rPr>
        <w:t>aplicacion1</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4EC9B0"/>
          <w:sz w:val="21"/>
          <w:szCs w:val="21"/>
          <w:lang w:val="es-AR"/>
        </w:rPr>
        <w:t>Aplicacion</w:t>
      </w:r>
      <w:r w:rsidRPr="00DA6F8D">
        <w:rPr>
          <w:rFonts w:ascii="Consolas" w:eastAsia="Times New Roman" w:hAnsi="Consolas" w:cs="Times New Roman"/>
          <w:color w:val="D4D4D4"/>
          <w:sz w:val="21"/>
          <w:szCs w:val="21"/>
          <w:lang w:val="es-AR"/>
        </w:rPr>
        <w:t>()</w:t>
      </w:r>
    </w:p>
    <w:p w:rsidR="00375D8E" w:rsidRDefault="00375D8E"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111D1" w:rsidRDefault="00D111D1"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111D1" w:rsidRDefault="00D111D1"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111D1" w:rsidRDefault="00D111D1"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111D1" w:rsidRPr="00D111D1" w:rsidRDefault="00D111D1" w:rsidP="00D111D1">
      <w:pPr>
        <w:pStyle w:val="Heading1"/>
        <w:spacing w:before="300" w:beforeAutospacing="0" w:after="150" w:afterAutospacing="0"/>
        <w:rPr>
          <w:rFonts w:ascii="Arial" w:hAnsi="Arial" w:cs="Arial"/>
          <w:b w:val="0"/>
          <w:bCs w:val="0"/>
          <w:color w:val="333333"/>
          <w:sz w:val="54"/>
          <w:szCs w:val="54"/>
          <w:lang w:val="es-AR"/>
        </w:rPr>
      </w:pPr>
      <w:r w:rsidRPr="00D111D1">
        <w:rPr>
          <w:rFonts w:ascii="Arial" w:hAnsi="Arial" w:cs="Arial"/>
          <w:b w:val="0"/>
          <w:bCs w:val="0"/>
          <w:color w:val="333333"/>
          <w:sz w:val="54"/>
          <w:szCs w:val="54"/>
          <w:lang w:val="es-AR"/>
        </w:rPr>
        <w:lastRenderedPageBreak/>
        <w:t>ttk : control Combobox</w:t>
      </w:r>
    </w:p>
    <w:p w:rsidR="00D111D1" w:rsidRPr="00D111D1" w:rsidRDefault="00D111D1" w:rsidP="00D111D1">
      <w:pPr>
        <w:spacing w:after="150" w:line="240" w:lineRule="auto"/>
        <w:rPr>
          <w:rFonts w:ascii="Arial" w:eastAsia="Times New Roman" w:hAnsi="Arial" w:cs="Arial"/>
          <w:color w:val="333333"/>
          <w:sz w:val="25"/>
          <w:szCs w:val="25"/>
          <w:lang w:val="es-AR"/>
        </w:rPr>
      </w:pPr>
      <w:r w:rsidRPr="00D111D1">
        <w:rPr>
          <w:rFonts w:ascii="Arial" w:eastAsia="Times New Roman" w:hAnsi="Arial" w:cs="Arial"/>
          <w:color w:val="333333"/>
          <w:sz w:val="25"/>
          <w:szCs w:val="25"/>
          <w:lang w:val="es-AR"/>
        </w:rPr>
        <w:t>El control Combobox del paquete ttk permite seleccionar un string de un conjunto de items que se despliegan.</w:t>
      </w:r>
    </w:p>
    <w:p w:rsidR="00D111D1" w:rsidRPr="00D111D1" w:rsidRDefault="00D111D1" w:rsidP="00D111D1">
      <w:pPr>
        <w:spacing w:after="150" w:line="240" w:lineRule="auto"/>
        <w:rPr>
          <w:rFonts w:ascii="Arial" w:eastAsia="Times New Roman" w:hAnsi="Arial" w:cs="Arial"/>
          <w:color w:val="333333"/>
          <w:sz w:val="25"/>
          <w:szCs w:val="25"/>
          <w:lang w:val="es-AR"/>
        </w:rPr>
      </w:pPr>
      <w:r w:rsidRPr="00D111D1">
        <w:rPr>
          <w:rFonts w:ascii="Arial" w:eastAsia="Times New Roman" w:hAnsi="Arial" w:cs="Arial"/>
          <w:color w:val="333333"/>
          <w:sz w:val="25"/>
          <w:szCs w:val="25"/>
          <w:lang w:val="es-AR"/>
        </w:rPr>
        <w:t>Podemos indicar cual elemento muestre por defecto mediante el método 'current'.</w:t>
      </w:r>
    </w:p>
    <w:p w:rsidR="00D111D1" w:rsidRPr="00D111D1" w:rsidRDefault="00D111D1" w:rsidP="00D111D1">
      <w:pPr>
        <w:spacing w:after="150" w:line="240" w:lineRule="auto"/>
        <w:rPr>
          <w:rFonts w:ascii="Arial" w:eastAsia="Times New Roman" w:hAnsi="Arial" w:cs="Arial"/>
          <w:color w:val="333333"/>
          <w:sz w:val="25"/>
          <w:szCs w:val="25"/>
          <w:lang w:val="es-AR"/>
        </w:rPr>
      </w:pPr>
      <w:r w:rsidRPr="00D111D1">
        <w:rPr>
          <w:rFonts w:ascii="Arial" w:eastAsia="Times New Roman" w:hAnsi="Arial" w:cs="Arial"/>
          <w:color w:val="333333"/>
          <w:sz w:val="25"/>
          <w:szCs w:val="25"/>
          <w:lang w:val="es-AR"/>
        </w:rPr>
        <w:t>Por defecto el operador puede además de seleccionar un elemento cargar por teclado cualquier cadena.</w:t>
      </w:r>
    </w:p>
    <w:p w:rsidR="00D111D1" w:rsidRPr="00D111D1" w:rsidRDefault="00D111D1" w:rsidP="00D111D1">
      <w:pPr>
        <w:spacing w:before="300" w:after="150" w:line="240" w:lineRule="auto"/>
        <w:outlineLvl w:val="2"/>
        <w:rPr>
          <w:rFonts w:ascii="Arial" w:eastAsia="Times New Roman" w:hAnsi="Arial" w:cs="Arial"/>
          <w:color w:val="333333"/>
          <w:sz w:val="36"/>
          <w:szCs w:val="36"/>
          <w:lang w:val="es-AR"/>
        </w:rPr>
      </w:pPr>
      <w:r w:rsidRPr="00D111D1">
        <w:rPr>
          <w:rFonts w:ascii="Arial" w:eastAsia="Times New Roman" w:hAnsi="Arial" w:cs="Arial"/>
          <w:color w:val="333333"/>
          <w:sz w:val="36"/>
          <w:szCs w:val="36"/>
          <w:lang w:val="es-AR"/>
        </w:rPr>
        <w:t>Problema:</w:t>
      </w:r>
    </w:p>
    <w:p w:rsidR="00D111D1" w:rsidRPr="00D111D1" w:rsidRDefault="00D111D1" w:rsidP="00D111D1">
      <w:pPr>
        <w:spacing w:after="150" w:line="240" w:lineRule="auto"/>
        <w:rPr>
          <w:rFonts w:ascii="Arial" w:eastAsia="Times New Roman" w:hAnsi="Arial" w:cs="Arial"/>
          <w:color w:val="333333"/>
          <w:sz w:val="25"/>
          <w:szCs w:val="25"/>
          <w:lang w:val="es-AR"/>
        </w:rPr>
      </w:pPr>
      <w:r w:rsidRPr="00D111D1">
        <w:rPr>
          <w:rFonts w:ascii="Arial" w:eastAsia="Times New Roman" w:hAnsi="Arial" w:cs="Arial"/>
          <w:color w:val="333333"/>
          <w:sz w:val="25"/>
          <w:szCs w:val="25"/>
          <w:lang w:val="es-AR"/>
        </w:rPr>
        <w:t>Mostrar en una ventana un control de tipo Combobox con los días de la semana. Cuando se presione un botón actualizar una Label con el día seleccionado.</w:t>
      </w:r>
    </w:p>
    <w:p w:rsidR="00D111D1" w:rsidRPr="00D111D1" w:rsidRDefault="00D111D1" w:rsidP="00D111D1">
      <w:pPr>
        <w:spacing w:before="150" w:after="150" w:line="240" w:lineRule="auto"/>
        <w:outlineLvl w:val="3"/>
        <w:rPr>
          <w:rFonts w:ascii="Arial" w:eastAsia="Times New Roman" w:hAnsi="Arial" w:cs="Arial"/>
          <w:color w:val="333333"/>
          <w:sz w:val="27"/>
          <w:szCs w:val="27"/>
          <w:lang w:val="es-AR"/>
        </w:rPr>
      </w:pPr>
      <w:r w:rsidRPr="00D111D1">
        <w:rPr>
          <w:rFonts w:ascii="Arial" w:eastAsia="Times New Roman" w:hAnsi="Arial" w:cs="Arial"/>
          <w:color w:val="333333"/>
          <w:sz w:val="27"/>
          <w:szCs w:val="27"/>
          <w:lang w:val="es-AR"/>
        </w:rPr>
        <w:t>Programa: ejercicio239.py</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C586C0"/>
          <w:sz w:val="21"/>
          <w:szCs w:val="21"/>
          <w:lang w:val="es-AR"/>
        </w:rPr>
        <w:t>import</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4EC9B0"/>
          <w:sz w:val="21"/>
          <w:szCs w:val="21"/>
          <w:lang w:val="es-AR"/>
        </w:rPr>
        <w:t>tkinter</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C586C0"/>
          <w:sz w:val="21"/>
          <w:szCs w:val="21"/>
          <w:lang w:val="es-AR"/>
        </w:rPr>
        <w:t>as</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4EC9B0"/>
          <w:sz w:val="21"/>
          <w:szCs w:val="21"/>
          <w:lang w:val="es-AR"/>
        </w:rPr>
        <w:t>tk</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C586C0"/>
          <w:sz w:val="21"/>
          <w:szCs w:val="21"/>
        </w:rPr>
        <w:t>from</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tkinter</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C586C0"/>
          <w:sz w:val="21"/>
          <w:szCs w:val="21"/>
        </w:rPr>
        <w:t>import</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ttk</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569CD6"/>
          <w:sz w:val="21"/>
          <w:szCs w:val="21"/>
        </w:rPr>
        <w:t>class</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Aplicacion</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569CD6"/>
          <w:sz w:val="21"/>
          <w:szCs w:val="21"/>
        </w:rPr>
        <w:t>def</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DCDCAA"/>
          <w:sz w:val="21"/>
          <w:szCs w:val="21"/>
        </w:rPr>
        <w:t>__init__</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label1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ttk</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Label</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ventana1</w:t>
      </w: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text</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"Seleccione un día de la semana"</w:t>
      </w:r>
      <w:r w:rsidRPr="00D111D1">
        <w:rPr>
          <w:rFonts w:ascii="Consolas" w:eastAsia="Times New Roman" w:hAnsi="Consolas" w:cs="Times New Roman"/>
          <w:color w:val="D4D4D4"/>
          <w:sz w:val="21"/>
          <w:szCs w:val="21"/>
          <w:lang w:val="es-AR"/>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label1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opcion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StringVar</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lang w:val="es-AR"/>
        </w:rPr>
        <w:t>diassemana</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"lunes"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"martes"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"miércoles"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"jueves"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"viernes"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"sábado"</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"domingo"</w:t>
      </w:r>
      <w:r w:rsidRPr="00D111D1">
        <w:rPr>
          <w:rFonts w:ascii="Consolas" w:eastAsia="Times New Roman" w:hAnsi="Consolas" w:cs="Times New Roman"/>
          <w:color w:val="D4D4D4"/>
          <w:sz w:val="21"/>
          <w:szCs w:val="21"/>
          <w:lang w:val="es-AR"/>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Combobox</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 xml:space="preserve">, </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width</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10</w:t>
      </w:r>
      <w:r w:rsidRPr="00D111D1">
        <w:rPr>
          <w:rFonts w:ascii="Consolas" w:eastAsia="Times New Roman" w:hAnsi="Consolas" w:cs="Times New Roman"/>
          <w:color w:val="D4D4D4"/>
          <w:sz w:val="21"/>
          <w:szCs w:val="21"/>
        </w:rPr>
        <w:t xml:space="preserve">, </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textvariable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opcion</w:t>
      </w:r>
      <w:r w:rsidRPr="00D111D1">
        <w:rPr>
          <w:rFonts w:ascii="Consolas" w:eastAsia="Times New Roman" w:hAnsi="Consolas" w:cs="Times New Roman"/>
          <w:color w:val="D4D4D4"/>
          <w:sz w:val="21"/>
          <w:szCs w:val="21"/>
        </w:rPr>
        <w:t xml:space="preserve">, </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values</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diassemana</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current</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1</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boton1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Button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text</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CE9178"/>
          <w:sz w:val="21"/>
          <w:szCs w:val="21"/>
        </w:rPr>
        <w:t>"Recuperar"</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command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recuperar</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boton1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2</w:t>
      </w:r>
      <w:r w:rsidRPr="00D111D1">
        <w:rPr>
          <w:rFonts w:ascii="Consolas" w:eastAsia="Times New Roman" w:hAnsi="Consolas" w:cs="Times New Roman"/>
          <w:color w:val="D4D4D4"/>
          <w:sz w:val="21"/>
          <w:szCs w:val="21"/>
        </w:rPr>
        <w:t>)</w:t>
      </w:r>
    </w:p>
    <w:p w:rsidR="00D111D1" w:rsidRPr="0086055E"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86055E">
        <w:rPr>
          <w:rFonts w:ascii="Consolas" w:eastAsia="Times New Roman" w:hAnsi="Consolas" w:cs="Times New Roman"/>
          <w:color w:val="9CDCFE"/>
          <w:sz w:val="21"/>
          <w:szCs w:val="21"/>
        </w:rPr>
        <w:t>self</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label2</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4EC9B0"/>
          <w:sz w:val="21"/>
          <w:szCs w:val="21"/>
        </w:rPr>
        <w:t>ttk</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4EC9B0"/>
          <w:sz w:val="21"/>
          <w:szCs w:val="21"/>
        </w:rPr>
        <w:t>Label</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self</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ventana1</w:t>
      </w:r>
      <w:r w:rsidRPr="0086055E">
        <w:rPr>
          <w:rFonts w:ascii="Consolas" w:eastAsia="Times New Roman" w:hAnsi="Consolas" w:cs="Times New Roman"/>
          <w:color w:val="D4D4D4"/>
          <w:sz w:val="21"/>
          <w:szCs w:val="21"/>
        </w:rPr>
        <w:t xml:space="preserve">, </w:t>
      </w:r>
      <w:r w:rsidRPr="0086055E">
        <w:rPr>
          <w:rFonts w:ascii="Consolas" w:eastAsia="Times New Roman" w:hAnsi="Consolas" w:cs="Times New Roman"/>
          <w:color w:val="9CDCFE"/>
          <w:sz w:val="21"/>
          <w:szCs w:val="21"/>
        </w:rPr>
        <w:t>text</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CE9178"/>
          <w:sz w:val="21"/>
          <w:szCs w:val="21"/>
        </w:rPr>
        <w:t>"Día seleccionado:"</w:t>
      </w:r>
      <w:r w:rsidRPr="0086055E">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86055E">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label2</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3</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mainloop</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569CD6"/>
          <w:sz w:val="21"/>
          <w:szCs w:val="21"/>
        </w:rPr>
        <w:t>def</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DCDCAA"/>
          <w:sz w:val="21"/>
          <w:szCs w:val="21"/>
        </w:rPr>
        <w:t>recuperar</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label2</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configure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text</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opcion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get</w:t>
      </w:r>
      <w:r w:rsidRPr="00D111D1">
        <w:rPr>
          <w:rFonts w:ascii="Consolas" w:eastAsia="Times New Roman" w:hAnsi="Consolas" w:cs="Times New Roman"/>
          <w:color w:val="D4D4D4"/>
          <w:sz w:val="21"/>
          <w:szCs w:val="21"/>
        </w:rPr>
        <w:t>())</w:t>
      </w: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9CDCFE"/>
          <w:sz w:val="21"/>
          <w:szCs w:val="21"/>
        </w:rPr>
        <w:t>aplicacion1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Aplicacion</w:t>
      </w:r>
      <w:r w:rsidRPr="00D111D1">
        <w:rPr>
          <w:rFonts w:ascii="Consolas" w:eastAsia="Times New Roman" w:hAnsi="Consolas" w:cs="Times New Roman"/>
          <w:color w:val="D4D4D4"/>
          <w:sz w:val="21"/>
          <w:szCs w:val="21"/>
        </w:rPr>
        <w:t>()</w:t>
      </w:r>
    </w:p>
    <w:p w:rsidR="00D111D1" w:rsidRDefault="00D111D1"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034DBD" w:rsidRDefault="00D111D1" w:rsidP="00D111D1">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drawing>
          <wp:inline distT="0" distB="0" distL="0" distR="0" wp14:anchorId="17EFD3F5" wp14:editId="5C1B7313">
            <wp:extent cx="2000250" cy="1428750"/>
            <wp:effectExtent l="0" t="0" r="0" b="0"/>
            <wp:docPr id="39" name="Picture 39" descr="tkinter Combobox t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inter Combobox ttk"/>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00250" cy="1428750"/>
                    </a:xfrm>
                    <a:prstGeom prst="rect">
                      <a:avLst/>
                    </a:prstGeom>
                    <a:noFill/>
                    <a:ln>
                      <a:noFill/>
                    </a:ln>
                  </pic:spPr>
                </pic:pic>
              </a:graphicData>
            </a:graphic>
          </wp:inline>
        </w:drawing>
      </w:r>
    </w:p>
    <w:p w:rsidR="00D111D1" w:rsidRPr="00D111D1" w:rsidRDefault="00D111D1" w:rsidP="00D111D1">
      <w:pPr>
        <w:spacing w:before="300" w:after="150" w:line="240" w:lineRule="auto"/>
        <w:outlineLvl w:val="1"/>
        <w:rPr>
          <w:rFonts w:ascii="Arial" w:eastAsia="Times New Roman" w:hAnsi="Arial" w:cs="Arial"/>
          <w:color w:val="333333"/>
          <w:sz w:val="45"/>
          <w:szCs w:val="45"/>
        </w:rPr>
      </w:pPr>
      <w:r w:rsidRPr="00D111D1">
        <w:rPr>
          <w:rFonts w:ascii="Arial" w:eastAsia="Times New Roman" w:hAnsi="Arial" w:cs="Arial"/>
          <w:color w:val="333333"/>
          <w:sz w:val="45"/>
          <w:szCs w:val="45"/>
        </w:rPr>
        <w:t>Problema propuesto</w:t>
      </w:r>
    </w:p>
    <w:p w:rsidR="00D111D1" w:rsidRPr="00D111D1" w:rsidRDefault="00D111D1" w:rsidP="00D111D1">
      <w:pPr>
        <w:numPr>
          <w:ilvl w:val="0"/>
          <w:numId w:val="62"/>
        </w:numPr>
        <w:spacing w:before="100" w:beforeAutospacing="1" w:after="240" w:line="240" w:lineRule="auto"/>
        <w:rPr>
          <w:rFonts w:ascii="Arial" w:eastAsia="Times New Roman" w:hAnsi="Arial" w:cs="Arial"/>
          <w:color w:val="333333"/>
          <w:sz w:val="25"/>
          <w:szCs w:val="25"/>
          <w:lang w:val="es-AR"/>
        </w:rPr>
      </w:pPr>
      <w:r w:rsidRPr="00D111D1">
        <w:rPr>
          <w:rFonts w:ascii="Arial" w:eastAsia="Times New Roman" w:hAnsi="Arial" w:cs="Arial"/>
          <w:color w:val="333333"/>
          <w:sz w:val="25"/>
          <w:szCs w:val="25"/>
          <w:lang w:val="es-AR"/>
        </w:rPr>
        <w:t>Solicitar el ingreso del nombre de una persona y seleccionar de un control Combobox un país. Al presionar un botón mostrar en la barra de la ventana el nombre ingresado y el país seleccionado.</w:t>
      </w:r>
    </w:p>
    <w:p w:rsidR="00D111D1" w:rsidRPr="00D111D1" w:rsidRDefault="00D111D1" w:rsidP="00D111D1">
      <w:pPr>
        <w:pStyle w:val="ListParagraph"/>
        <w:numPr>
          <w:ilvl w:val="0"/>
          <w:numId w:val="62"/>
        </w:num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D111D1">
        <w:rPr>
          <w:rFonts w:ascii="Courier" w:eastAsia="Times New Roman" w:hAnsi="Courier" w:cs="Courier New"/>
          <w:color w:val="333333"/>
          <w:sz w:val="20"/>
          <w:szCs w:val="20"/>
        </w:rPr>
        <w:t>ejercicio240.py</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C586C0"/>
          <w:sz w:val="21"/>
          <w:szCs w:val="21"/>
        </w:rPr>
        <w:t>import</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tkinter</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C586C0"/>
          <w:sz w:val="21"/>
          <w:szCs w:val="21"/>
        </w:rPr>
        <w:t>as</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tk</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C586C0"/>
          <w:sz w:val="21"/>
          <w:szCs w:val="21"/>
        </w:rPr>
        <w:t>from</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tkinter</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C586C0"/>
          <w:sz w:val="21"/>
          <w:szCs w:val="21"/>
        </w:rPr>
        <w:t>import</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ttk</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569CD6"/>
          <w:sz w:val="21"/>
          <w:szCs w:val="21"/>
        </w:rPr>
        <w:t>class</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4EC9B0"/>
          <w:sz w:val="21"/>
          <w:szCs w:val="21"/>
        </w:rPr>
        <w:t>Aplicacion</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569CD6"/>
          <w:sz w:val="21"/>
          <w:szCs w:val="21"/>
        </w:rPr>
        <w:t>def</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DCDCAA"/>
          <w:sz w:val="21"/>
          <w:szCs w:val="21"/>
        </w:rPr>
        <w:t>__init__</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label1</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ttk</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Label</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text</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"Ingrese nombre"</w:t>
      </w:r>
      <w:r w:rsidRPr="00D111D1">
        <w:rPr>
          <w:rFonts w:ascii="Consolas" w:eastAsia="Times New Roman" w:hAnsi="Consolas" w:cs="Times New Roman"/>
          <w:color w:val="D4D4D4"/>
          <w:sz w:val="21"/>
          <w:szCs w:val="21"/>
          <w:lang w:val="es-AR"/>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label1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nombre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StringVar</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entry1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Entry</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width</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40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textvariable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nombre</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entry1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1</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lang w:val="es-AR"/>
        </w:rPr>
        <w:t>self</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label2</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ttk</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4EC9B0"/>
          <w:sz w:val="21"/>
          <w:szCs w:val="21"/>
          <w:lang w:val="es-AR"/>
        </w:rPr>
        <w:t>Label</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9CDCFE"/>
          <w:sz w:val="21"/>
          <w:szCs w:val="21"/>
          <w:lang w:val="es-AR"/>
        </w:rPr>
        <w:t>text</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"Seleccione país"</w:t>
      </w:r>
      <w:r w:rsidRPr="00D111D1">
        <w:rPr>
          <w:rFonts w:ascii="Consolas" w:eastAsia="Times New Roman" w:hAnsi="Consolas" w:cs="Times New Roman"/>
          <w:color w:val="D4D4D4"/>
          <w:sz w:val="21"/>
          <w:szCs w:val="21"/>
          <w:lang w:val="es-AR"/>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label2</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2</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pais</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StringVar</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lang w:val="es-AR"/>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lang w:val="es-AR"/>
        </w:rPr>
        <w:t>paises</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"Argentina"</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"Chile"</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"Bolivia"</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"Paraguay"</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"Brasil"</w:t>
      </w:r>
      <w:r w:rsidRPr="00D111D1">
        <w:rPr>
          <w:rFonts w:ascii="Consolas" w:eastAsia="Times New Roman" w:hAnsi="Consolas" w:cs="Times New Roman"/>
          <w:color w:val="D4D4D4"/>
          <w:sz w:val="21"/>
          <w:szCs w:val="21"/>
          <w:lang w:val="es-AR"/>
        </w:rPr>
        <w:t>,</w:t>
      </w:r>
      <w:r w:rsidRPr="00D111D1">
        <w:rPr>
          <w:rFonts w:ascii="Consolas" w:eastAsia="Times New Roman" w:hAnsi="Consolas" w:cs="Times New Roman"/>
          <w:color w:val="CE9178"/>
          <w:sz w:val="21"/>
          <w:szCs w:val="21"/>
          <w:lang w:val="es-AR"/>
        </w:rPr>
        <w:t>"Uruguay"</w:t>
      </w:r>
      <w:r w:rsidRPr="00D111D1">
        <w:rPr>
          <w:rFonts w:ascii="Consolas" w:eastAsia="Times New Roman" w:hAnsi="Consolas" w:cs="Times New Roman"/>
          <w:color w:val="D4D4D4"/>
          <w:sz w:val="21"/>
          <w:szCs w:val="21"/>
          <w:lang w:val="es-AR"/>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lang w:val="es-AR"/>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Combobox</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 xml:space="preserve">, </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width</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10</w:t>
      </w:r>
      <w:r w:rsidRPr="00D111D1">
        <w:rPr>
          <w:rFonts w:ascii="Consolas" w:eastAsia="Times New Roman" w:hAnsi="Consolas" w:cs="Times New Roman"/>
          <w:color w:val="D4D4D4"/>
          <w:sz w:val="21"/>
          <w:szCs w:val="21"/>
        </w:rPr>
        <w:t xml:space="preserve">, </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textvariable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pais</w:t>
      </w:r>
      <w:r w:rsidRPr="00D111D1">
        <w:rPr>
          <w:rFonts w:ascii="Consolas" w:eastAsia="Times New Roman" w:hAnsi="Consolas" w:cs="Times New Roman"/>
          <w:color w:val="D4D4D4"/>
          <w:sz w:val="21"/>
          <w:szCs w:val="21"/>
        </w:rPr>
        <w:t xml:space="preserve">, </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values</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paises</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state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CE9178"/>
          <w:sz w:val="21"/>
          <w:szCs w:val="21"/>
        </w:rPr>
        <w:t>'readonly'</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6A9955"/>
          <w:sz w:val="21"/>
          <w:szCs w:val="21"/>
        </w:rPr>
        <w:t>#self.combobox1.current(0)                                </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lastRenderedPageBreak/>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3</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boton1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tk</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Button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text</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CE9178"/>
          <w:sz w:val="21"/>
          <w:szCs w:val="21"/>
        </w:rPr>
        <w:t>"Recuperar"</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command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mostrardatos</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boton1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grid</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column</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0</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row</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B5CEA8"/>
          <w:sz w:val="21"/>
          <w:szCs w:val="21"/>
        </w:rPr>
        <w:t>4</w:t>
      </w:r>
      <w:r w:rsidRPr="00D111D1">
        <w:rPr>
          <w:rFonts w:ascii="Consolas" w:eastAsia="Times New Roman" w:hAnsi="Consolas" w:cs="Times New Roman"/>
          <w:color w:val="D4D4D4"/>
          <w:sz w:val="21"/>
          <w:szCs w:val="21"/>
        </w:rPr>
        <w:t>)        </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mainloop</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569CD6"/>
          <w:sz w:val="21"/>
          <w:szCs w:val="21"/>
        </w:rPr>
        <w:t>def</w:t>
      </w: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DCDCAA"/>
          <w:sz w:val="21"/>
          <w:szCs w:val="21"/>
        </w:rPr>
        <w:t>mostrardatos</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D4D4D4"/>
          <w:sz w:val="21"/>
          <w:szCs w:val="21"/>
        </w:rPr>
        <w:t xml:space="preserve">        </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ventana1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title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CE9178"/>
          <w:sz w:val="21"/>
          <w:szCs w:val="21"/>
        </w:rPr>
        <w:t>"Nombre:"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nombre</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get</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CE9178"/>
          <w:sz w:val="21"/>
          <w:szCs w:val="21"/>
        </w:rPr>
        <w:t>" Pais:"</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self</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9CDCFE"/>
          <w:sz w:val="21"/>
          <w:szCs w:val="21"/>
        </w:rPr>
        <w:t>combobox1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DCDCAA"/>
          <w:sz w:val="21"/>
          <w:szCs w:val="21"/>
        </w:rPr>
        <w:t>get</w:t>
      </w:r>
      <w:r w:rsidRPr="00D111D1">
        <w:rPr>
          <w:rFonts w:ascii="Consolas" w:eastAsia="Times New Roman" w:hAnsi="Consolas" w:cs="Times New Roman"/>
          <w:color w:val="D4D4D4"/>
          <w:sz w:val="21"/>
          <w:szCs w:val="21"/>
        </w:rPr>
        <w:t>())</w:t>
      </w: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p>
    <w:p w:rsidR="00D111D1" w:rsidRPr="00D111D1" w:rsidRDefault="00D111D1" w:rsidP="00D111D1">
      <w:pPr>
        <w:pStyle w:val="ListParagraph"/>
        <w:numPr>
          <w:ilvl w:val="0"/>
          <w:numId w:val="62"/>
        </w:numPr>
        <w:shd w:val="clear" w:color="auto" w:fill="1E1E1E"/>
        <w:spacing w:after="0" w:line="285" w:lineRule="atLeast"/>
        <w:rPr>
          <w:rFonts w:ascii="Consolas" w:eastAsia="Times New Roman" w:hAnsi="Consolas" w:cs="Times New Roman"/>
          <w:color w:val="D4D4D4"/>
          <w:sz w:val="21"/>
          <w:szCs w:val="21"/>
        </w:rPr>
      </w:pPr>
      <w:r w:rsidRPr="00D111D1">
        <w:rPr>
          <w:rFonts w:ascii="Consolas" w:eastAsia="Times New Roman" w:hAnsi="Consolas" w:cs="Times New Roman"/>
          <w:color w:val="9CDCFE"/>
          <w:sz w:val="21"/>
          <w:szCs w:val="21"/>
        </w:rPr>
        <w:t>aplicacion1</w:t>
      </w:r>
      <w:r w:rsidRPr="00D111D1">
        <w:rPr>
          <w:rFonts w:ascii="Consolas" w:eastAsia="Times New Roman" w:hAnsi="Consolas" w:cs="Times New Roman"/>
          <w:color w:val="D4D4D4"/>
          <w:sz w:val="21"/>
          <w:szCs w:val="21"/>
        </w:rPr>
        <w:t>=</w:t>
      </w:r>
      <w:r w:rsidRPr="00D111D1">
        <w:rPr>
          <w:rFonts w:ascii="Consolas" w:eastAsia="Times New Roman" w:hAnsi="Consolas" w:cs="Times New Roman"/>
          <w:color w:val="4EC9B0"/>
          <w:sz w:val="21"/>
          <w:szCs w:val="21"/>
        </w:rPr>
        <w:t>Aplicacion</w:t>
      </w:r>
      <w:r w:rsidRPr="00D111D1">
        <w:rPr>
          <w:rFonts w:ascii="Consolas" w:eastAsia="Times New Roman" w:hAnsi="Consolas" w:cs="Times New Roman"/>
          <w:color w:val="D4D4D4"/>
          <w:sz w:val="21"/>
          <w:szCs w:val="21"/>
        </w:rPr>
        <w:t xml:space="preserve">() </w:t>
      </w:r>
    </w:p>
    <w:p w:rsidR="00D111D1" w:rsidRDefault="00D111D1" w:rsidP="00D111D1">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111D1" w:rsidRDefault="00D111D1" w:rsidP="00D111D1">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noProof/>
          <w:color w:val="121212"/>
          <w:sz w:val="40"/>
          <w:szCs w:val="40"/>
        </w:rPr>
        <w:drawing>
          <wp:inline distT="0" distB="0" distL="0" distR="0">
            <wp:extent cx="4962525" cy="2724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62525" cy="2724150"/>
                    </a:xfrm>
                    <a:prstGeom prst="rect">
                      <a:avLst/>
                    </a:prstGeom>
                    <a:noFill/>
                    <a:ln>
                      <a:noFill/>
                    </a:ln>
                  </pic:spPr>
                </pic:pic>
              </a:graphicData>
            </a:graphic>
          </wp:inline>
        </w:drawing>
      </w:r>
    </w:p>
    <w:p w:rsidR="00B8144E" w:rsidRPr="00B8144E" w:rsidRDefault="00B8144E" w:rsidP="00B8144E">
      <w:pPr>
        <w:spacing w:before="300" w:after="150" w:line="240" w:lineRule="auto"/>
        <w:outlineLvl w:val="0"/>
        <w:rPr>
          <w:rFonts w:ascii="Arial" w:eastAsia="Times New Roman" w:hAnsi="Arial" w:cs="Arial"/>
          <w:color w:val="333333"/>
          <w:kern w:val="36"/>
          <w:sz w:val="54"/>
          <w:szCs w:val="54"/>
          <w:lang w:val="es-AR"/>
        </w:rPr>
      </w:pPr>
      <w:r w:rsidRPr="00B8144E">
        <w:rPr>
          <w:rFonts w:ascii="Arial" w:eastAsia="Times New Roman" w:hAnsi="Arial" w:cs="Arial"/>
          <w:color w:val="333333"/>
          <w:kern w:val="36"/>
          <w:sz w:val="54"/>
          <w:szCs w:val="54"/>
          <w:lang w:val="es-AR"/>
        </w:rPr>
        <w:t>tkinter : control Menu</w:t>
      </w:r>
    </w:p>
    <w:p w:rsidR="00B8144E" w:rsidRPr="00B8144E" w:rsidRDefault="00B8144E" w:rsidP="00B8144E">
      <w:pPr>
        <w:pStyle w:val="NormalWeb"/>
        <w:spacing w:before="0" w:beforeAutospacing="0" w:after="150" w:afterAutospacing="0"/>
        <w:rPr>
          <w:rFonts w:ascii="Arial" w:hAnsi="Arial" w:cs="Arial"/>
          <w:color w:val="333333"/>
          <w:sz w:val="25"/>
          <w:szCs w:val="25"/>
          <w:lang w:val="es-AR"/>
        </w:rPr>
      </w:pPr>
      <w:r w:rsidRPr="00B8144E">
        <w:rPr>
          <w:rFonts w:ascii="Arial" w:hAnsi="Arial" w:cs="Arial"/>
          <w:color w:val="333333"/>
          <w:sz w:val="25"/>
          <w:szCs w:val="25"/>
          <w:lang w:val="es-AR"/>
        </w:rPr>
        <w:t>Para implementar los típicos menú de barra horizontales que aparecen en las aplicaciones cuando utilizamos la librería Tk necesitamos crear objetos de la clase Menu que se encuentra declarada en el paquete tkinter y no en el paquete tkinter.ttk.</w:t>
      </w:r>
    </w:p>
    <w:p w:rsidR="00B8144E" w:rsidRPr="00B8144E" w:rsidRDefault="00B8144E" w:rsidP="00B8144E">
      <w:pPr>
        <w:pStyle w:val="NormalWeb"/>
        <w:spacing w:before="0" w:beforeAutospacing="0" w:after="150" w:afterAutospacing="0"/>
        <w:rPr>
          <w:rFonts w:ascii="Arial" w:hAnsi="Arial" w:cs="Arial"/>
          <w:color w:val="333333"/>
          <w:sz w:val="25"/>
          <w:szCs w:val="25"/>
          <w:lang w:val="es-AR"/>
        </w:rPr>
      </w:pPr>
      <w:r w:rsidRPr="00B8144E">
        <w:rPr>
          <w:rFonts w:ascii="Arial" w:hAnsi="Arial" w:cs="Arial"/>
          <w:color w:val="333333"/>
          <w:sz w:val="25"/>
          <w:szCs w:val="25"/>
          <w:lang w:val="es-AR"/>
        </w:rPr>
        <w:t>Veremos con un ejemplo implementar un menú con una serie de opciones.</w:t>
      </w:r>
    </w:p>
    <w:p w:rsidR="00B8144E" w:rsidRPr="0086055E" w:rsidRDefault="00B8144E" w:rsidP="00B8144E">
      <w:pPr>
        <w:pStyle w:val="Heading3"/>
        <w:spacing w:before="300" w:after="150"/>
        <w:rPr>
          <w:rFonts w:ascii="Arial" w:hAnsi="Arial" w:cs="Arial"/>
          <w:b w:val="0"/>
          <w:bCs w:val="0"/>
          <w:color w:val="333333"/>
          <w:sz w:val="36"/>
          <w:szCs w:val="36"/>
          <w:lang w:val="es-AR"/>
        </w:rPr>
      </w:pPr>
      <w:r w:rsidRPr="0086055E">
        <w:rPr>
          <w:rFonts w:ascii="Arial" w:hAnsi="Arial" w:cs="Arial"/>
          <w:b w:val="0"/>
          <w:bCs w:val="0"/>
          <w:color w:val="333333"/>
          <w:sz w:val="36"/>
          <w:szCs w:val="36"/>
          <w:lang w:val="es-AR"/>
        </w:rPr>
        <w:t>Problema:</w:t>
      </w:r>
    </w:p>
    <w:p w:rsidR="00B8144E" w:rsidRPr="00B8144E" w:rsidRDefault="00B8144E" w:rsidP="00B8144E">
      <w:pPr>
        <w:pStyle w:val="NormalWeb"/>
        <w:spacing w:before="0" w:beforeAutospacing="0" w:after="150" w:afterAutospacing="0"/>
        <w:rPr>
          <w:rFonts w:ascii="Arial" w:hAnsi="Arial" w:cs="Arial"/>
          <w:color w:val="333333"/>
          <w:sz w:val="25"/>
          <w:szCs w:val="25"/>
          <w:lang w:val="es-AR"/>
        </w:rPr>
      </w:pPr>
      <w:r w:rsidRPr="00B8144E">
        <w:rPr>
          <w:rFonts w:ascii="Arial" w:hAnsi="Arial" w:cs="Arial"/>
          <w:color w:val="333333"/>
          <w:sz w:val="25"/>
          <w:szCs w:val="25"/>
          <w:lang w:val="es-AR"/>
        </w:rPr>
        <w:t>Confeccionar una aplicación que muestre dos opciones en el menú de barra superior. La primer opción despliega un submenú que permita cambiar el color de fondo del formulario y la segunda permita cambiar el tamaño de formulario:</w:t>
      </w:r>
    </w:p>
    <w:p w:rsidR="00E156BD" w:rsidRDefault="00B8144E" w:rsidP="00B8144E">
      <w:pPr>
        <w:shd w:val="clear" w:color="auto" w:fill="FBFBFB"/>
        <w:spacing w:after="255" w:line="240" w:lineRule="auto"/>
        <w:jc w:val="center"/>
        <w:rPr>
          <w:rFonts w:ascii="Times New Roman" w:eastAsia="Times New Roman" w:hAnsi="Times New Roman" w:cs="Times New Roman"/>
          <w:b/>
          <w:color w:val="121212"/>
          <w:sz w:val="40"/>
          <w:szCs w:val="40"/>
          <w:lang w:val="es-AR"/>
        </w:rPr>
      </w:pPr>
      <w:r>
        <w:rPr>
          <w:noProof/>
        </w:rPr>
        <w:lastRenderedPageBreak/>
        <w:drawing>
          <wp:inline distT="0" distB="0" distL="0" distR="0">
            <wp:extent cx="1933575" cy="2409825"/>
            <wp:effectExtent l="0" t="0" r="9525" b="9525"/>
            <wp:docPr id="41" name="Picture 41"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33575" cy="2409825"/>
                    </a:xfrm>
                    <a:prstGeom prst="rect">
                      <a:avLst/>
                    </a:prstGeom>
                    <a:noFill/>
                    <a:ln>
                      <a:noFill/>
                    </a:ln>
                  </pic:spPr>
                </pic:pic>
              </a:graphicData>
            </a:graphic>
          </wp:inline>
        </w:drawing>
      </w:r>
    </w:p>
    <w:p w:rsidR="00DA7D23" w:rsidRPr="008B46CA" w:rsidRDefault="00DA7D23" w:rsidP="00DA7D23">
      <w:pPr>
        <w:pStyle w:val="Heading4"/>
        <w:spacing w:before="150" w:after="150"/>
        <w:rPr>
          <w:rFonts w:ascii="Arial" w:hAnsi="Arial" w:cs="Arial"/>
          <w:b w:val="0"/>
          <w:bCs w:val="0"/>
          <w:color w:val="333333"/>
          <w:sz w:val="27"/>
          <w:szCs w:val="27"/>
          <w:lang w:val="es-AR"/>
        </w:rPr>
      </w:pPr>
      <w:r w:rsidRPr="008B46CA">
        <w:rPr>
          <w:rFonts w:ascii="Arial" w:hAnsi="Arial" w:cs="Arial"/>
          <w:b w:val="0"/>
          <w:bCs w:val="0"/>
          <w:color w:val="333333"/>
          <w:sz w:val="27"/>
          <w:szCs w:val="27"/>
          <w:lang w:val="es-AR"/>
        </w:rPr>
        <w:t>Programa: ejercicio241.py</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C586C0"/>
          <w:sz w:val="21"/>
          <w:szCs w:val="21"/>
          <w:lang w:val="es-AR"/>
        </w:rPr>
        <w:t>import</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4EC9B0"/>
          <w:sz w:val="21"/>
          <w:szCs w:val="21"/>
          <w:lang w:val="es-AR"/>
        </w:rPr>
        <w:t>tkinter</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C586C0"/>
          <w:sz w:val="21"/>
          <w:szCs w:val="21"/>
          <w:lang w:val="es-AR"/>
        </w:rPr>
        <w:t>as</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4EC9B0"/>
          <w:sz w:val="21"/>
          <w:szCs w:val="21"/>
          <w:lang w:val="es-AR"/>
        </w:rPr>
        <w:t>tk</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569CD6"/>
          <w:sz w:val="21"/>
          <w:szCs w:val="21"/>
        </w:rPr>
        <w:t>class</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4EC9B0"/>
          <w:sz w:val="21"/>
          <w:szCs w:val="21"/>
        </w:rPr>
        <w:t>Aplicacion</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569CD6"/>
          <w:sz w:val="21"/>
          <w:szCs w:val="21"/>
        </w:rPr>
        <w:t>def</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DCDCAA"/>
          <w:sz w:val="21"/>
          <w:szCs w:val="21"/>
        </w:rPr>
        <w:t>__init__</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ventana1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4EC9B0"/>
          <w:sz w:val="21"/>
          <w:szCs w:val="21"/>
          <w:lang w:val="es-AR"/>
        </w:rPr>
        <w:t>tk</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4EC9B0"/>
          <w:sz w:val="21"/>
          <w:szCs w:val="21"/>
          <w:lang w:val="es-AR"/>
        </w:rPr>
        <w:t>Tk</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menubar1</w:t>
      </w:r>
      <w:r w:rsidRPr="008B46CA">
        <w:rPr>
          <w:rFonts w:ascii="Consolas" w:eastAsia="Times New Roman" w:hAnsi="Consolas" w:cs="Times New Roman"/>
          <w:color w:val="D4D4D4"/>
          <w:sz w:val="21"/>
          <w:szCs w:val="21"/>
          <w:lang w:val="es-AR"/>
        </w:rPr>
        <w:t xml:space="preserve"> = </w:t>
      </w:r>
      <w:r w:rsidRPr="008B46CA">
        <w:rPr>
          <w:rFonts w:ascii="Consolas" w:eastAsia="Times New Roman" w:hAnsi="Consolas" w:cs="Times New Roman"/>
          <w:color w:val="4EC9B0"/>
          <w:sz w:val="21"/>
          <w:szCs w:val="21"/>
          <w:lang w:val="es-AR"/>
        </w:rPr>
        <w:t>tk</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4EC9B0"/>
          <w:sz w:val="21"/>
          <w:szCs w:val="21"/>
          <w:lang w:val="es-AR"/>
        </w:rPr>
        <w:t>Menu</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ventana1</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ventana1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config</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menu</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menubar1</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opciones1</w:t>
      </w:r>
      <w:r w:rsidRPr="008B46CA">
        <w:rPr>
          <w:rFonts w:ascii="Consolas" w:eastAsia="Times New Roman" w:hAnsi="Consolas" w:cs="Times New Roman"/>
          <w:color w:val="D4D4D4"/>
          <w:sz w:val="21"/>
          <w:szCs w:val="21"/>
          <w:lang w:val="es-AR"/>
        </w:rPr>
        <w:t xml:space="preserve"> = </w:t>
      </w:r>
      <w:r w:rsidRPr="008B46CA">
        <w:rPr>
          <w:rFonts w:ascii="Consolas" w:eastAsia="Times New Roman" w:hAnsi="Consolas" w:cs="Times New Roman"/>
          <w:color w:val="4EC9B0"/>
          <w:sz w:val="21"/>
          <w:szCs w:val="21"/>
          <w:lang w:val="es-AR"/>
        </w:rPr>
        <w:t>tk</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4EC9B0"/>
          <w:sz w:val="21"/>
          <w:szCs w:val="21"/>
          <w:lang w:val="es-AR"/>
        </w:rPr>
        <w:t>Menu</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menubar1</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opciones1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add_command</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label</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"Rojo"</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command</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fijarrojo</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opciones1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add_command</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label</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"Verde"</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command</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fijarverde</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rPr>
        <w:t>opciones1</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add_command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label</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"Azul"</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fijarazul</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lang w:val="es-AR"/>
        </w:rPr>
        <w:t>menubar1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add_cascade</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label</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"Colores"</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menu</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opciones1</w:t>
      </w:r>
      <w:r w:rsidRPr="008B46CA">
        <w:rPr>
          <w:rFonts w:ascii="Consolas" w:eastAsia="Times New Roman" w:hAnsi="Consolas" w:cs="Times New Roman"/>
          <w:color w:val="D4D4D4"/>
          <w:sz w:val="21"/>
          <w:szCs w:val="21"/>
          <w:lang w:val="es-AR"/>
        </w:rPr>
        <w:t>)        </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rPr>
        <w:t>opciones2</w:t>
      </w:r>
      <w:r w:rsidRPr="008B46CA">
        <w:rPr>
          <w:rFonts w:ascii="Consolas" w:eastAsia="Times New Roman" w:hAnsi="Consolas" w:cs="Times New Roman"/>
          <w:color w:val="D4D4D4"/>
          <w:sz w:val="21"/>
          <w:szCs w:val="21"/>
        </w:rPr>
        <w:t xml:space="preserve"> = </w:t>
      </w:r>
      <w:r w:rsidRPr="008B46CA">
        <w:rPr>
          <w:rFonts w:ascii="Consolas" w:eastAsia="Times New Roman" w:hAnsi="Consolas" w:cs="Times New Roman"/>
          <w:color w:val="4EC9B0"/>
          <w:sz w:val="21"/>
          <w:szCs w:val="21"/>
        </w:rPr>
        <w:t>tk</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4EC9B0"/>
          <w:sz w:val="21"/>
          <w:szCs w:val="21"/>
        </w:rPr>
        <w:t>Menu</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menubar1</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opciones2</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add_command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label</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"640x480"</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ventanachica</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opciones2</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add_command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label</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"1024x800"</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command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ventanagrande</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lang w:val="es-AR"/>
        </w:rPr>
        <w:t>menubar1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DCDCAA"/>
          <w:sz w:val="21"/>
          <w:szCs w:val="21"/>
          <w:lang w:val="es-AR"/>
        </w:rPr>
        <w:t>add_cascade</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label</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"Tamaños"</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menu</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opciones2</w:t>
      </w:r>
      <w:r w:rsidRPr="008B46CA">
        <w:rPr>
          <w:rFonts w:ascii="Consolas" w:eastAsia="Times New Roman" w:hAnsi="Consolas" w:cs="Times New Roman"/>
          <w:color w:val="D4D4D4"/>
          <w:sz w:val="21"/>
          <w:szCs w:val="21"/>
          <w:lang w:val="es-AR"/>
        </w:rPr>
        <w:t>)        </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ventana1</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mainloop</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569CD6"/>
          <w:sz w:val="21"/>
          <w:szCs w:val="21"/>
        </w:rPr>
        <w:t>def</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DCDCAA"/>
          <w:sz w:val="21"/>
          <w:szCs w:val="21"/>
        </w:rPr>
        <w:t>fijarrojo</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ventana1</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configure</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background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"red"</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569CD6"/>
          <w:sz w:val="21"/>
          <w:szCs w:val="21"/>
        </w:rPr>
        <w:t>def</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DCDCAA"/>
          <w:sz w:val="21"/>
          <w:szCs w:val="21"/>
        </w:rPr>
        <w:t>fijarverde</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ventana1</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configure</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background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"green"</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569CD6"/>
          <w:sz w:val="21"/>
          <w:szCs w:val="21"/>
        </w:rPr>
        <w:t>def</w:t>
      </w: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DCDCAA"/>
          <w:sz w:val="21"/>
          <w:szCs w:val="21"/>
        </w:rPr>
        <w:t>fijarazul</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9CDCFE"/>
          <w:sz w:val="21"/>
          <w:szCs w:val="21"/>
        </w:rPr>
        <w:t>self</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ventana1</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DCDCAA"/>
          <w:sz w:val="21"/>
          <w:szCs w:val="21"/>
        </w:rPr>
        <w:t>configure</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9CDCFE"/>
          <w:sz w:val="21"/>
          <w:szCs w:val="21"/>
        </w:rPr>
        <w:t>background</w:t>
      </w:r>
      <w:r w:rsidRPr="008B46CA">
        <w:rPr>
          <w:rFonts w:ascii="Consolas" w:eastAsia="Times New Roman" w:hAnsi="Consolas" w:cs="Times New Roman"/>
          <w:color w:val="D4D4D4"/>
          <w:sz w:val="21"/>
          <w:szCs w:val="21"/>
        </w:rPr>
        <w:t>=</w:t>
      </w:r>
      <w:r w:rsidRPr="008B46CA">
        <w:rPr>
          <w:rFonts w:ascii="Consolas" w:eastAsia="Times New Roman" w:hAnsi="Consolas" w:cs="Times New Roman"/>
          <w:color w:val="CE9178"/>
          <w:sz w:val="21"/>
          <w:szCs w:val="21"/>
        </w:rPr>
        <w:t>"blue"</w:t>
      </w:r>
      <w:r w:rsidRPr="008B46CA">
        <w:rPr>
          <w:rFonts w:ascii="Consolas" w:eastAsia="Times New Roman" w:hAnsi="Consolas" w:cs="Times New Roman"/>
          <w:color w:val="D4D4D4"/>
          <w:sz w:val="21"/>
          <w:szCs w:val="21"/>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rPr>
        <w:t xml:space="preserve">    </w:t>
      </w:r>
      <w:r w:rsidRPr="008B46CA">
        <w:rPr>
          <w:rFonts w:ascii="Consolas" w:eastAsia="Times New Roman" w:hAnsi="Consolas" w:cs="Times New Roman"/>
          <w:color w:val="569CD6"/>
          <w:sz w:val="21"/>
          <w:szCs w:val="21"/>
          <w:lang w:val="es-AR"/>
        </w:rPr>
        <w:t>def</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DCDCAA"/>
          <w:sz w:val="21"/>
          <w:szCs w:val="21"/>
          <w:lang w:val="es-AR"/>
        </w:rPr>
        <w:t>ventanachica</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ventana1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geometry</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"640x480"</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569CD6"/>
          <w:sz w:val="21"/>
          <w:szCs w:val="21"/>
          <w:lang w:val="es-AR"/>
        </w:rPr>
        <w:t>def</w:t>
      </w: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DCDCAA"/>
          <w:sz w:val="21"/>
          <w:szCs w:val="21"/>
          <w:lang w:val="es-AR"/>
        </w:rPr>
        <w:t>ventanagrande</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D4D4D4"/>
          <w:sz w:val="21"/>
          <w:szCs w:val="21"/>
          <w:lang w:val="es-AR"/>
        </w:rPr>
        <w:t xml:space="preserve">        </w:t>
      </w:r>
      <w:r w:rsidRPr="008B46CA">
        <w:rPr>
          <w:rFonts w:ascii="Consolas" w:eastAsia="Times New Roman" w:hAnsi="Consolas" w:cs="Times New Roman"/>
          <w:color w:val="9CDCFE"/>
          <w:sz w:val="21"/>
          <w:szCs w:val="21"/>
          <w:lang w:val="es-AR"/>
        </w:rPr>
        <w:t>self</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ventana1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9CDCFE"/>
          <w:sz w:val="21"/>
          <w:szCs w:val="21"/>
          <w:lang w:val="es-AR"/>
        </w:rPr>
        <w:t>geometry</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CE9178"/>
          <w:sz w:val="21"/>
          <w:szCs w:val="21"/>
          <w:lang w:val="es-AR"/>
        </w:rPr>
        <w:t>"1024x800"</w:t>
      </w:r>
      <w:r w:rsidRPr="008B46CA">
        <w:rPr>
          <w:rFonts w:ascii="Consolas" w:eastAsia="Times New Roman" w:hAnsi="Consolas" w:cs="Times New Roman"/>
          <w:color w:val="D4D4D4"/>
          <w:sz w:val="21"/>
          <w:szCs w:val="21"/>
          <w:lang w:val="es-AR"/>
        </w:rPr>
        <w:t>)</w:t>
      </w: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p>
    <w:p w:rsidR="008B46CA" w:rsidRPr="008B46CA" w:rsidRDefault="008B46CA" w:rsidP="008B46CA">
      <w:pPr>
        <w:shd w:val="clear" w:color="auto" w:fill="1E1E1E"/>
        <w:spacing w:after="0" w:line="285" w:lineRule="atLeast"/>
        <w:rPr>
          <w:rFonts w:ascii="Consolas" w:eastAsia="Times New Roman" w:hAnsi="Consolas" w:cs="Times New Roman"/>
          <w:color w:val="D4D4D4"/>
          <w:sz w:val="21"/>
          <w:szCs w:val="21"/>
          <w:lang w:val="es-AR"/>
        </w:rPr>
      </w:pPr>
      <w:r w:rsidRPr="008B46CA">
        <w:rPr>
          <w:rFonts w:ascii="Consolas" w:eastAsia="Times New Roman" w:hAnsi="Consolas" w:cs="Times New Roman"/>
          <w:color w:val="9CDCFE"/>
          <w:sz w:val="21"/>
          <w:szCs w:val="21"/>
          <w:lang w:val="es-AR"/>
        </w:rPr>
        <w:t>aplicacion1</w:t>
      </w:r>
      <w:r w:rsidRPr="008B46CA">
        <w:rPr>
          <w:rFonts w:ascii="Consolas" w:eastAsia="Times New Roman" w:hAnsi="Consolas" w:cs="Times New Roman"/>
          <w:color w:val="D4D4D4"/>
          <w:sz w:val="21"/>
          <w:szCs w:val="21"/>
          <w:lang w:val="es-AR"/>
        </w:rPr>
        <w:t>=</w:t>
      </w:r>
      <w:r w:rsidRPr="008B46CA">
        <w:rPr>
          <w:rFonts w:ascii="Consolas" w:eastAsia="Times New Roman" w:hAnsi="Consolas" w:cs="Times New Roman"/>
          <w:color w:val="4EC9B0"/>
          <w:sz w:val="21"/>
          <w:szCs w:val="21"/>
          <w:lang w:val="es-AR"/>
        </w:rPr>
        <w:t>Aplicacion</w:t>
      </w:r>
      <w:r w:rsidRPr="008B46CA">
        <w:rPr>
          <w:rFonts w:ascii="Consolas" w:eastAsia="Times New Roman" w:hAnsi="Consolas" w:cs="Times New Roman"/>
          <w:color w:val="D4D4D4"/>
          <w:sz w:val="21"/>
          <w:szCs w:val="21"/>
          <w:lang w:val="es-AR"/>
        </w:rPr>
        <w:t>()</w:t>
      </w:r>
    </w:p>
    <w:p w:rsidR="00B8144E" w:rsidRDefault="00B8144E" w:rsidP="00DA7D23">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180AB2" w:rsidRPr="00180AB2" w:rsidRDefault="00180AB2" w:rsidP="00180AB2">
      <w:pPr>
        <w:spacing w:before="300" w:after="150" w:line="240" w:lineRule="auto"/>
        <w:outlineLvl w:val="2"/>
        <w:rPr>
          <w:rFonts w:ascii="Arial" w:eastAsia="Times New Roman" w:hAnsi="Arial" w:cs="Arial"/>
          <w:color w:val="333333"/>
          <w:sz w:val="36"/>
          <w:szCs w:val="36"/>
        </w:rPr>
      </w:pPr>
      <w:r w:rsidRPr="00180AB2">
        <w:rPr>
          <w:rFonts w:ascii="Arial" w:eastAsia="Times New Roman" w:hAnsi="Arial" w:cs="Arial"/>
          <w:color w:val="333333"/>
          <w:sz w:val="36"/>
          <w:szCs w:val="36"/>
        </w:rPr>
        <w:t>Variantes en un menú.</w:t>
      </w:r>
    </w:p>
    <w:p w:rsidR="00180AB2" w:rsidRPr="00180AB2" w:rsidRDefault="00180AB2" w:rsidP="00180AB2">
      <w:pPr>
        <w:numPr>
          <w:ilvl w:val="0"/>
          <w:numId w:val="63"/>
        </w:numPr>
        <w:spacing w:after="150" w:line="240" w:lineRule="auto"/>
        <w:rPr>
          <w:rFonts w:ascii="Arial" w:eastAsia="Times New Roman" w:hAnsi="Arial" w:cs="Arial"/>
          <w:color w:val="333333"/>
          <w:sz w:val="25"/>
          <w:szCs w:val="25"/>
          <w:lang w:val="es-AR"/>
        </w:rPr>
      </w:pPr>
      <w:r w:rsidRPr="00180AB2">
        <w:rPr>
          <w:rFonts w:ascii="Arial" w:eastAsia="Times New Roman" w:hAnsi="Arial" w:cs="Arial"/>
          <w:color w:val="333333"/>
          <w:sz w:val="25"/>
          <w:szCs w:val="25"/>
          <w:lang w:val="es-AR"/>
        </w:rPr>
        <w:t>Podemos agregar líneas separadoras entre opciones mediante la llamada al método 'add_separator':</w:t>
      </w:r>
    </w:p>
    <w:p w:rsidR="00180AB2" w:rsidRPr="00180AB2" w:rsidRDefault="00180AB2" w:rsidP="00180AB2">
      <w:pPr>
        <w:pStyle w:val="NormalWeb"/>
        <w:numPr>
          <w:ilvl w:val="0"/>
          <w:numId w:val="63"/>
        </w:numPr>
        <w:spacing w:before="0" w:beforeAutospacing="0" w:after="150" w:afterAutospacing="0"/>
        <w:rPr>
          <w:rFonts w:ascii="Arial" w:hAnsi="Arial" w:cs="Arial"/>
          <w:color w:val="333333"/>
          <w:sz w:val="25"/>
          <w:szCs w:val="25"/>
          <w:lang w:val="es-AR"/>
        </w:rPr>
      </w:pPr>
      <w:r w:rsidRPr="00180AB2">
        <w:rPr>
          <w:rFonts w:ascii="Arial" w:hAnsi="Arial" w:cs="Arial"/>
          <w:color w:val="333333"/>
          <w:sz w:val="25"/>
          <w:szCs w:val="25"/>
          <w:lang w:val="es-AR"/>
        </w:rPr>
        <w:br/>
        <w:t>Los menú desplegables muestran una línea de puntos antes de la primer opción. Si el operador hace clic sobre la misma el menú desplegable se muestra en una barra de herramientas fuera de la ventana principal (puede tener sentido si en un programa debemos seleccionar opciones en forma muy seguida y no queremos tener que estar abriendo el menú desplegable):</w:t>
      </w:r>
    </w:p>
    <w:p w:rsidR="00806742" w:rsidRPr="00806742" w:rsidRDefault="00806742" w:rsidP="00806742">
      <w:pPr>
        <w:pStyle w:val="ListParagraph"/>
        <w:numPr>
          <w:ilvl w:val="0"/>
          <w:numId w:val="63"/>
        </w:numPr>
        <w:shd w:val="clear" w:color="auto" w:fill="AED7A8"/>
        <w:spacing w:after="150" w:line="240" w:lineRule="auto"/>
        <w:rPr>
          <w:rFonts w:ascii="Arial" w:eastAsia="Times New Roman" w:hAnsi="Arial" w:cs="Arial"/>
          <w:color w:val="333333"/>
          <w:sz w:val="25"/>
          <w:szCs w:val="25"/>
          <w:lang w:val="es-AR"/>
        </w:rPr>
      </w:pPr>
      <w:r w:rsidRPr="00806742">
        <w:rPr>
          <w:rFonts w:ascii="Arial" w:eastAsia="Times New Roman" w:hAnsi="Arial" w:cs="Arial"/>
          <w:color w:val="333333"/>
          <w:sz w:val="25"/>
          <w:szCs w:val="25"/>
          <w:lang w:val="es-AR"/>
        </w:rPr>
        <w:t>Si queremos evitar esta característica de los menú desplegables de tkinter debemos pasar el parámetro 'tearoff' con el valor 0:</w:t>
      </w:r>
    </w:p>
    <w:p w:rsidR="00806742" w:rsidRPr="00806742" w:rsidRDefault="00806742" w:rsidP="00806742">
      <w:pPr>
        <w:pStyle w:val="ListParagraph"/>
        <w:numPr>
          <w:ilvl w:val="0"/>
          <w:numId w:val="6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806742">
        <w:rPr>
          <w:rFonts w:ascii="Consolas" w:eastAsia="Times New Roman" w:hAnsi="Consolas" w:cs="Courier New"/>
          <w:color w:val="333333"/>
          <w:sz w:val="20"/>
          <w:szCs w:val="20"/>
          <w:lang w:val="es-AR"/>
        </w:rPr>
        <w:t xml:space="preserve">        opciones1 = tk.Menu(menubar1, tearoff=0)</w:t>
      </w:r>
    </w:p>
    <w:p w:rsidR="00806742" w:rsidRPr="00806742" w:rsidRDefault="00806742" w:rsidP="00806742">
      <w:pPr>
        <w:pStyle w:val="ListParagraph"/>
        <w:numPr>
          <w:ilvl w:val="0"/>
          <w:numId w:val="6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06742">
        <w:rPr>
          <w:rFonts w:ascii="Consolas" w:eastAsia="Times New Roman" w:hAnsi="Consolas" w:cs="Courier New"/>
          <w:color w:val="333333"/>
          <w:sz w:val="20"/>
          <w:szCs w:val="20"/>
          <w:lang w:val="es-AR"/>
        </w:rPr>
        <w:t xml:space="preserve">        </w:t>
      </w:r>
      <w:r w:rsidRPr="00806742">
        <w:rPr>
          <w:rFonts w:ascii="Consolas" w:eastAsia="Times New Roman" w:hAnsi="Consolas" w:cs="Courier New"/>
          <w:color w:val="333333"/>
          <w:sz w:val="20"/>
          <w:szCs w:val="20"/>
        </w:rPr>
        <w:t>opciones1.add_command(label="Rojo", command=self.fijarrojo)</w:t>
      </w:r>
    </w:p>
    <w:p w:rsidR="00806742" w:rsidRPr="00806742" w:rsidRDefault="00806742" w:rsidP="00806742">
      <w:pPr>
        <w:pStyle w:val="ListParagraph"/>
        <w:numPr>
          <w:ilvl w:val="0"/>
          <w:numId w:val="6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06742">
        <w:rPr>
          <w:rFonts w:ascii="Consolas" w:eastAsia="Times New Roman" w:hAnsi="Consolas" w:cs="Courier New"/>
          <w:color w:val="333333"/>
          <w:sz w:val="20"/>
          <w:szCs w:val="20"/>
        </w:rPr>
        <w:t xml:space="preserve">        opciones1.add_command(label="Verde", command=self.fijarverde)</w:t>
      </w:r>
    </w:p>
    <w:p w:rsidR="00806742" w:rsidRPr="00806742" w:rsidRDefault="00806742" w:rsidP="00806742">
      <w:pPr>
        <w:pStyle w:val="ListParagraph"/>
        <w:numPr>
          <w:ilvl w:val="0"/>
          <w:numId w:val="6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06742">
        <w:rPr>
          <w:rFonts w:ascii="Consolas" w:eastAsia="Times New Roman" w:hAnsi="Consolas" w:cs="Courier New"/>
          <w:color w:val="333333"/>
          <w:sz w:val="20"/>
          <w:szCs w:val="20"/>
        </w:rPr>
        <w:t xml:space="preserve">        opciones1.add_separator()        </w:t>
      </w:r>
    </w:p>
    <w:p w:rsidR="00806742" w:rsidRPr="00806742" w:rsidRDefault="00806742" w:rsidP="00806742">
      <w:pPr>
        <w:pStyle w:val="ListParagraph"/>
        <w:numPr>
          <w:ilvl w:val="0"/>
          <w:numId w:val="63"/>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06742">
        <w:rPr>
          <w:rFonts w:ascii="Consolas" w:eastAsia="Times New Roman" w:hAnsi="Consolas" w:cs="Courier New"/>
          <w:color w:val="333333"/>
          <w:sz w:val="20"/>
          <w:szCs w:val="20"/>
        </w:rPr>
        <w:t xml:space="preserve">        opciones1.add_command(label="Azul", command=self.fijarazul)</w:t>
      </w:r>
    </w:p>
    <w:p w:rsidR="00806742" w:rsidRPr="00806742" w:rsidRDefault="00806742" w:rsidP="00806742">
      <w:pPr>
        <w:pStyle w:val="ListParagraph"/>
        <w:numPr>
          <w:ilvl w:val="0"/>
          <w:numId w:val="63"/>
        </w:numPr>
        <w:shd w:val="clear" w:color="auto" w:fill="AED7A8"/>
        <w:spacing w:after="150" w:line="240" w:lineRule="auto"/>
        <w:rPr>
          <w:rFonts w:ascii="Arial" w:eastAsia="Times New Roman" w:hAnsi="Arial" w:cs="Arial"/>
          <w:color w:val="333333"/>
          <w:sz w:val="25"/>
          <w:szCs w:val="25"/>
          <w:lang w:val="es-AR"/>
        </w:rPr>
      </w:pPr>
      <w:r w:rsidRPr="00806742">
        <w:rPr>
          <w:rFonts w:ascii="Arial" w:eastAsia="Times New Roman" w:hAnsi="Arial" w:cs="Arial"/>
          <w:color w:val="333333"/>
          <w:sz w:val="25"/>
          <w:szCs w:val="25"/>
          <w:lang w:val="es-AR"/>
        </w:rPr>
        <w:t>Podemos comprobar que no aparece la línea de puntos:</w:t>
      </w:r>
    </w:p>
    <w:p w:rsidR="00806742" w:rsidRPr="00806742" w:rsidRDefault="00806742" w:rsidP="00806742">
      <w:pPr>
        <w:pStyle w:val="NormalWeb"/>
        <w:numPr>
          <w:ilvl w:val="0"/>
          <w:numId w:val="63"/>
        </w:numPr>
        <w:spacing w:before="0" w:beforeAutospacing="0" w:after="150" w:afterAutospacing="0"/>
        <w:rPr>
          <w:rFonts w:ascii="Arial" w:hAnsi="Arial" w:cs="Arial"/>
          <w:color w:val="333333"/>
          <w:sz w:val="25"/>
          <w:szCs w:val="25"/>
          <w:lang w:val="es-AR"/>
        </w:rPr>
      </w:pPr>
      <w:r w:rsidRPr="00806742">
        <w:rPr>
          <w:rFonts w:ascii="Arial" w:hAnsi="Arial" w:cs="Arial"/>
          <w:color w:val="333333"/>
          <w:sz w:val="25"/>
          <w:szCs w:val="25"/>
          <w:lang w:val="es-AR"/>
        </w:rPr>
        <w:br/>
        <w:t>Otra posibilidad es agregar teclas de acceso rápido a opciones de nuestro menú. Esto se resuelve la parte visual agregando el parámetro 'acelerator', y por otro lado asignar a cada una de las teclas de acceso rápido la ejecución de un método:</w:t>
      </w:r>
    </w:p>
    <w:p w:rsidR="008B46CA" w:rsidRDefault="004D7B6C" w:rsidP="00DA7D23">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lastRenderedPageBreak/>
        <w:drawing>
          <wp:inline distT="0" distB="0" distL="0" distR="0" wp14:anchorId="1222C0AD" wp14:editId="75B3B073">
            <wp:extent cx="3781425" cy="2181225"/>
            <wp:effectExtent l="0" t="0" r="9525" b="9525"/>
            <wp:docPr id="42" name="Picture 42" descr="Menu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submenu"/>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2181225"/>
                    </a:xfrm>
                    <a:prstGeom prst="rect">
                      <a:avLst/>
                    </a:prstGeom>
                    <a:noFill/>
                    <a:ln>
                      <a:noFill/>
                    </a:ln>
                  </pic:spPr>
                </pic:pic>
              </a:graphicData>
            </a:graphic>
          </wp:inline>
        </w:drawing>
      </w:r>
    </w:p>
    <w:p w:rsidR="00537E59" w:rsidRPr="008B46CA" w:rsidRDefault="00537E59" w:rsidP="00537E59">
      <w:pPr>
        <w:pStyle w:val="Heading4"/>
        <w:spacing w:before="150" w:after="150"/>
        <w:rPr>
          <w:rFonts w:ascii="Arial" w:hAnsi="Arial" w:cs="Arial"/>
          <w:b w:val="0"/>
          <w:bCs w:val="0"/>
          <w:color w:val="333333"/>
          <w:sz w:val="27"/>
          <w:szCs w:val="27"/>
          <w:lang w:val="es-AR"/>
        </w:rPr>
      </w:pPr>
      <w:r w:rsidRPr="008B46CA">
        <w:rPr>
          <w:rFonts w:ascii="Arial" w:hAnsi="Arial" w:cs="Arial"/>
          <w:b w:val="0"/>
          <w:bCs w:val="0"/>
          <w:color w:val="333333"/>
          <w:sz w:val="27"/>
          <w:szCs w:val="27"/>
          <w:lang w:val="es-AR"/>
        </w:rPr>
        <w:t>ejercicio241</w:t>
      </w:r>
      <w:r>
        <w:rPr>
          <w:rFonts w:ascii="Arial" w:hAnsi="Arial" w:cs="Arial"/>
          <w:b w:val="0"/>
          <w:bCs w:val="0"/>
          <w:color w:val="333333"/>
          <w:sz w:val="27"/>
          <w:szCs w:val="27"/>
          <w:lang w:val="es-AR"/>
        </w:rPr>
        <w:t>b</w:t>
      </w:r>
      <w:r w:rsidRPr="008B46CA">
        <w:rPr>
          <w:rFonts w:ascii="Arial" w:hAnsi="Arial" w:cs="Arial"/>
          <w:b w:val="0"/>
          <w:bCs w:val="0"/>
          <w:color w:val="333333"/>
          <w:sz w:val="27"/>
          <w:szCs w:val="27"/>
          <w:lang w:val="es-AR"/>
        </w:rPr>
        <w:t>.py</w:t>
      </w:r>
    </w:p>
    <w:p w:rsidR="00537E59" w:rsidRPr="00180AB2" w:rsidRDefault="00537E59" w:rsidP="00DA7D23">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537E59" w:rsidRPr="0086055E"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86055E">
        <w:rPr>
          <w:rFonts w:ascii="Consolas" w:eastAsia="Times New Roman" w:hAnsi="Consolas" w:cs="Times New Roman"/>
          <w:color w:val="C586C0"/>
          <w:sz w:val="21"/>
          <w:szCs w:val="21"/>
          <w:lang w:val="es-AR"/>
        </w:rPr>
        <w:t>import</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4EC9B0"/>
          <w:sz w:val="21"/>
          <w:szCs w:val="21"/>
          <w:lang w:val="es-AR"/>
        </w:rPr>
        <w:t>tkinter</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C586C0"/>
          <w:sz w:val="21"/>
          <w:szCs w:val="21"/>
          <w:lang w:val="es-AR"/>
        </w:rPr>
        <w:t>as</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4EC9B0"/>
          <w:sz w:val="21"/>
          <w:szCs w:val="21"/>
          <w:lang w:val="es-AR"/>
        </w:rPr>
        <w:t>tk</w:t>
      </w:r>
    </w:p>
    <w:p w:rsidR="00537E59" w:rsidRPr="0086055E" w:rsidRDefault="00537E59" w:rsidP="00537E59">
      <w:pPr>
        <w:shd w:val="clear" w:color="auto" w:fill="1E1E1E"/>
        <w:spacing w:after="0" w:line="285" w:lineRule="atLeast"/>
        <w:rPr>
          <w:rFonts w:ascii="Consolas" w:eastAsia="Times New Roman" w:hAnsi="Consolas" w:cs="Times New Roman"/>
          <w:color w:val="D4D4D4"/>
          <w:sz w:val="21"/>
          <w:szCs w:val="21"/>
          <w:lang w:val="es-AR"/>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569CD6"/>
          <w:sz w:val="21"/>
          <w:szCs w:val="21"/>
        </w:rPr>
        <w:t>class</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4EC9B0"/>
          <w:sz w:val="21"/>
          <w:szCs w:val="21"/>
        </w:rPr>
        <w:t>Aplicacion</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__init__</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86055E"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86055E">
        <w:rPr>
          <w:rFonts w:ascii="Consolas" w:eastAsia="Times New Roman" w:hAnsi="Consolas" w:cs="Times New Roman"/>
          <w:color w:val="9CDCFE"/>
          <w:sz w:val="21"/>
          <w:szCs w:val="21"/>
          <w:lang w:val="es-AR"/>
        </w:rPr>
        <w:t>self</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ventana1</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tk</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Tk</w:t>
      </w:r>
      <w:r w:rsidRPr="0086055E">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86055E">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 xml:space="preserve"> = </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config</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 xml:space="preserve"> = </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tearoff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B5CEA8"/>
          <w:sz w:val="21"/>
          <w:szCs w:val="21"/>
          <w:lang w:val="es-AR"/>
        </w:rPr>
        <w:t>0</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"Rojo"</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fijarrojo</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accelerator</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"Ctrl+R"</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"Verde"</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fijarverde</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accelerator</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"Ctrl+V"</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add_separator</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"Azul"</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fijarazul</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accelerator</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"Ctrl+A"</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bind_all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"&lt;Control-r&gt;"</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cambiar</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bind_all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"&lt;Control-v&gt;"</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cambiar</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bind_all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"&lt;Control-a&gt;"</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cambiar</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add_cascade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"Colores"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 xml:space="preserve"> = </w:t>
      </w:r>
      <w:r w:rsidRPr="00537E59">
        <w:rPr>
          <w:rFonts w:ascii="Consolas" w:eastAsia="Times New Roman" w:hAnsi="Consolas" w:cs="Times New Roman"/>
          <w:color w:val="4EC9B0"/>
          <w:sz w:val="21"/>
          <w:szCs w:val="21"/>
        </w:rPr>
        <w:t>tk</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4EC9B0"/>
          <w:sz w:val="21"/>
          <w:szCs w:val="21"/>
        </w:rPr>
        <w:t>Menu</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menubar1</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"640x480"</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ventanachica</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"1024x800"</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ventanagrande</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add_cascade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"Tamaños"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opciones2</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mainloop</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cambiar</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event</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C586C0"/>
          <w:sz w:val="21"/>
          <w:szCs w:val="21"/>
        </w:rPr>
        <w:t>if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event</w:t>
      </w:r>
      <w:r w:rsidRPr="00537E59">
        <w:rPr>
          <w:rFonts w:ascii="Consolas" w:eastAsia="Times New Roman" w:hAnsi="Consolas" w:cs="Times New Roman"/>
          <w:color w:val="D4D4D4"/>
          <w:sz w:val="21"/>
          <w:szCs w:val="21"/>
        </w:rPr>
        <w:t>.keysym==</w:t>
      </w:r>
      <w:r w:rsidRPr="00537E59">
        <w:rPr>
          <w:rFonts w:ascii="Consolas" w:eastAsia="Times New Roman" w:hAnsi="Consolas" w:cs="Times New Roman"/>
          <w:color w:val="CE9178"/>
          <w:sz w:val="21"/>
          <w:szCs w:val="21"/>
        </w:rPr>
        <w:t>"r"</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fijarrojo</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lastRenderedPageBreak/>
        <w:t xml:space="preserve">        </w:t>
      </w:r>
      <w:r w:rsidRPr="00537E59">
        <w:rPr>
          <w:rFonts w:ascii="Consolas" w:eastAsia="Times New Roman" w:hAnsi="Consolas" w:cs="Times New Roman"/>
          <w:color w:val="C586C0"/>
          <w:sz w:val="21"/>
          <w:szCs w:val="21"/>
        </w:rPr>
        <w:t>if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event</w:t>
      </w:r>
      <w:r w:rsidRPr="00537E59">
        <w:rPr>
          <w:rFonts w:ascii="Consolas" w:eastAsia="Times New Roman" w:hAnsi="Consolas" w:cs="Times New Roman"/>
          <w:color w:val="D4D4D4"/>
          <w:sz w:val="21"/>
          <w:szCs w:val="21"/>
        </w:rPr>
        <w:t>.keysym==</w:t>
      </w:r>
      <w:r w:rsidRPr="00537E59">
        <w:rPr>
          <w:rFonts w:ascii="Consolas" w:eastAsia="Times New Roman" w:hAnsi="Consolas" w:cs="Times New Roman"/>
          <w:color w:val="CE9178"/>
          <w:sz w:val="21"/>
          <w:szCs w:val="21"/>
        </w:rPr>
        <w:t>"v"</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fijarverde</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C586C0"/>
          <w:sz w:val="21"/>
          <w:szCs w:val="21"/>
        </w:rPr>
        <w:t>if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event</w:t>
      </w:r>
      <w:r w:rsidRPr="00537E59">
        <w:rPr>
          <w:rFonts w:ascii="Consolas" w:eastAsia="Times New Roman" w:hAnsi="Consolas" w:cs="Times New Roman"/>
          <w:color w:val="D4D4D4"/>
          <w:sz w:val="21"/>
          <w:szCs w:val="21"/>
        </w:rPr>
        <w:t>.keysym==</w:t>
      </w:r>
      <w:r w:rsidRPr="00537E59">
        <w:rPr>
          <w:rFonts w:ascii="Consolas" w:eastAsia="Times New Roman" w:hAnsi="Consolas" w:cs="Times New Roman"/>
          <w:color w:val="CE9178"/>
          <w:sz w:val="21"/>
          <w:szCs w:val="21"/>
        </w:rPr>
        <w:t>"a"</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fijarazul</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fijarrojo</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"red"</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fijarverde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"green"</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fijarazul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"blue"</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lang w:val="es-AR"/>
        </w:rPr>
        <w:t>def</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DCDCAA"/>
          <w:sz w:val="21"/>
          <w:szCs w:val="21"/>
          <w:lang w:val="es-AR"/>
        </w:rPr>
        <w:t>ventanachica</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geometry</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"640x480"</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569CD6"/>
          <w:sz w:val="21"/>
          <w:szCs w:val="21"/>
          <w:lang w:val="es-AR"/>
        </w:rPr>
        <w:t>def</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DCDCAA"/>
          <w:sz w:val="21"/>
          <w:szCs w:val="21"/>
          <w:lang w:val="es-AR"/>
        </w:rPr>
        <w:t>ventanagrande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geometry</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"1024x800"</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9CDCFE"/>
          <w:sz w:val="21"/>
          <w:szCs w:val="21"/>
          <w:lang w:val="es-AR"/>
        </w:rPr>
        <w:t>aplicacion1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Aplicacion</w:t>
      </w:r>
      <w:r w:rsidRPr="00537E59">
        <w:rPr>
          <w:rFonts w:ascii="Consolas" w:eastAsia="Times New Roman" w:hAnsi="Consolas" w:cs="Times New Roman"/>
          <w:color w:val="D4D4D4"/>
          <w:sz w:val="21"/>
          <w:szCs w:val="21"/>
          <w:lang w:val="es-AR"/>
        </w:rPr>
        <w:t>()</w:t>
      </w:r>
    </w:p>
    <w:p w:rsidR="00E156BD" w:rsidRDefault="00E156BD"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537E59" w:rsidRPr="008B46CA" w:rsidRDefault="00537E59" w:rsidP="00537E59">
      <w:pPr>
        <w:pStyle w:val="Heading4"/>
        <w:spacing w:before="150" w:after="150"/>
        <w:rPr>
          <w:rFonts w:ascii="Arial" w:hAnsi="Arial" w:cs="Arial"/>
          <w:b w:val="0"/>
          <w:bCs w:val="0"/>
          <w:color w:val="333333"/>
          <w:sz w:val="27"/>
          <w:szCs w:val="27"/>
          <w:lang w:val="es-AR"/>
        </w:rPr>
      </w:pPr>
      <w:r w:rsidRPr="008B46CA">
        <w:rPr>
          <w:rFonts w:ascii="Arial" w:hAnsi="Arial" w:cs="Arial"/>
          <w:b w:val="0"/>
          <w:bCs w:val="0"/>
          <w:color w:val="333333"/>
          <w:sz w:val="27"/>
          <w:szCs w:val="27"/>
          <w:lang w:val="es-AR"/>
        </w:rPr>
        <w:t>ejercicio241</w:t>
      </w:r>
      <w:r>
        <w:rPr>
          <w:rFonts w:ascii="Arial" w:hAnsi="Arial" w:cs="Arial"/>
          <w:b w:val="0"/>
          <w:bCs w:val="0"/>
          <w:color w:val="333333"/>
          <w:sz w:val="27"/>
          <w:szCs w:val="27"/>
          <w:lang w:val="es-AR"/>
        </w:rPr>
        <w:t>c</w:t>
      </w:r>
      <w:r w:rsidRPr="008B46CA">
        <w:rPr>
          <w:rFonts w:ascii="Arial" w:hAnsi="Arial" w:cs="Arial"/>
          <w:b w:val="0"/>
          <w:bCs w:val="0"/>
          <w:color w:val="333333"/>
          <w:sz w:val="27"/>
          <w:szCs w:val="27"/>
          <w:lang w:val="es-AR"/>
        </w:rPr>
        <w:t>.py</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C586C0"/>
          <w:sz w:val="21"/>
          <w:szCs w:val="21"/>
          <w:lang w:val="es-AR"/>
        </w:rPr>
        <w:t>import</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4EC9B0"/>
          <w:sz w:val="21"/>
          <w:szCs w:val="21"/>
          <w:lang w:val="es-AR"/>
        </w:rPr>
        <w:t>tkinter</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C586C0"/>
          <w:sz w:val="21"/>
          <w:szCs w:val="21"/>
          <w:lang w:val="es-AR"/>
        </w:rPr>
        <w:t>as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4EC9B0"/>
          <w:sz w:val="21"/>
          <w:szCs w:val="21"/>
          <w:lang w:val="es-AR"/>
        </w:rPr>
        <w:t>tk</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569CD6"/>
          <w:sz w:val="21"/>
          <w:szCs w:val="21"/>
        </w:rPr>
        <w:t>class</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4EC9B0"/>
          <w:sz w:val="21"/>
          <w:szCs w:val="21"/>
        </w:rPr>
        <w:t>Aplicacion</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__init__</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 xml:space="preserve"> = </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config</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 xml:space="preserve"> = </w:t>
      </w:r>
      <w:r w:rsidRPr="00537E59">
        <w:rPr>
          <w:rFonts w:ascii="Consolas" w:eastAsia="Times New Roman" w:hAnsi="Consolas" w:cs="Times New Roman"/>
          <w:color w:val="4EC9B0"/>
          <w:sz w:val="21"/>
          <w:szCs w:val="21"/>
          <w:lang w:val="es-AR"/>
        </w:rPr>
        <w:t>tk</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"Rojo"</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fijarrojo</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"Verde"</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command</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fijarverde</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rPr>
        <w:t>opciones1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"Azul"</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fijarazul</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add_cascade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"Colores"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opciones1</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 xml:space="preserve"> = </w:t>
      </w:r>
      <w:r w:rsidRPr="00537E59">
        <w:rPr>
          <w:rFonts w:ascii="Consolas" w:eastAsia="Times New Roman" w:hAnsi="Consolas" w:cs="Times New Roman"/>
          <w:color w:val="4EC9B0"/>
          <w:sz w:val="21"/>
          <w:szCs w:val="21"/>
        </w:rPr>
        <w:t>tk</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4EC9B0"/>
          <w:sz w:val="21"/>
          <w:szCs w:val="21"/>
        </w:rPr>
        <w:t>Menu</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menubar1</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"640x480"</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ventanachica</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opciones2</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"1024x800"</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ventanagrande</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submenu1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4EC9B0"/>
          <w:sz w:val="21"/>
          <w:szCs w:val="21"/>
        </w:rPr>
        <w:t>tk</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4EC9B0"/>
          <w:sz w:val="21"/>
          <w:szCs w:val="21"/>
        </w:rPr>
        <w:t>Menu</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menubar1</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submenu1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"1024x1024"</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tamano1</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submenu1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add_command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label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"1280x1024"</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command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tamano2</w:t>
      </w:r>
      <w:r w:rsidRPr="00537E59">
        <w:rPr>
          <w:rFonts w:ascii="Consolas" w:eastAsia="Times New Roman" w:hAnsi="Consolas" w:cs="Times New Roman"/>
          <w:color w:val="D4D4D4"/>
          <w:sz w:val="21"/>
          <w:szCs w:val="21"/>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lang w:val="es-AR"/>
        </w:rPr>
        <w:t>opciones2</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add_cascade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"Otros tamaños"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submenu1</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lastRenderedPageBreak/>
        <w:t xml:space="preserve">        </w:t>
      </w:r>
      <w:r w:rsidRPr="00537E59">
        <w:rPr>
          <w:rFonts w:ascii="Consolas" w:eastAsia="Times New Roman" w:hAnsi="Consolas" w:cs="Times New Roman"/>
          <w:color w:val="9CDCFE"/>
          <w:sz w:val="21"/>
          <w:szCs w:val="21"/>
          <w:lang w:val="es-AR"/>
        </w:rPr>
        <w:t>menubar1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DCDCAA"/>
          <w:sz w:val="21"/>
          <w:szCs w:val="21"/>
          <w:lang w:val="es-AR"/>
        </w:rPr>
        <w:t>add_cascade</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label</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"Tamaños"</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menu</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opciones2</w:t>
      </w:r>
      <w:r w:rsidRPr="00537E59">
        <w:rPr>
          <w:rFonts w:ascii="Consolas" w:eastAsia="Times New Roman" w:hAnsi="Consolas" w:cs="Times New Roman"/>
          <w:color w:val="D4D4D4"/>
          <w:sz w:val="21"/>
          <w:szCs w:val="21"/>
          <w:lang w:val="es-AR"/>
        </w:rPr>
        <w:t>)        </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mainloop</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fijarrojo</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"red"</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fijarverde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"green"</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fijarazul</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DCDCAA"/>
          <w:sz w:val="21"/>
          <w:szCs w:val="21"/>
        </w:rPr>
        <w:t>configure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background</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"blue"</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ventanachica</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geometry</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"640x480"</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ventanagrande</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geometry</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"1024x800"</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rPr>
        <w:t>def</w:t>
      </w: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DCDCAA"/>
          <w:sz w:val="21"/>
          <w:szCs w:val="21"/>
        </w:rPr>
        <w:t>tamano1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9CDCFE"/>
          <w:sz w:val="21"/>
          <w:szCs w:val="21"/>
        </w:rPr>
        <w:t>self</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ventana1</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9CDCFE"/>
          <w:sz w:val="21"/>
          <w:szCs w:val="21"/>
        </w:rPr>
        <w:t>geometry</w:t>
      </w:r>
      <w:r w:rsidRPr="00537E59">
        <w:rPr>
          <w:rFonts w:ascii="Consolas" w:eastAsia="Times New Roman" w:hAnsi="Consolas" w:cs="Times New Roman"/>
          <w:color w:val="D4D4D4"/>
          <w:sz w:val="21"/>
          <w:szCs w:val="21"/>
        </w:rPr>
        <w:t>(</w:t>
      </w:r>
      <w:r w:rsidRPr="00537E59">
        <w:rPr>
          <w:rFonts w:ascii="Consolas" w:eastAsia="Times New Roman" w:hAnsi="Consolas" w:cs="Times New Roman"/>
          <w:color w:val="CE9178"/>
          <w:sz w:val="21"/>
          <w:szCs w:val="21"/>
        </w:rPr>
        <w:t>"1024x1024"</w:t>
      </w:r>
      <w:r w:rsidRPr="00537E59">
        <w:rPr>
          <w:rFonts w:ascii="Consolas" w:eastAsia="Times New Roman" w:hAnsi="Consolas" w:cs="Times New Roman"/>
          <w:color w:val="D4D4D4"/>
          <w:sz w:val="21"/>
          <w:szCs w:val="21"/>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rPr>
        <w:t xml:space="preserve">    </w:t>
      </w:r>
      <w:r w:rsidRPr="00537E59">
        <w:rPr>
          <w:rFonts w:ascii="Consolas" w:eastAsia="Times New Roman" w:hAnsi="Consolas" w:cs="Times New Roman"/>
          <w:color w:val="569CD6"/>
          <w:sz w:val="21"/>
          <w:szCs w:val="21"/>
          <w:lang w:val="es-AR"/>
        </w:rPr>
        <w:t>def</w:t>
      </w: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DCDCAA"/>
          <w:sz w:val="21"/>
          <w:szCs w:val="21"/>
          <w:lang w:val="es-AR"/>
        </w:rPr>
        <w:t>tamano2</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D4D4D4"/>
          <w:sz w:val="21"/>
          <w:szCs w:val="21"/>
          <w:lang w:val="es-AR"/>
        </w:rPr>
        <w:t xml:space="preserve">        </w:t>
      </w:r>
      <w:r w:rsidRPr="00537E59">
        <w:rPr>
          <w:rFonts w:ascii="Consolas" w:eastAsia="Times New Roman" w:hAnsi="Consolas" w:cs="Times New Roman"/>
          <w:color w:val="9CDCFE"/>
          <w:sz w:val="21"/>
          <w:szCs w:val="21"/>
          <w:lang w:val="es-AR"/>
        </w:rPr>
        <w:t>self</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ventana1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9CDCFE"/>
          <w:sz w:val="21"/>
          <w:szCs w:val="21"/>
          <w:lang w:val="es-AR"/>
        </w:rPr>
        <w:t>geometry</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CE9178"/>
          <w:sz w:val="21"/>
          <w:szCs w:val="21"/>
          <w:lang w:val="es-AR"/>
        </w:rPr>
        <w:t>"1280x1024"</w:t>
      </w:r>
      <w:r w:rsidRPr="00537E59">
        <w:rPr>
          <w:rFonts w:ascii="Consolas" w:eastAsia="Times New Roman" w:hAnsi="Consolas" w:cs="Times New Roman"/>
          <w:color w:val="D4D4D4"/>
          <w:sz w:val="21"/>
          <w:szCs w:val="21"/>
          <w:lang w:val="es-AR"/>
        </w:rPr>
        <w:t>)</w:t>
      </w: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p>
    <w:p w:rsidR="00537E59" w:rsidRPr="00537E59" w:rsidRDefault="00537E59" w:rsidP="00537E59">
      <w:pPr>
        <w:shd w:val="clear" w:color="auto" w:fill="1E1E1E"/>
        <w:spacing w:after="0" w:line="285" w:lineRule="atLeast"/>
        <w:rPr>
          <w:rFonts w:ascii="Consolas" w:eastAsia="Times New Roman" w:hAnsi="Consolas" w:cs="Times New Roman"/>
          <w:color w:val="D4D4D4"/>
          <w:sz w:val="21"/>
          <w:szCs w:val="21"/>
          <w:lang w:val="es-AR"/>
        </w:rPr>
      </w:pPr>
      <w:r w:rsidRPr="00537E59">
        <w:rPr>
          <w:rFonts w:ascii="Consolas" w:eastAsia="Times New Roman" w:hAnsi="Consolas" w:cs="Times New Roman"/>
          <w:color w:val="9CDCFE"/>
          <w:sz w:val="21"/>
          <w:szCs w:val="21"/>
          <w:lang w:val="es-AR"/>
        </w:rPr>
        <w:t>aplicacion1</w:t>
      </w:r>
      <w:r w:rsidRPr="00537E59">
        <w:rPr>
          <w:rFonts w:ascii="Consolas" w:eastAsia="Times New Roman" w:hAnsi="Consolas" w:cs="Times New Roman"/>
          <w:color w:val="D4D4D4"/>
          <w:sz w:val="21"/>
          <w:szCs w:val="21"/>
          <w:lang w:val="es-AR"/>
        </w:rPr>
        <w:t>=</w:t>
      </w:r>
      <w:r w:rsidRPr="00537E59">
        <w:rPr>
          <w:rFonts w:ascii="Consolas" w:eastAsia="Times New Roman" w:hAnsi="Consolas" w:cs="Times New Roman"/>
          <w:color w:val="4EC9B0"/>
          <w:sz w:val="21"/>
          <w:szCs w:val="21"/>
          <w:lang w:val="es-AR"/>
        </w:rPr>
        <w:t>Aplicacion</w:t>
      </w:r>
      <w:r w:rsidRPr="00537E59">
        <w:rPr>
          <w:rFonts w:ascii="Consolas" w:eastAsia="Times New Roman" w:hAnsi="Consolas" w:cs="Times New Roman"/>
          <w:color w:val="D4D4D4"/>
          <w:sz w:val="21"/>
          <w:szCs w:val="21"/>
          <w:lang w:val="es-AR"/>
        </w:rPr>
        <w:t>()</w:t>
      </w:r>
    </w:p>
    <w:p w:rsidR="004A1380" w:rsidRPr="004A1380" w:rsidRDefault="004A1380" w:rsidP="004A1380">
      <w:pPr>
        <w:spacing w:before="300" w:after="150" w:line="240" w:lineRule="auto"/>
        <w:outlineLvl w:val="1"/>
        <w:rPr>
          <w:rFonts w:ascii="Arial" w:eastAsia="Times New Roman" w:hAnsi="Arial" w:cs="Arial"/>
          <w:color w:val="333333"/>
          <w:sz w:val="45"/>
          <w:szCs w:val="45"/>
        </w:rPr>
      </w:pPr>
      <w:r w:rsidRPr="004A1380">
        <w:rPr>
          <w:rFonts w:ascii="Arial" w:eastAsia="Times New Roman" w:hAnsi="Arial" w:cs="Arial"/>
          <w:color w:val="333333"/>
          <w:sz w:val="45"/>
          <w:szCs w:val="45"/>
        </w:rPr>
        <w:t>Problema propuesto</w:t>
      </w:r>
    </w:p>
    <w:p w:rsidR="004A1380" w:rsidRPr="004A1380" w:rsidRDefault="004A1380" w:rsidP="000F730B">
      <w:pPr>
        <w:numPr>
          <w:ilvl w:val="0"/>
          <w:numId w:val="64"/>
        </w:numPr>
        <w:spacing w:before="100" w:beforeAutospacing="1" w:after="240" w:line="240" w:lineRule="auto"/>
        <w:rPr>
          <w:rFonts w:ascii="Arial" w:eastAsia="Times New Roman" w:hAnsi="Arial" w:cs="Arial"/>
          <w:color w:val="333333"/>
          <w:sz w:val="25"/>
          <w:szCs w:val="25"/>
        </w:rPr>
      </w:pPr>
      <w:r w:rsidRPr="004A1380">
        <w:rPr>
          <w:rFonts w:ascii="Arial" w:eastAsia="Times New Roman" w:hAnsi="Arial" w:cs="Arial"/>
          <w:color w:val="333333"/>
          <w:sz w:val="25"/>
          <w:szCs w:val="25"/>
          <w:lang w:val="es-AR"/>
        </w:rPr>
        <w:t xml:space="preserve">Mediante dos controles de tipo Entry permitir el ingreso de dos números. Crear un menú que contenga una opción que cambie el tamaño de la ventana con los valores ingresados por teclado. </w:t>
      </w:r>
      <w:r w:rsidRPr="004A1380">
        <w:rPr>
          <w:rFonts w:ascii="Arial" w:eastAsia="Times New Roman" w:hAnsi="Arial" w:cs="Arial"/>
          <w:color w:val="333333"/>
          <w:sz w:val="25"/>
          <w:szCs w:val="25"/>
        </w:rPr>
        <w:t>Finalmente disponer otra opción que finalice el programa</w:t>
      </w:r>
    </w:p>
    <w:p w:rsidR="004A1380" w:rsidRPr="004A1380" w:rsidRDefault="004A1380" w:rsidP="004A1380">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4A1380">
        <w:rPr>
          <w:rFonts w:ascii="Courier" w:eastAsia="Times New Roman" w:hAnsi="Courier" w:cs="Courier New"/>
          <w:color w:val="333333"/>
          <w:sz w:val="20"/>
          <w:szCs w:val="20"/>
        </w:rPr>
        <w:br/>
      </w:r>
    </w:p>
    <w:p w:rsidR="004A1380" w:rsidRPr="004A1380" w:rsidRDefault="004A1380" w:rsidP="004A1380">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4A1380">
        <w:rPr>
          <w:rFonts w:ascii="Courier" w:eastAsia="Times New Roman" w:hAnsi="Courier" w:cs="Courier New"/>
          <w:color w:val="333333"/>
          <w:sz w:val="20"/>
          <w:szCs w:val="20"/>
          <w:lang w:val="es-AR"/>
        </w:rPr>
        <w:t>ejercicio242.py</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C586C0"/>
          <w:sz w:val="21"/>
          <w:szCs w:val="21"/>
          <w:lang w:val="es-AR"/>
        </w:rPr>
        <w:t>import</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4EC9B0"/>
          <w:sz w:val="21"/>
          <w:szCs w:val="21"/>
          <w:lang w:val="es-AR"/>
        </w:rPr>
        <w:t>tkinter</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C586C0"/>
          <w:sz w:val="21"/>
          <w:szCs w:val="21"/>
          <w:lang w:val="es-AR"/>
        </w:rPr>
        <w:t>as</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4EC9B0"/>
          <w:sz w:val="21"/>
          <w:szCs w:val="21"/>
          <w:lang w:val="es-AR"/>
        </w:rPr>
        <w:t>tk</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C586C0"/>
          <w:sz w:val="21"/>
          <w:szCs w:val="21"/>
        </w:rPr>
        <w:t>from</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4EC9B0"/>
          <w:sz w:val="21"/>
          <w:szCs w:val="21"/>
        </w:rPr>
        <w:t>tkinter</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C586C0"/>
          <w:sz w:val="21"/>
          <w:szCs w:val="21"/>
        </w:rPr>
        <w:t>import</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4EC9B0"/>
          <w:sz w:val="21"/>
          <w:szCs w:val="21"/>
        </w:rPr>
        <w:t>ttk</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C586C0"/>
          <w:sz w:val="21"/>
          <w:szCs w:val="21"/>
        </w:rPr>
        <w:t>import</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4EC9B0"/>
          <w:sz w:val="21"/>
          <w:szCs w:val="21"/>
        </w:rPr>
        <w:t>sys</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569CD6"/>
          <w:sz w:val="21"/>
          <w:szCs w:val="21"/>
        </w:rPr>
        <w:t>class</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4EC9B0"/>
          <w:sz w:val="21"/>
          <w:szCs w:val="21"/>
        </w:rPr>
        <w:t>Aplicacion</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569CD6"/>
          <w:sz w:val="21"/>
          <w:szCs w:val="21"/>
        </w:rPr>
        <w:t>def</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DCDCAA"/>
          <w:sz w:val="21"/>
          <w:szCs w:val="21"/>
        </w:rPr>
        <w:t>__init__</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ventana1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tk</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Tk</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lastRenderedPageBreak/>
        <w:t xml:space="preserve">        </w:t>
      </w:r>
      <w:r w:rsidRPr="004A1380">
        <w:rPr>
          <w:rFonts w:ascii="Consolas" w:eastAsia="Times New Roman" w:hAnsi="Consolas" w:cs="Times New Roman"/>
          <w:color w:val="9CDCFE"/>
          <w:sz w:val="21"/>
          <w:szCs w:val="21"/>
          <w:lang w:val="es-AR"/>
        </w:rPr>
        <w:t>menubar1</w:t>
      </w:r>
      <w:r w:rsidRPr="004A1380">
        <w:rPr>
          <w:rFonts w:ascii="Consolas" w:eastAsia="Times New Roman" w:hAnsi="Consolas" w:cs="Times New Roman"/>
          <w:color w:val="D4D4D4"/>
          <w:sz w:val="21"/>
          <w:szCs w:val="21"/>
          <w:lang w:val="es-AR"/>
        </w:rPr>
        <w:t xml:space="preserve"> = </w:t>
      </w:r>
      <w:r w:rsidRPr="004A1380">
        <w:rPr>
          <w:rFonts w:ascii="Consolas" w:eastAsia="Times New Roman" w:hAnsi="Consolas" w:cs="Times New Roman"/>
          <w:color w:val="4EC9B0"/>
          <w:sz w:val="21"/>
          <w:szCs w:val="21"/>
          <w:lang w:val="es-AR"/>
        </w:rPr>
        <w:t>tk</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Menu</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ventana1</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ventana1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config</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menu</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menubar1</w:t>
      </w:r>
      <w:r w:rsidRPr="004A1380">
        <w:rPr>
          <w:rFonts w:ascii="Consolas" w:eastAsia="Times New Roman" w:hAnsi="Consolas" w:cs="Times New Roman"/>
          <w:color w:val="D4D4D4"/>
          <w:sz w:val="21"/>
          <w:szCs w:val="21"/>
          <w:lang w:val="es-AR"/>
        </w:rPr>
        <w:t>)</w:t>
      </w:r>
    </w:p>
    <w:p w:rsidR="004A1380" w:rsidRPr="0086055E"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lang w:val="es-AR"/>
        </w:rPr>
        <w:t>opciones1</w:t>
      </w:r>
      <w:r w:rsidRPr="0086055E">
        <w:rPr>
          <w:rFonts w:ascii="Consolas" w:eastAsia="Times New Roman" w:hAnsi="Consolas" w:cs="Times New Roman"/>
          <w:color w:val="D4D4D4"/>
          <w:sz w:val="21"/>
          <w:szCs w:val="21"/>
          <w:lang w:val="es-AR"/>
        </w:rPr>
        <w:t xml:space="preserve"> = </w:t>
      </w:r>
      <w:r w:rsidRPr="0086055E">
        <w:rPr>
          <w:rFonts w:ascii="Consolas" w:eastAsia="Times New Roman" w:hAnsi="Consolas" w:cs="Times New Roman"/>
          <w:color w:val="4EC9B0"/>
          <w:sz w:val="21"/>
          <w:szCs w:val="21"/>
          <w:lang w:val="es-AR"/>
        </w:rPr>
        <w:t>tk</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Menu</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menubar1</w:t>
      </w:r>
      <w:r w:rsidRPr="0086055E">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opciones1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add_command</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label</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CE9178"/>
          <w:sz w:val="21"/>
          <w:szCs w:val="21"/>
          <w:lang w:val="es-AR"/>
        </w:rPr>
        <w:t>"Cambiar dimensión ventana"</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command</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fijartamano</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opciones1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add_command</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label</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CE9178"/>
          <w:sz w:val="21"/>
          <w:szCs w:val="21"/>
          <w:lang w:val="es-AR"/>
        </w:rPr>
        <w:t>"Finalizar"</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command</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finalizar</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menubar1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add_cascade</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label</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CE9178"/>
          <w:sz w:val="21"/>
          <w:szCs w:val="21"/>
          <w:lang w:val="es-AR"/>
        </w:rPr>
        <w:t>"Opciones"</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menu</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opciones1</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label1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ttk</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Label</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text</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CE9178"/>
          <w:sz w:val="21"/>
          <w:szCs w:val="21"/>
          <w:lang w:val="es-AR"/>
        </w:rPr>
        <w:t>"Ingrese ancho de la ventana en X:"</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label1</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grid</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column</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row</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0</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ancho</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tk</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StringVar</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entry1</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ttk</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Entry</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ventana1</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width</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10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textvariable</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ancho</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entry1</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grid</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column</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row</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1</w:t>
      </w:r>
      <w:r w:rsidRPr="004A1380">
        <w:rPr>
          <w:rFonts w:ascii="Consolas" w:eastAsia="Times New Roman" w:hAnsi="Consolas" w:cs="Times New Roman"/>
          <w:color w:val="D4D4D4"/>
          <w:sz w:val="21"/>
          <w:szCs w:val="21"/>
        </w:rPr>
        <w:t>)        </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label2</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ttk</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Label</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text</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CE9178"/>
          <w:sz w:val="21"/>
          <w:szCs w:val="21"/>
          <w:lang w:val="es-AR"/>
        </w:rPr>
        <w:t>"Ingrese ancho de la ventana en Y:"</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label2</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grid</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column</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row</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2</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alto</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tk</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StringVar</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entry2</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ttk</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4EC9B0"/>
          <w:sz w:val="21"/>
          <w:szCs w:val="21"/>
        </w:rPr>
        <w:t>Entry</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ventana1</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width</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10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textvariable</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alto</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entry2</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grid</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column</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0</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row</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B5CEA8"/>
          <w:sz w:val="21"/>
          <w:szCs w:val="21"/>
        </w:rPr>
        <w:t>3</w:t>
      </w:r>
      <w:r w:rsidRPr="004A1380">
        <w:rPr>
          <w:rFonts w:ascii="Consolas" w:eastAsia="Times New Roman" w:hAnsi="Consolas" w:cs="Times New Roman"/>
          <w:color w:val="D4D4D4"/>
          <w:sz w:val="21"/>
          <w:szCs w:val="21"/>
        </w:rPr>
        <w:t>)        </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ventana1</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DCDCAA"/>
          <w:sz w:val="21"/>
          <w:szCs w:val="21"/>
        </w:rPr>
        <w:t>mainloop</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569CD6"/>
          <w:sz w:val="21"/>
          <w:szCs w:val="21"/>
        </w:rPr>
        <w:t>def</w:t>
      </w: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DCDCAA"/>
          <w:sz w:val="21"/>
          <w:szCs w:val="21"/>
        </w:rPr>
        <w:t>fijartamano</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ventana1</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geometry</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ancho</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DCDCAA"/>
          <w:sz w:val="21"/>
          <w:szCs w:val="21"/>
        </w:rPr>
        <w:t>get</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CE9178"/>
          <w:sz w:val="21"/>
          <w:szCs w:val="21"/>
        </w:rPr>
        <w:t>"x"</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self</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9CDCFE"/>
          <w:sz w:val="21"/>
          <w:szCs w:val="21"/>
        </w:rPr>
        <w:t>alto</w:t>
      </w:r>
      <w:r w:rsidRPr="004A1380">
        <w:rPr>
          <w:rFonts w:ascii="Consolas" w:eastAsia="Times New Roman" w:hAnsi="Consolas" w:cs="Times New Roman"/>
          <w:color w:val="D4D4D4"/>
          <w:sz w:val="21"/>
          <w:szCs w:val="21"/>
        </w:rPr>
        <w:t>.</w:t>
      </w:r>
      <w:r w:rsidRPr="004A1380">
        <w:rPr>
          <w:rFonts w:ascii="Consolas" w:eastAsia="Times New Roman" w:hAnsi="Consolas" w:cs="Times New Roman"/>
          <w:color w:val="DCDCAA"/>
          <w:sz w:val="21"/>
          <w:szCs w:val="21"/>
        </w:rPr>
        <w:t>get</w:t>
      </w:r>
      <w:r w:rsidRPr="004A1380">
        <w:rPr>
          <w:rFonts w:ascii="Consolas" w:eastAsia="Times New Roman" w:hAnsi="Consolas" w:cs="Times New Roman"/>
          <w:color w:val="D4D4D4"/>
          <w:sz w:val="21"/>
          <w:szCs w:val="21"/>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rPr>
      </w:pP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rPr>
        <w:t xml:space="preserve">    </w:t>
      </w:r>
      <w:r w:rsidRPr="004A1380">
        <w:rPr>
          <w:rFonts w:ascii="Consolas" w:eastAsia="Times New Roman" w:hAnsi="Consolas" w:cs="Times New Roman"/>
          <w:color w:val="569CD6"/>
          <w:sz w:val="21"/>
          <w:szCs w:val="21"/>
          <w:lang w:val="es-AR"/>
        </w:rPr>
        <w:t>def</w:t>
      </w: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DCDCAA"/>
          <w:sz w:val="21"/>
          <w:szCs w:val="21"/>
          <w:lang w:val="es-AR"/>
        </w:rPr>
        <w:t>finalizar</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9CDCFE"/>
          <w:sz w:val="21"/>
          <w:szCs w:val="21"/>
          <w:lang w:val="es-AR"/>
        </w:rPr>
        <w:t>self</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D4D4D4"/>
          <w:sz w:val="21"/>
          <w:szCs w:val="21"/>
          <w:lang w:val="es-AR"/>
        </w:rPr>
        <w:t xml:space="preserve">        </w:t>
      </w:r>
      <w:r w:rsidRPr="004A1380">
        <w:rPr>
          <w:rFonts w:ascii="Consolas" w:eastAsia="Times New Roman" w:hAnsi="Consolas" w:cs="Times New Roman"/>
          <w:color w:val="4EC9B0"/>
          <w:sz w:val="21"/>
          <w:szCs w:val="21"/>
          <w:lang w:val="es-AR"/>
        </w:rPr>
        <w:t>sys</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DCDCAA"/>
          <w:sz w:val="21"/>
          <w:szCs w:val="21"/>
          <w:lang w:val="es-AR"/>
        </w:rPr>
        <w:t>exit</w:t>
      </w:r>
      <w:r w:rsidRPr="004A1380">
        <w:rPr>
          <w:rFonts w:ascii="Consolas" w:eastAsia="Times New Roman" w:hAnsi="Consolas" w:cs="Times New Roman"/>
          <w:color w:val="D4D4D4"/>
          <w:sz w:val="21"/>
          <w:szCs w:val="21"/>
          <w:lang w:val="es-AR"/>
        </w:rPr>
        <w:t>()</w:t>
      </w: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p>
    <w:p w:rsidR="004A1380" w:rsidRPr="004A1380" w:rsidRDefault="004A1380" w:rsidP="004A1380">
      <w:pPr>
        <w:shd w:val="clear" w:color="auto" w:fill="1E1E1E"/>
        <w:spacing w:after="0" w:line="285" w:lineRule="atLeast"/>
        <w:rPr>
          <w:rFonts w:ascii="Consolas" w:eastAsia="Times New Roman" w:hAnsi="Consolas" w:cs="Times New Roman"/>
          <w:color w:val="D4D4D4"/>
          <w:sz w:val="21"/>
          <w:szCs w:val="21"/>
          <w:lang w:val="es-AR"/>
        </w:rPr>
      </w:pPr>
      <w:r w:rsidRPr="004A1380">
        <w:rPr>
          <w:rFonts w:ascii="Consolas" w:eastAsia="Times New Roman" w:hAnsi="Consolas" w:cs="Times New Roman"/>
          <w:color w:val="9CDCFE"/>
          <w:sz w:val="21"/>
          <w:szCs w:val="21"/>
          <w:lang w:val="es-AR"/>
        </w:rPr>
        <w:t>aplicacion1</w:t>
      </w:r>
      <w:r w:rsidRPr="004A1380">
        <w:rPr>
          <w:rFonts w:ascii="Consolas" w:eastAsia="Times New Roman" w:hAnsi="Consolas" w:cs="Times New Roman"/>
          <w:color w:val="D4D4D4"/>
          <w:sz w:val="21"/>
          <w:szCs w:val="21"/>
          <w:lang w:val="es-AR"/>
        </w:rPr>
        <w:t>=</w:t>
      </w:r>
      <w:r w:rsidRPr="004A1380">
        <w:rPr>
          <w:rFonts w:ascii="Consolas" w:eastAsia="Times New Roman" w:hAnsi="Consolas" w:cs="Times New Roman"/>
          <w:color w:val="4EC9B0"/>
          <w:sz w:val="21"/>
          <w:szCs w:val="21"/>
          <w:lang w:val="es-AR"/>
        </w:rPr>
        <w:t>Aplicacion</w:t>
      </w:r>
      <w:r w:rsidRPr="004A1380">
        <w:rPr>
          <w:rFonts w:ascii="Consolas" w:eastAsia="Times New Roman" w:hAnsi="Consolas" w:cs="Times New Roman"/>
          <w:color w:val="D4D4D4"/>
          <w:sz w:val="21"/>
          <w:szCs w:val="21"/>
          <w:lang w:val="es-AR"/>
        </w:rPr>
        <w:t>()</w:t>
      </w:r>
    </w:p>
    <w:p w:rsidR="00537E59" w:rsidRDefault="00537E59" w:rsidP="00C81C09">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4A1380" w:rsidRPr="004A1380" w:rsidRDefault="004A1380" w:rsidP="004A1380">
      <w:pPr>
        <w:spacing w:before="300" w:after="150" w:line="240" w:lineRule="auto"/>
        <w:outlineLvl w:val="0"/>
        <w:rPr>
          <w:rFonts w:ascii="Arial" w:eastAsia="Times New Roman" w:hAnsi="Arial" w:cs="Arial"/>
          <w:color w:val="333333"/>
          <w:kern w:val="36"/>
          <w:sz w:val="54"/>
          <w:szCs w:val="54"/>
          <w:lang w:val="es-AR"/>
        </w:rPr>
      </w:pPr>
      <w:r w:rsidRPr="004A1380">
        <w:rPr>
          <w:rFonts w:ascii="Arial" w:eastAsia="Times New Roman" w:hAnsi="Arial" w:cs="Arial"/>
          <w:color w:val="333333"/>
          <w:kern w:val="36"/>
          <w:sz w:val="54"/>
          <w:szCs w:val="54"/>
          <w:lang w:val="es-AR"/>
        </w:rPr>
        <w:t>ttk : controles Notebook y Frame</w:t>
      </w:r>
    </w:p>
    <w:p w:rsidR="009A5E86" w:rsidRPr="009A5E86" w:rsidRDefault="009A5E86" w:rsidP="009A5E86">
      <w:pPr>
        <w:spacing w:after="150" w:line="240" w:lineRule="auto"/>
        <w:rPr>
          <w:rFonts w:ascii="Arial" w:eastAsia="Times New Roman" w:hAnsi="Arial" w:cs="Arial"/>
          <w:color w:val="333333"/>
          <w:sz w:val="25"/>
          <w:szCs w:val="25"/>
          <w:lang w:val="es-AR"/>
        </w:rPr>
      </w:pPr>
      <w:r w:rsidRPr="009A5E86">
        <w:rPr>
          <w:rFonts w:ascii="Arial" w:eastAsia="Times New Roman" w:hAnsi="Arial" w:cs="Arial"/>
          <w:color w:val="333333"/>
          <w:sz w:val="25"/>
          <w:szCs w:val="25"/>
          <w:lang w:val="es-AR"/>
        </w:rPr>
        <w:t>La clase Notebook nos permite crear un cuaderno con una serie de pestañas en la parte superior. En cada pestaña asociamos un objeto de la clase Frame y dentro de esta podemos disponer distintos controles visuales que hemos visto hasta ahora como pueden ser Label, Button, Radiobutton, Checkbutton, Entry etc.</w:t>
      </w:r>
    </w:p>
    <w:p w:rsidR="009A5E86" w:rsidRPr="009A5E86" w:rsidRDefault="009A5E86" w:rsidP="009A5E86">
      <w:pPr>
        <w:spacing w:after="150" w:line="240" w:lineRule="auto"/>
        <w:rPr>
          <w:rFonts w:ascii="Arial" w:eastAsia="Times New Roman" w:hAnsi="Arial" w:cs="Arial"/>
          <w:color w:val="333333"/>
          <w:sz w:val="25"/>
          <w:szCs w:val="25"/>
          <w:lang w:val="es-AR"/>
        </w:rPr>
      </w:pPr>
      <w:r w:rsidRPr="009A5E86">
        <w:rPr>
          <w:rFonts w:ascii="Arial" w:eastAsia="Times New Roman" w:hAnsi="Arial" w:cs="Arial"/>
          <w:color w:val="333333"/>
          <w:sz w:val="25"/>
          <w:szCs w:val="25"/>
          <w:lang w:val="es-AR"/>
        </w:rPr>
        <w:t>Un ejemplo visual de un Notebook es:</w:t>
      </w:r>
    </w:p>
    <w:p w:rsidR="009A5E86" w:rsidRPr="009A5E86" w:rsidRDefault="009A5E86" w:rsidP="009A5E86">
      <w:pPr>
        <w:spacing w:after="0" w:line="240" w:lineRule="auto"/>
        <w:rPr>
          <w:rFonts w:ascii="Times New Roman" w:eastAsia="Times New Roman" w:hAnsi="Times New Roman" w:cs="Times New Roman"/>
          <w:sz w:val="24"/>
          <w:szCs w:val="24"/>
        </w:rPr>
      </w:pPr>
      <w:r w:rsidRPr="009A5E86">
        <w:rPr>
          <w:rFonts w:ascii="Times New Roman" w:eastAsia="Times New Roman" w:hAnsi="Times New Roman" w:cs="Times New Roman"/>
          <w:noProof/>
          <w:sz w:val="24"/>
          <w:szCs w:val="24"/>
        </w:rPr>
        <w:lastRenderedPageBreak/>
        <w:drawing>
          <wp:inline distT="0" distB="0" distL="0" distR="0" wp14:anchorId="05B13770" wp14:editId="7AA87B6E">
            <wp:extent cx="4019550" cy="1495425"/>
            <wp:effectExtent l="0" t="0" r="0" b="9525"/>
            <wp:docPr id="43" name="Picture 43"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book"/>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19550" cy="1495425"/>
                    </a:xfrm>
                    <a:prstGeom prst="rect">
                      <a:avLst/>
                    </a:prstGeom>
                    <a:noFill/>
                    <a:ln>
                      <a:noFill/>
                    </a:ln>
                  </pic:spPr>
                </pic:pic>
              </a:graphicData>
            </a:graphic>
          </wp:inline>
        </w:drawing>
      </w:r>
      <w:r w:rsidRPr="009A5E86">
        <w:rPr>
          <w:rFonts w:ascii="Arial" w:eastAsia="Times New Roman" w:hAnsi="Arial" w:cs="Arial"/>
          <w:color w:val="333333"/>
          <w:sz w:val="25"/>
          <w:szCs w:val="25"/>
        </w:rPr>
        <w:br/>
      </w:r>
    </w:p>
    <w:p w:rsidR="009A5E86" w:rsidRPr="009A5E86" w:rsidRDefault="009A5E86" w:rsidP="009A5E86">
      <w:pPr>
        <w:spacing w:after="150" w:line="240" w:lineRule="auto"/>
        <w:rPr>
          <w:rFonts w:ascii="Arial" w:eastAsia="Times New Roman" w:hAnsi="Arial" w:cs="Arial"/>
          <w:color w:val="333333"/>
          <w:sz w:val="25"/>
          <w:szCs w:val="25"/>
          <w:lang w:val="es-AR"/>
        </w:rPr>
      </w:pPr>
      <w:r w:rsidRPr="009A5E86">
        <w:rPr>
          <w:rFonts w:ascii="Arial" w:eastAsia="Times New Roman" w:hAnsi="Arial" w:cs="Arial"/>
          <w:color w:val="333333"/>
          <w:sz w:val="25"/>
          <w:szCs w:val="25"/>
          <w:lang w:val="es-AR"/>
        </w:rPr>
        <w:t>Según la pestaña seleccionada se muestra un Frame con distintos controles visuales:</w:t>
      </w:r>
    </w:p>
    <w:p w:rsidR="004A1380" w:rsidRDefault="009A5E86" w:rsidP="009A5E86">
      <w:pPr>
        <w:shd w:val="clear" w:color="auto" w:fill="FBFBFB"/>
        <w:spacing w:after="255" w:line="240" w:lineRule="auto"/>
        <w:jc w:val="both"/>
        <w:rPr>
          <w:rFonts w:ascii="Times New Roman" w:eastAsia="Times New Roman" w:hAnsi="Times New Roman" w:cs="Times New Roman"/>
          <w:b/>
          <w:color w:val="121212"/>
          <w:sz w:val="40"/>
          <w:szCs w:val="40"/>
          <w:lang w:val="es-AR"/>
        </w:rPr>
      </w:pPr>
      <w:r w:rsidRPr="009A5E86">
        <w:rPr>
          <w:rFonts w:ascii="Times New Roman" w:eastAsia="Times New Roman" w:hAnsi="Times New Roman" w:cs="Times New Roman"/>
          <w:noProof/>
          <w:sz w:val="24"/>
          <w:szCs w:val="24"/>
        </w:rPr>
        <w:drawing>
          <wp:inline distT="0" distB="0" distL="0" distR="0" wp14:anchorId="442F1AD9" wp14:editId="5E25DBE9">
            <wp:extent cx="4000500" cy="1485900"/>
            <wp:effectExtent l="0" t="0" r="0" b="0"/>
            <wp:docPr id="44" name="Picture 44"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book"/>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00500" cy="1485900"/>
                    </a:xfrm>
                    <a:prstGeom prst="rect">
                      <a:avLst/>
                    </a:prstGeom>
                    <a:noFill/>
                    <a:ln>
                      <a:noFill/>
                    </a:ln>
                  </pic:spPr>
                </pic:pic>
              </a:graphicData>
            </a:graphic>
          </wp:inline>
        </w:drawing>
      </w:r>
    </w:p>
    <w:p w:rsidR="00B531E0" w:rsidRPr="00B531E0" w:rsidRDefault="00B531E0" w:rsidP="00B531E0">
      <w:pPr>
        <w:spacing w:before="300" w:after="150" w:line="240" w:lineRule="auto"/>
        <w:outlineLvl w:val="2"/>
        <w:rPr>
          <w:rFonts w:ascii="Arial" w:eastAsia="Times New Roman" w:hAnsi="Arial" w:cs="Arial"/>
          <w:color w:val="333333"/>
          <w:sz w:val="36"/>
          <w:szCs w:val="36"/>
          <w:lang w:val="es-AR"/>
        </w:rPr>
      </w:pPr>
      <w:r w:rsidRPr="00B531E0">
        <w:rPr>
          <w:rFonts w:ascii="Arial" w:eastAsia="Times New Roman" w:hAnsi="Arial" w:cs="Arial"/>
          <w:color w:val="333333"/>
          <w:sz w:val="36"/>
          <w:szCs w:val="36"/>
          <w:lang w:val="es-AR"/>
        </w:rPr>
        <w:t>Problema:</w:t>
      </w:r>
    </w:p>
    <w:p w:rsidR="00B531E0" w:rsidRPr="00B531E0" w:rsidRDefault="00B531E0" w:rsidP="00B531E0">
      <w:pPr>
        <w:spacing w:after="150" w:line="240" w:lineRule="auto"/>
        <w:rPr>
          <w:rFonts w:ascii="Arial" w:eastAsia="Times New Roman" w:hAnsi="Arial" w:cs="Arial"/>
          <w:color w:val="333333"/>
          <w:sz w:val="25"/>
          <w:szCs w:val="25"/>
          <w:lang w:val="es-AR"/>
        </w:rPr>
      </w:pPr>
      <w:r w:rsidRPr="00B531E0">
        <w:rPr>
          <w:rFonts w:ascii="Arial" w:eastAsia="Times New Roman" w:hAnsi="Arial" w:cs="Arial"/>
          <w:color w:val="333333"/>
          <w:sz w:val="25"/>
          <w:szCs w:val="25"/>
          <w:lang w:val="es-AR"/>
        </w:rPr>
        <w:t>Confeccionar una aplicación que muestre un cuaderno con tres pestañas. Los títulos de cada pestaña deben ser 'Button', 'Label' y 'Entry'. Según la pestaña seleccionada mostrar un mensaje informando el objetivo de la clase y un ejemplo de la misma.</w:t>
      </w:r>
    </w:p>
    <w:p w:rsidR="00B531E0" w:rsidRPr="00337B31" w:rsidRDefault="00B531E0" w:rsidP="00B531E0">
      <w:pPr>
        <w:spacing w:before="150" w:after="150" w:line="240" w:lineRule="auto"/>
        <w:outlineLvl w:val="3"/>
        <w:rPr>
          <w:rFonts w:ascii="Arial" w:eastAsia="Times New Roman" w:hAnsi="Arial" w:cs="Arial"/>
          <w:color w:val="333333"/>
          <w:sz w:val="27"/>
          <w:szCs w:val="27"/>
          <w:lang w:val="es-AR"/>
        </w:rPr>
      </w:pPr>
      <w:r w:rsidRPr="00337B31">
        <w:rPr>
          <w:rFonts w:ascii="Arial" w:eastAsia="Times New Roman" w:hAnsi="Arial" w:cs="Arial"/>
          <w:color w:val="333333"/>
          <w:sz w:val="27"/>
          <w:szCs w:val="27"/>
          <w:lang w:val="es-AR"/>
        </w:rPr>
        <w:t>Programa: ejercicio243.py</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C586C0"/>
          <w:sz w:val="21"/>
          <w:szCs w:val="21"/>
          <w:lang w:val="es-AR"/>
        </w:rPr>
        <w:t>import</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4EC9B0"/>
          <w:sz w:val="21"/>
          <w:szCs w:val="21"/>
          <w:lang w:val="es-AR"/>
        </w:rPr>
        <w:t>tkinter</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C586C0"/>
          <w:sz w:val="21"/>
          <w:szCs w:val="21"/>
          <w:lang w:val="es-AR"/>
        </w:rPr>
        <w:t>as</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4EC9B0"/>
          <w:sz w:val="21"/>
          <w:szCs w:val="21"/>
          <w:lang w:val="es-AR"/>
        </w:rPr>
        <w:t>tk</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C586C0"/>
          <w:sz w:val="21"/>
          <w:szCs w:val="21"/>
        </w:rPr>
        <w:t>from</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4EC9B0"/>
          <w:sz w:val="21"/>
          <w:szCs w:val="21"/>
        </w:rPr>
        <w:t>tkinter</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C586C0"/>
          <w:sz w:val="21"/>
          <w:szCs w:val="21"/>
        </w:rPr>
        <w:t>import</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4EC9B0"/>
          <w:sz w:val="21"/>
          <w:szCs w:val="21"/>
        </w:rPr>
        <w:t>ttk</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569CD6"/>
          <w:sz w:val="21"/>
          <w:szCs w:val="21"/>
        </w:rPr>
        <w:t>class</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4EC9B0"/>
          <w:sz w:val="21"/>
          <w:szCs w:val="21"/>
        </w:rPr>
        <w:t>Aplicacion</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569CD6"/>
          <w:sz w:val="21"/>
          <w:szCs w:val="21"/>
        </w:rPr>
        <w:t>def</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DCDCAA"/>
          <w:sz w:val="21"/>
          <w:szCs w:val="21"/>
        </w:rPr>
        <w:t>__init__</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ventana1</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tk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Tk</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ventana1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title</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"Prueba del control Notebook"</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cuaderno1</w:t>
      </w:r>
      <w:r w:rsidRPr="00337B31">
        <w:rPr>
          <w:rFonts w:ascii="Consolas" w:eastAsia="Times New Roman" w:hAnsi="Consolas" w:cs="Times New Roman"/>
          <w:color w:val="D4D4D4"/>
          <w:sz w:val="21"/>
          <w:szCs w:val="21"/>
        </w:rPr>
        <w:t xml:space="preserve"> = </w:t>
      </w:r>
      <w:r w:rsidRPr="00337B31">
        <w:rPr>
          <w:rFonts w:ascii="Consolas" w:eastAsia="Times New Roman" w:hAnsi="Consolas" w:cs="Times New Roman"/>
          <w:color w:val="4EC9B0"/>
          <w:sz w:val="21"/>
          <w:szCs w:val="21"/>
        </w:rPr>
        <w:t>ttk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Notebook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ventana1</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pagina1</w:t>
      </w:r>
      <w:r w:rsidRPr="00337B31">
        <w:rPr>
          <w:rFonts w:ascii="Consolas" w:eastAsia="Times New Roman" w:hAnsi="Consolas" w:cs="Times New Roman"/>
          <w:color w:val="D4D4D4"/>
          <w:sz w:val="21"/>
          <w:szCs w:val="21"/>
        </w:rPr>
        <w:t xml:space="preserve"> = </w:t>
      </w:r>
      <w:r w:rsidRPr="00337B31">
        <w:rPr>
          <w:rFonts w:ascii="Consolas" w:eastAsia="Times New Roman" w:hAnsi="Consolas" w:cs="Times New Roman"/>
          <w:color w:val="4EC9B0"/>
          <w:sz w:val="21"/>
          <w:szCs w:val="21"/>
        </w:rPr>
        <w:t>ttk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Frame</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cuaderno1</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cuaderno1</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DCDCAA"/>
          <w:sz w:val="21"/>
          <w:szCs w:val="21"/>
        </w:rPr>
        <w:t>add</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pagina1</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text</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CE9178"/>
          <w:sz w:val="21"/>
          <w:szCs w:val="21"/>
        </w:rPr>
        <w:t>"Button"</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Label</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pagina1</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text</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"La clase Button nos permite capturar el clic y lanzar un método."</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grid</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column</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row</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boton1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Button</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pagina1</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text</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"Ejemplo de botón"</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boton1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grid</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column</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row</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1</w:t>
      </w:r>
      <w:r w:rsidRPr="00337B31">
        <w:rPr>
          <w:rFonts w:ascii="Consolas" w:eastAsia="Times New Roman" w:hAnsi="Consolas" w:cs="Times New Roman"/>
          <w:color w:val="D4D4D4"/>
          <w:sz w:val="21"/>
          <w:szCs w:val="21"/>
          <w:lang w:val="es-AR"/>
        </w:rPr>
        <w:t>)</w:t>
      </w:r>
    </w:p>
    <w:p w:rsidR="00337B31" w:rsidRPr="0086055E"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lastRenderedPageBreak/>
        <w:t xml:space="preserve">        </w:t>
      </w:r>
      <w:r w:rsidRPr="0086055E">
        <w:rPr>
          <w:rFonts w:ascii="Consolas" w:eastAsia="Times New Roman" w:hAnsi="Consolas" w:cs="Times New Roman"/>
          <w:color w:val="9CDCFE"/>
          <w:sz w:val="21"/>
          <w:szCs w:val="21"/>
          <w:lang w:val="es-AR"/>
        </w:rPr>
        <w:t>self</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boton2</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ttk</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Button</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self</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pagina1</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lang w:val="es-AR"/>
        </w:rPr>
        <w:t>text</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CE9178"/>
          <w:sz w:val="21"/>
          <w:szCs w:val="21"/>
          <w:lang w:val="es-AR"/>
        </w:rPr>
        <w:t>"Ejemplo de botón inactivo"</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lang w:val="es-AR"/>
        </w:rPr>
        <w:t>state</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CE9178"/>
          <w:sz w:val="21"/>
          <w:szCs w:val="21"/>
          <w:lang w:val="es-AR"/>
        </w:rPr>
        <w:t>"disabled"</w:t>
      </w:r>
      <w:r w:rsidRPr="0086055E">
        <w:rPr>
          <w:rFonts w:ascii="Consolas" w:eastAsia="Times New Roman" w:hAnsi="Consolas" w:cs="Times New Roman"/>
          <w:color w:val="D4D4D4"/>
          <w:sz w:val="21"/>
          <w:szCs w:val="21"/>
          <w:lang w:val="es-AR"/>
        </w:rPr>
        <w:t>)</w:t>
      </w:r>
    </w:p>
    <w:p w:rsidR="00337B31" w:rsidRPr="0086055E"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lang w:val="es-AR"/>
        </w:rPr>
        <w:t>self</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boton2</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grid</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9CDCFE"/>
          <w:sz w:val="21"/>
          <w:szCs w:val="21"/>
          <w:lang w:val="es-AR"/>
        </w:rPr>
        <w:t>column</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B5CEA8"/>
          <w:sz w:val="21"/>
          <w:szCs w:val="21"/>
          <w:lang w:val="es-AR"/>
        </w:rPr>
        <w:t>0</w:t>
      </w:r>
      <w:r w:rsidRPr="0086055E">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lang w:val="es-AR"/>
        </w:rPr>
        <w:t>row</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B5CEA8"/>
          <w:sz w:val="21"/>
          <w:szCs w:val="21"/>
          <w:lang w:val="es-AR"/>
        </w:rPr>
        <w:t>2</w:t>
      </w:r>
      <w:r w:rsidRPr="0086055E">
        <w:rPr>
          <w:rFonts w:ascii="Consolas" w:eastAsia="Times New Roman" w:hAnsi="Consolas" w:cs="Times New Roman"/>
          <w:color w:val="D4D4D4"/>
          <w:sz w:val="21"/>
          <w:szCs w:val="21"/>
          <w:lang w:val="es-AR"/>
        </w:rPr>
        <w:t>)</w:t>
      </w:r>
    </w:p>
    <w:p w:rsidR="00337B31" w:rsidRPr="0086055E" w:rsidRDefault="00337B31" w:rsidP="00337B31">
      <w:pPr>
        <w:shd w:val="clear" w:color="auto" w:fill="1E1E1E"/>
        <w:spacing w:after="0" w:line="285" w:lineRule="atLeast"/>
        <w:rPr>
          <w:rFonts w:ascii="Consolas" w:eastAsia="Times New Roman" w:hAnsi="Consolas" w:cs="Times New Roman"/>
          <w:color w:val="D4D4D4"/>
          <w:sz w:val="21"/>
          <w:szCs w:val="21"/>
          <w:lang w:val="es-AR"/>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pagina2</w:t>
      </w:r>
      <w:r w:rsidRPr="00337B31">
        <w:rPr>
          <w:rFonts w:ascii="Consolas" w:eastAsia="Times New Roman" w:hAnsi="Consolas" w:cs="Times New Roman"/>
          <w:color w:val="D4D4D4"/>
          <w:sz w:val="21"/>
          <w:szCs w:val="21"/>
          <w:lang w:val="es-AR"/>
        </w:rPr>
        <w:t xml:space="preserve"> = </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Frame</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cuaderno1</w:t>
      </w:r>
      <w:r w:rsidRPr="00337B31">
        <w:rPr>
          <w:rFonts w:ascii="Consolas" w:eastAsia="Times New Roman" w:hAnsi="Consolas" w:cs="Times New Roman"/>
          <w:color w:val="D4D4D4"/>
          <w:sz w:val="21"/>
          <w:szCs w:val="21"/>
          <w:lang w:val="es-AR"/>
        </w:rPr>
        <w:t>)</w:t>
      </w:r>
    </w:p>
    <w:p w:rsidR="00337B31" w:rsidRPr="0086055E"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lang w:val="es-AR"/>
        </w:rPr>
        <w:t xml:space="preserve">        </w:t>
      </w:r>
      <w:r w:rsidRPr="0086055E">
        <w:rPr>
          <w:rFonts w:ascii="Consolas" w:eastAsia="Times New Roman" w:hAnsi="Consolas" w:cs="Times New Roman"/>
          <w:color w:val="9CDCFE"/>
          <w:sz w:val="21"/>
          <w:szCs w:val="21"/>
        </w:rPr>
        <w:t>self</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cuaderno1</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DCDCAA"/>
          <w:sz w:val="21"/>
          <w:szCs w:val="21"/>
        </w:rPr>
        <w:t>add</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self</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9CDCFE"/>
          <w:sz w:val="21"/>
          <w:szCs w:val="21"/>
        </w:rPr>
        <w:t>pagina2</w:t>
      </w:r>
      <w:r w:rsidRPr="0086055E">
        <w:rPr>
          <w:rFonts w:ascii="Consolas" w:eastAsia="Times New Roman" w:hAnsi="Consolas" w:cs="Times New Roman"/>
          <w:color w:val="D4D4D4"/>
          <w:sz w:val="21"/>
          <w:szCs w:val="21"/>
        </w:rPr>
        <w:t xml:space="preserve">, </w:t>
      </w:r>
      <w:r w:rsidRPr="0086055E">
        <w:rPr>
          <w:rFonts w:ascii="Consolas" w:eastAsia="Times New Roman" w:hAnsi="Consolas" w:cs="Times New Roman"/>
          <w:color w:val="9CDCFE"/>
          <w:sz w:val="21"/>
          <w:szCs w:val="21"/>
        </w:rPr>
        <w:t>text</w:t>
      </w:r>
      <w:r w:rsidRPr="0086055E">
        <w:rPr>
          <w:rFonts w:ascii="Consolas" w:eastAsia="Times New Roman" w:hAnsi="Consolas" w:cs="Times New Roman"/>
          <w:color w:val="D4D4D4"/>
          <w:sz w:val="21"/>
          <w:szCs w:val="21"/>
        </w:rPr>
        <w:t>=</w:t>
      </w:r>
      <w:r w:rsidRPr="0086055E">
        <w:rPr>
          <w:rFonts w:ascii="Consolas" w:eastAsia="Times New Roman" w:hAnsi="Consolas" w:cs="Times New Roman"/>
          <w:color w:val="CE9178"/>
          <w:sz w:val="21"/>
          <w:szCs w:val="21"/>
        </w:rPr>
        <w:t>"Label"</w:t>
      </w:r>
      <w:r w:rsidRPr="0086055E">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86055E">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label2</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Label</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pagina2</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text</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"La clase Label permite mostrar un mensaje en la ventana"</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label2</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grid</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column</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row</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label3</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Label</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pagina2</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text</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 xml:space="preserve">"con los caracteres </w:t>
      </w:r>
      <w:r w:rsidRPr="00337B31">
        <w:rPr>
          <w:rFonts w:ascii="Consolas" w:eastAsia="Times New Roman" w:hAnsi="Consolas" w:cs="Times New Roman"/>
          <w:color w:val="D7BA7D"/>
          <w:sz w:val="21"/>
          <w:szCs w:val="21"/>
          <w:lang w:val="es-AR"/>
        </w:rPr>
        <w:t>\\</w:t>
      </w:r>
      <w:r w:rsidRPr="00337B31">
        <w:rPr>
          <w:rFonts w:ascii="Consolas" w:eastAsia="Times New Roman" w:hAnsi="Consolas" w:cs="Times New Roman"/>
          <w:color w:val="CE9178"/>
          <w:sz w:val="21"/>
          <w:szCs w:val="21"/>
          <w:lang w:val="es-AR"/>
        </w:rPr>
        <w:t>n podemos hacer un salto de línea dentro de la Label"</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label3</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grid</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column</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0</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row</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1</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pagina3</w:t>
      </w:r>
      <w:r w:rsidRPr="00337B31">
        <w:rPr>
          <w:rFonts w:ascii="Consolas" w:eastAsia="Times New Roman" w:hAnsi="Consolas" w:cs="Times New Roman"/>
          <w:color w:val="D4D4D4"/>
          <w:sz w:val="21"/>
          <w:szCs w:val="21"/>
        </w:rPr>
        <w:t xml:space="preserve"> = </w:t>
      </w:r>
      <w:r w:rsidRPr="00337B31">
        <w:rPr>
          <w:rFonts w:ascii="Consolas" w:eastAsia="Times New Roman" w:hAnsi="Consolas" w:cs="Times New Roman"/>
          <w:color w:val="4EC9B0"/>
          <w:sz w:val="21"/>
          <w:szCs w:val="21"/>
        </w:rPr>
        <w:t>ttk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Frame</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cuaderno1</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cuaderno1</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DCDCAA"/>
          <w:sz w:val="21"/>
          <w:szCs w:val="21"/>
        </w:rPr>
        <w:t>add</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pagina3</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text</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CE9178"/>
          <w:sz w:val="21"/>
          <w:szCs w:val="21"/>
        </w:rPr>
        <w:t>"Entry"</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label4</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ttk</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Label</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pagina3</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text</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CE9178"/>
          <w:sz w:val="21"/>
          <w:szCs w:val="21"/>
          <w:lang w:val="es-AR"/>
        </w:rPr>
        <w:t>"""En tkinter el control de entrada de datos por teclado se llama Entry.</w:t>
      </w:r>
      <w:r w:rsidRPr="00337B31">
        <w:rPr>
          <w:rFonts w:ascii="Consolas" w:eastAsia="Times New Roman" w:hAnsi="Consolas" w:cs="Times New Roman"/>
          <w:color w:val="D7BA7D"/>
          <w:sz w:val="21"/>
          <w:szCs w:val="21"/>
          <w:lang w:val="es-AR"/>
        </w:rPr>
        <w:t>\n</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CE9178"/>
          <w:sz w:val="21"/>
          <w:szCs w:val="21"/>
          <w:lang w:val="es-AR"/>
        </w:rPr>
        <w:t>Con este control aparece el típico recuadro que cuando se le da foco aparece el cursor en forma intermitente</w:t>
      </w:r>
      <w:r w:rsidRPr="00337B31">
        <w:rPr>
          <w:rFonts w:ascii="Consolas" w:eastAsia="Times New Roman" w:hAnsi="Consolas" w:cs="Times New Roman"/>
          <w:color w:val="D7BA7D"/>
          <w:sz w:val="21"/>
          <w:szCs w:val="21"/>
          <w:lang w:val="es-AR"/>
        </w:rPr>
        <w:t>\n</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CE9178"/>
          <w:sz w:val="21"/>
          <w:szCs w:val="21"/>
          <w:lang w:val="es-AR"/>
        </w:rPr>
        <w:t>esperando que el operador escriba algo por teclado."""</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label4</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grid</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column</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0</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row</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0</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entry1</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tk</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4EC9B0"/>
          <w:sz w:val="21"/>
          <w:szCs w:val="21"/>
        </w:rPr>
        <w:t>Entry</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pagina3</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width</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30</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self</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entry1</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grid</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9CDCFE"/>
          <w:sz w:val="21"/>
          <w:szCs w:val="21"/>
        </w:rPr>
        <w:t>column</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0</w:t>
      </w: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rPr>
        <w:t>row</w:t>
      </w:r>
      <w:r w:rsidRPr="00337B31">
        <w:rPr>
          <w:rFonts w:ascii="Consolas" w:eastAsia="Times New Roman" w:hAnsi="Consolas" w:cs="Times New Roman"/>
          <w:color w:val="D4D4D4"/>
          <w:sz w:val="21"/>
          <w:szCs w:val="21"/>
        </w:rPr>
        <w:t>=</w:t>
      </w:r>
      <w:r w:rsidRPr="00337B31">
        <w:rPr>
          <w:rFonts w:ascii="Consolas" w:eastAsia="Times New Roman" w:hAnsi="Consolas" w:cs="Times New Roman"/>
          <w:color w:val="B5CEA8"/>
          <w:sz w:val="21"/>
          <w:szCs w:val="21"/>
        </w:rPr>
        <w:t>1</w:t>
      </w:r>
      <w:r w:rsidRPr="00337B31">
        <w:rPr>
          <w:rFonts w:ascii="Consolas" w:eastAsia="Times New Roman" w:hAnsi="Consolas" w:cs="Times New Roman"/>
          <w:color w:val="D4D4D4"/>
          <w:sz w:val="21"/>
          <w:szCs w:val="21"/>
        </w:rPr>
        <w:t>)</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cuaderno1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grid</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column</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row</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B5CEA8"/>
          <w:sz w:val="21"/>
          <w:szCs w:val="21"/>
          <w:lang w:val="es-AR"/>
        </w:rPr>
        <w:t>0</w:t>
      </w:r>
      <w:r w:rsidRPr="00337B31">
        <w:rPr>
          <w:rFonts w:ascii="Consolas" w:eastAsia="Times New Roman" w:hAnsi="Consolas" w:cs="Times New Roman"/>
          <w:color w:val="D4D4D4"/>
          <w:sz w:val="21"/>
          <w:szCs w:val="21"/>
          <w:lang w:val="es-AR"/>
        </w:rPr>
        <w:t>)        </w:t>
      </w: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D4D4D4"/>
          <w:sz w:val="21"/>
          <w:szCs w:val="21"/>
          <w:lang w:val="es-AR"/>
        </w:rPr>
        <w:t xml:space="preserve">        </w:t>
      </w:r>
      <w:r w:rsidRPr="00337B31">
        <w:rPr>
          <w:rFonts w:ascii="Consolas" w:eastAsia="Times New Roman" w:hAnsi="Consolas" w:cs="Times New Roman"/>
          <w:color w:val="9CDCFE"/>
          <w:sz w:val="21"/>
          <w:szCs w:val="21"/>
          <w:lang w:val="es-AR"/>
        </w:rPr>
        <w:t>self</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9CDCFE"/>
          <w:sz w:val="21"/>
          <w:szCs w:val="21"/>
          <w:lang w:val="es-AR"/>
        </w:rPr>
        <w:t>ventana1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DCDCAA"/>
          <w:sz w:val="21"/>
          <w:szCs w:val="21"/>
          <w:lang w:val="es-AR"/>
        </w:rPr>
        <w:t>mainloop</w:t>
      </w:r>
      <w:r w:rsidRPr="00337B31">
        <w:rPr>
          <w:rFonts w:ascii="Consolas" w:eastAsia="Times New Roman" w:hAnsi="Consolas" w:cs="Times New Roman"/>
          <w:color w:val="D4D4D4"/>
          <w:sz w:val="21"/>
          <w:szCs w:val="21"/>
          <w:lang w:val="es-AR"/>
        </w:rPr>
        <w:t>()</w:t>
      </w:r>
    </w:p>
    <w:p w:rsidR="00337B31" w:rsidRPr="00337B31" w:rsidRDefault="00337B31" w:rsidP="00337B31">
      <w:pPr>
        <w:shd w:val="clear" w:color="auto" w:fill="1E1E1E"/>
        <w:spacing w:after="240" w:line="285" w:lineRule="atLeast"/>
        <w:rPr>
          <w:rFonts w:ascii="Consolas" w:eastAsia="Times New Roman" w:hAnsi="Consolas" w:cs="Times New Roman"/>
          <w:color w:val="D4D4D4"/>
          <w:sz w:val="21"/>
          <w:szCs w:val="21"/>
          <w:lang w:val="es-AR"/>
        </w:rPr>
      </w:pPr>
    </w:p>
    <w:p w:rsidR="00337B31" w:rsidRPr="00337B31" w:rsidRDefault="00337B31" w:rsidP="00337B31">
      <w:pPr>
        <w:shd w:val="clear" w:color="auto" w:fill="1E1E1E"/>
        <w:spacing w:after="0" w:line="285" w:lineRule="atLeast"/>
        <w:rPr>
          <w:rFonts w:ascii="Consolas" w:eastAsia="Times New Roman" w:hAnsi="Consolas" w:cs="Times New Roman"/>
          <w:color w:val="D4D4D4"/>
          <w:sz w:val="21"/>
          <w:szCs w:val="21"/>
          <w:lang w:val="es-AR"/>
        </w:rPr>
      </w:pPr>
      <w:r w:rsidRPr="00337B31">
        <w:rPr>
          <w:rFonts w:ascii="Consolas" w:eastAsia="Times New Roman" w:hAnsi="Consolas" w:cs="Times New Roman"/>
          <w:color w:val="9CDCFE"/>
          <w:sz w:val="21"/>
          <w:szCs w:val="21"/>
          <w:lang w:val="es-AR"/>
        </w:rPr>
        <w:t>aplicacion1</w:t>
      </w:r>
      <w:r w:rsidRPr="00337B31">
        <w:rPr>
          <w:rFonts w:ascii="Consolas" w:eastAsia="Times New Roman" w:hAnsi="Consolas" w:cs="Times New Roman"/>
          <w:color w:val="D4D4D4"/>
          <w:sz w:val="21"/>
          <w:szCs w:val="21"/>
          <w:lang w:val="es-AR"/>
        </w:rPr>
        <w:t>=</w:t>
      </w:r>
      <w:r w:rsidRPr="00337B31">
        <w:rPr>
          <w:rFonts w:ascii="Consolas" w:eastAsia="Times New Roman" w:hAnsi="Consolas" w:cs="Times New Roman"/>
          <w:color w:val="4EC9B0"/>
          <w:sz w:val="21"/>
          <w:szCs w:val="21"/>
          <w:lang w:val="es-AR"/>
        </w:rPr>
        <w:t>Aplicacion</w:t>
      </w:r>
      <w:r w:rsidRPr="00337B31">
        <w:rPr>
          <w:rFonts w:ascii="Consolas" w:eastAsia="Times New Roman" w:hAnsi="Consolas" w:cs="Times New Roman"/>
          <w:color w:val="D4D4D4"/>
          <w:sz w:val="21"/>
          <w:szCs w:val="21"/>
          <w:lang w:val="es-AR"/>
        </w:rPr>
        <w:t>()</w:t>
      </w:r>
    </w:p>
    <w:p w:rsidR="008519EC" w:rsidRDefault="008519EC" w:rsidP="008519EC">
      <w:pPr>
        <w:spacing w:after="150" w:line="240" w:lineRule="auto"/>
        <w:rPr>
          <w:rFonts w:ascii="Arial" w:eastAsia="Times New Roman" w:hAnsi="Arial" w:cs="Arial"/>
          <w:color w:val="333333"/>
          <w:sz w:val="25"/>
          <w:szCs w:val="25"/>
          <w:lang w:val="es-AR"/>
        </w:rPr>
      </w:pPr>
    </w:p>
    <w:p w:rsidR="008519EC" w:rsidRPr="0086055E" w:rsidRDefault="008519EC" w:rsidP="008519EC">
      <w:pPr>
        <w:spacing w:before="300" w:after="150" w:line="240" w:lineRule="auto"/>
        <w:outlineLvl w:val="0"/>
        <w:rPr>
          <w:rFonts w:ascii="Arial" w:eastAsia="Times New Roman" w:hAnsi="Arial" w:cs="Arial"/>
          <w:color w:val="333333"/>
          <w:kern w:val="36"/>
          <w:sz w:val="54"/>
          <w:szCs w:val="54"/>
          <w:lang w:val="es-AR"/>
        </w:rPr>
      </w:pPr>
      <w:r w:rsidRPr="0086055E">
        <w:rPr>
          <w:rFonts w:ascii="Arial" w:eastAsia="Times New Roman" w:hAnsi="Arial" w:cs="Arial"/>
          <w:color w:val="333333"/>
          <w:kern w:val="36"/>
          <w:sz w:val="54"/>
          <w:szCs w:val="54"/>
          <w:lang w:val="es-AR"/>
        </w:rPr>
        <w:t>ttk : control LabelFrame</w:t>
      </w:r>
    </w:p>
    <w:p w:rsidR="008519EC" w:rsidRDefault="008519EC" w:rsidP="008519EC">
      <w:pPr>
        <w:spacing w:after="150" w:line="240" w:lineRule="auto"/>
        <w:rPr>
          <w:rFonts w:ascii="Arial" w:eastAsia="Times New Roman" w:hAnsi="Arial" w:cs="Arial"/>
          <w:color w:val="333333"/>
          <w:sz w:val="25"/>
          <w:szCs w:val="25"/>
          <w:lang w:val="es-AR"/>
        </w:rPr>
      </w:pPr>
    </w:p>
    <w:p w:rsidR="008519EC" w:rsidRPr="008519EC" w:rsidRDefault="008519EC" w:rsidP="008519EC">
      <w:pPr>
        <w:spacing w:after="150" w:line="240" w:lineRule="auto"/>
        <w:rPr>
          <w:rFonts w:ascii="Arial" w:eastAsia="Times New Roman" w:hAnsi="Arial" w:cs="Arial"/>
          <w:color w:val="333333"/>
          <w:sz w:val="25"/>
          <w:szCs w:val="25"/>
          <w:lang w:val="es-AR"/>
        </w:rPr>
      </w:pPr>
      <w:r w:rsidRPr="008519EC">
        <w:rPr>
          <w:rFonts w:ascii="Arial" w:eastAsia="Times New Roman" w:hAnsi="Arial" w:cs="Arial"/>
          <w:color w:val="333333"/>
          <w:sz w:val="25"/>
          <w:szCs w:val="25"/>
          <w:lang w:val="es-AR"/>
        </w:rPr>
        <w:t>El control visual LabelFrame tiene una funcionalidad casi idéntica a la componente Frame que vimos en el concepto anterior, la única diferencia es que agrega un texto en la parte superior del Frame y hace un recuadro alrededor del mismo.</w:t>
      </w:r>
    </w:p>
    <w:p w:rsidR="008519EC" w:rsidRPr="008519EC" w:rsidRDefault="008519EC" w:rsidP="008519EC">
      <w:pPr>
        <w:spacing w:after="150" w:line="240" w:lineRule="auto"/>
        <w:rPr>
          <w:rFonts w:ascii="Arial" w:eastAsia="Times New Roman" w:hAnsi="Arial" w:cs="Arial"/>
          <w:color w:val="333333"/>
          <w:sz w:val="25"/>
          <w:szCs w:val="25"/>
          <w:lang w:val="es-AR"/>
        </w:rPr>
      </w:pPr>
      <w:r w:rsidRPr="008519EC">
        <w:rPr>
          <w:rFonts w:ascii="Arial" w:eastAsia="Times New Roman" w:hAnsi="Arial" w:cs="Arial"/>
          <w:color w:val="333333"/>
          <w:sz w:val="25"/>
          <w:szCs w:val="25"/>
          <w:lang w:val="es-AR"/>
        </w:rPr>
        <w:t>El Widget LabelFrame es un contenedor donde podemos agregar en su interior otros Widget como Button, Label, Entry, Radiobutton etc.</w:t>
      </w:r>
    </w:p>
    <w:p w:rsidR="008519EC" w:rsidRPr="008519EC" w:rsidRDefault="008519EC" w:rsidP="008519EC">
      <w:pPr>
        <w:spacing w:after="150" w:line="240" w:lineRule="auto"/>
        <w:rPr>
          <w:rFonts w:ascii="Arial" w:eastAsia="Times New Roman" w:hAnsi="Arial" w:cs="Arial"/>
          <w:color w:val="333333"/>
          <w:sz w:val="25"/>
          <w:szCs w:val="25"/>
          <w:lang w:val="es-AR"/>
        </w:rPr>
      </w:pPr>
      <w:r w:rsidRPr="008519EC">
        <w:rPr>
          <w:rFonts w:ascii="Arial" w:eastAsia="Times New Roman" w:hAnsi="Arial" w:cs="Arial"/>
          <w:color w:val="333333"/>
          <w:sz w:val="25"/>
          <w:szCs w:val="25"/>
          <w:lang w:val="es-AR"/>
        </w:rPr>
        <w:t>La representación visual de un LabelFrame que tiene 2 Label, 2 Entry y un Button es:</w:t>
      </w:r>
    </w:p>
    <w:p w:rsidR="009A5E86" w:rsidRDefault="008519EC"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r w:rsidRPr="008519EC">
        <w:rPr>
          <w:rFonts w:ascii="Times New Roman" w:eastAsia="Times New Roman" w:hAnsi="Times New Roman" w:cs="Times New Roman"/>
          <w:noProof/>
          <w:sz w:val="24"/>
          <w:szCs w:val="24"/>
        </w:rPr>
        <w:lastRenderedPageBreak/>
        <w:drawing>
          <wp:inline distT="0" distB="0" distL="0" distR="0" wp14:anchorId="653C0B6C" wp14:editId="4B8F2957">
            <wp:extent cx="2752725" cy="1219200"/>
            <wp:effectExtent l="0" t="0" r="9525" b="0"/>
            <wp:docPr id="45" name="Picture 45" descr="Label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elFram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52725" cy="1219200"/>
                    </a:xfrm>
                    <a:prstGeom prst="rect">
                      <a:avLst/>
                    </a:prstGeom>
                    <a:noFill/>
                    <a:ln>
                      <a:noFill/>
                    </a:ln>
                  </pic:spPr>
                </pic:pic>
              </a:graphicData>
            </a:graphic>
          </wp:inline>
        </w:drawing>
      </w:r>
    </w:p>
    <w:p w:rsidR="008519EC" w:rsidRPr="008519EC" w:rsidRDefault="008519EC" w:rsidP="008519EC">
      <w:pPr>
        <w:spacing w:before="300" w:after="150" w:line="240" w:lineRule="auto"/>
        <w:outlineLvl w:val="2"/>
        <w:rPr>
          <w:rFonts w:ascii="Arial" w:eastAsia="Times New Roman" w:hAnsi="Arial" w:cs="Arial"/>
          <w:color w:val="333333"/>
          <w:sz w:val="36"/>
          <w:szCs w:val="36"/>
          <w:lang w:val="es-AR"/>
        </w:rPr>
      </w:pPr>
      <w:r w:rsidRPr="008519EC">
        <w:rPr>
          <w:rFonts w:ascii="Arial" w:eastAsia="Times New Roman" w:hAnsi="Arial" w:cs="Arial"/>
          <w:color w:val="333333"/>
          <w:sz w:val="36"/>
          <w:szCs w:val="36"/>
          <w:lang w:val="es-AR"/>
        </w:rPr>
        <w:t>Problema:</w:t>
      </w:r>
    </w:p>
    <w:p w:rsidR="008519EC" w:rsidRPr="008519EC" w:rsidRDefault="008519EC" w:rsidP="008519EC">
      <w:pPr>
        <w:spacing w:after="150" w:line="240" w:lineRule="auto"/>
        <w:rPr>
          <w:rFonts w:ascii="Arial" w:eastAsia="Times New Roman" w:hAnsi="Arial" w:cs="Arial"/>
          <w:color w:val="333333"/>
          <w:sz w:val="25"/>
          <w:szCs w:val="25"/>
          <w:lang w:val="es-AR"/>
        </w:rPr>
      </w:pPr>
      <w:r w:rsidRPr="008519EC">
        <w:rPr>
          <w:rFonts w:ascii="Arial" w:eastAsia="Times New Roman" w:hAnsi="Arial" w:cs="Arial"/>
          <w:color w:val="333333"/>
          <w:sz w:val="25"/>
          <w:szCs w:val="25"/>
          <w:lang w:val="es-AR"/>
        </w:rPr>
        <w:t>Confeccionar una aplicación que muestre dos controles de tipo LabelFrame. En la primera disponer 2 Label, 2 Entry y un Button, en el segundo LabelFrame disponer 3 botones.</w:t>
      </w:r>
    </w:p>
    <w:p w:rsidR="008519EC" w:rsidRPr="008519EC" w:rsidRDefault="008519EC" w:rsidP="008519EC">
      <w:pPr>
        <w:spacing w:after="150" w:line="240" w:lineRule="auto"/>
        <w:rPr>
          <w:rFonts w:ascii="Arial" w:eastAsia="Times New Roman" w:hAnsi="Arial" w:cs="Arial"/>
          <w:color w:val="333333"/>
          <w:sz w:val="25"/>
          <w:szCs w:val="25"/>
          <w:lang w:val="es-AR"/>
        </w:rPr>
      </w:pPr>
      <w:r w:rsidRPr="008519EC">
        <w:rPr>
          <w:rFonts w:ascii="Arial" w:eastAsia="Times New Roman" w:hAnsi="Arial" w:cs="Arial"/>
          <w:color w:val="333333"/>
          <w:sz w:val="25"/>
          <w:szCs w:val="25"/>
          <w:lang w:val="es-AR"/>
        </w:rPr>
        <w:t>La representación visual debe ser:</w:t>
      </w:r>
    </w:p>
    <w:p w:rsidR="008519EC" w:rsidRDefault="008519EC" w:rsidP="008519EC">
      <w:pPr>
        <w:shd w:val="clear" w:color="auto" w:fill="FBFBFB"/>
        <w:spacing w:after="255" w:line="240" w:lineRule="auto"/>
        <w:jc w:val="center"/>
        <w:rPr>
          <w:rFonts w:ascii="Times New Roman" w:eastAsia="Times New Roman" w:hAnsi="Times New Roman" w:cs="Times New Roman"/>
          <w:b/>
          <w:color w:val="121212"/>
          <w:sz w:val="40"/>
          <w:szCs w:val="40"/>
          <w:lang w:val="es-AR"/>
        </w:rPr>
      </w:pPr>
      <w:r w:rsidRPr="008519EC">
        <w:rPr>
          <w:rFonts w:ascii="Times New Roman" w:eastAsia="Times New Roman" w:hAnsi="Times New Roman" w:cs="Times New Roman"/>
          <w:noProof/>
          <w:sz w:val="24"/>
          <w:szCs w:val="24"/>
        </w:rPr>
        <w:drawing>
          <wp:inline distT="0" distB="0" distL="0" distR="0" wp14:anchorId="3D5D864A" wp14:editId="47F5A038">
            <wp:extent cx="3048000" cy="2228850"/>
            <wp:effectExtent l="0" t="0" r="0" b="0"/>
            <wp:docPr id="46" name="Picture 46" descr="Label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Fram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48000" cy="2228850"/>
                    </a:xfrm>
                    <a:prstGeom prst="rect">
                      <a:avLst/>
                    </a:prstGeom>
                    <a:noFill/>
                    <a:ln>
                      <a:noFill/>
                    </a:ln>
                  </pic:spPr>
                </pic:pic>
              </a:graphicData>
            </a:graphic>
          </wp:inline>
        </w:drawing>
      </w:r>
    </w:p>
    <w:p w:rsidR="008519EC" w:rsidRPr="008519EC" w:rsidRDefault="008519EC" w:rsidP="008519EC">
      <w:pPr>
        <w:spacing w:before="150" w:after="150" w:line="240" w:lineRule="auto"/>
        <w:outlineLvl w:val="3"/>
        <w:rPr>
          <w:rFonts w:ascii="Arial" w:eastAsia="Times New Roman" w:hAnsi="Arial" w:cs="Arial"/>
          <w:color w:val="333333"/>
          <w:sz w:val="27"/>
          <w:szCs w:val="27"/>
          <w:lang w:val="es-AR"/>
        </w:rPr>
      </w:pPr>
      <w:r w:rsidRPr="008519EC">
        <w:rPr>
          <w:rFonts w:ascii="Arial" w:eastAsia="Times New Roman" w:hAnsi="Arial" w:cs="Arial"/>
          <w:color w:val="333333"/>
          <w:sz w:val="27"/>
          <w:szCs w:val="27"/>
          <w:lang w:val="es-AR"/>
        </w:rPr>
        <w:t>Programa: ejercicio244.py</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lang w:val="es-AR"/>
        </w:rPr>
      </w:pPr>
      <w:r w:rsidRPr="008519EC">
        <w:rPr>
          <w:rFonts w:ascii="Consolas" w:eastAsia="Times New Roman" w:hAnsi="Consolas" w:cs="Times New Roman"/>
          <w:color w:val="C586C0"/>
          <w:sz w:val="21"/>
          <w:szCs w:val="21"/>
          <w:lang w:val="es-AR"/>
        </w:rPr>
        <w:t>import</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4EC9B0"/>
          <w:sz w:val="21"/>
          <w:szCs w:val="21"/>
          <w:lang w:val="es-AR"/>
        </w:rPr>
        <w:t>tkinter</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C586C0"/>
          <w:sz w:val="21"/>
          <w:szCs w:val="21"/>
          <w:lang w:val="es-AR"/>
        </w:rPr>
        <w:t>as</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4EC9B0"/>
          <w:sz w:val="21"/>
          <w:szCs w:val="21"/>
          <w:lang w:val="es-AR"/>
        </w:rPr>
        <w:t>tk</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C586C0"/>
          <w:sz w:val="21"/>
          <w:szCs w:val="21"/>
        </w:rPr>
        <w:t>from</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4EC9B0"/>
          <w:sz w:val="21"/>
          <w:szCs w:val="21"/>
        </w:rPr>
        <w:t>tkinter</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C586C0"/>
          <w:sz w:val="21"/>
          <w:szCs w:val="21"/>
        </w:rPr>
        <w:t>import</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4EC9B0"/>
          <w:sz w:val="21"/>
          <w:szCs w:val="21"/>
        </w:rPr>
        <w:t>ttk</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569CD6"/>
          <w:sz w:val="21"/>
          <w:szCs w:val="21"/>
        </w:rPr>
        <w:t>class</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4EC9B0"/>
          <w:sz w:val="21"/>
          <w:szCs w:val="21"/>
        </w:rPr>
        <w:t>Aplicacion</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569CD6"/>
          <w:sz w:val="21"/>
          <w:szCs w:val="21"/>
        </w:rPr>
        <w:t>def</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DCDCAA"/>
          <w:sz w:val="21"/>
          <w:szCs w:val="21"/>
        </w:rPr>
        <w:t>__init__</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ventana1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Tk</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ventana1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"Login:"</w:t>
      </w:r>
      <w:r w:rsidRPr="008519EC">
        <w:rPr>
          <w:rFonts w:ascii="Consolas" w:eastAsia="Times New Roman" w:hAnsi="Consolas" w:cs="Times New Roman"/>
          <w:color w:val="D4D4D4"/>
          <w:sz w:val="21"/>
          <w:szCs w:val="21"/>
        </w:rPr>
        <w:t>)        </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5</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10</w:t>
      </w:r>
      <w:r w:rsidRPr="008519EC">
        <w:rPr>
          <w:rFonts w:ascii="Consolas" w:eastAsia="Times New Roman" w:hAnsi="Consolas" w:cs="Times New Roman"/>
          <w:color w:val="D4D4D4"/>
          <w:sz w:val="21"/>
          <w:szCs w:val="21"/>
        </w:rPr>
        <w:t>)        </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DCDCAA"/>
          <w:sz w:val="21"/>
          <w:szCs w:val="21"/>
        </w:rPr>
        <w:t>login</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ventana1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"Operaciones"</w:t>
      </w:r>
      <w:r w:rsidRPr="008519EC">
        <w:rPr>
          <w:rFonts w:ascii="Consolas" w:eastAsia="Times New Roman" w:hAnsi="Consolas" w:cs="Times New Roman"/>
          <w:color w:val="D4D4D4"/>
          <w:sz w:val="21"/>
          <w:szCs w:val="21"/>
        </w:rPr>
        <w:t>)        </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5</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10</w:t>
      </w:r>
      <w:r w:rsidRPr="008519EC">
        <w:rPr>
          <w:rFonts w:ascii="Consolas" w:eastAsia="Times New Roman" w:hAnsi="Consolas" w:cs="Times New Roman"/>
          <w:color w:val="D4D4D4"/>
          <w:sz w:val="21"/>
          <w:szCs w:val="21"/>
        </w:rPr>
        <w:t>)        </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DCDCAA"/>
          <w:sz w:val="21"/>
          <w:szCs w:val="21"/>
        </w:rPr>
        <w:t>operaciones</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ventana1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DCDCAA"/>
          <w:sz w:val="21"/>
          <w:szCs w:val="21"/>
        </w:rPr>
        <w:t>mainloop</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569CD6"/>
          <w:sz w:val="21"/>
          <w:szCs w:val="21"/>
        </w:rPr>
        <w:t>def</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DCDCAA"/>
          <w:sz w:val="21"/>
          <w:szCs w:val="21"/>
        </w:rPr>
        <w:t>login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Label</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"Nombre de usuario:"</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entry1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Entry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entry1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Label</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"Ingrese clave:"</w:t>
      </w:r>
      <w:r w:rsidRPr="008519EC">
        <w:rPr>
          <w:rFonts w:ascii="Consolas" w:eastAsia="Times New Roman" w:hAnsi="Consolas" w:cs="Times New Roman"/>
          <w:color w:val="D4D4D4"/>
          <w:sz w:val="21"/>
          <w:szCs w:val="21"/>
        </w:rPr>
        <w:t>)        </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entry2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Entry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show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entry2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Button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"Ingresar"</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boton1</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2</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569CD6"/>
          <w:sz w:val="21"/>
          <w:szCs w:val="21"/>
        </w:rPr>
        <w:t>def</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DCDCAA"/>
          <w:sz w:val="21"/>
          <w:szCs w:val="21"/>
        </w:rPr>
        <w:t>operaciones</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Button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labelframe2</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"Agregar usuario"</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boton2</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boton3</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ttk</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4EC9B0"/>
          <w:sz w:val="21"/>
          <w:szCs w:val="21"/>
        </w:rPr>
        <w:t>Button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labelframe2</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text</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CE9178"/>
          <w:sz w:val="21"/>
          <w:szCs w:val="21"/>
        </w:rPr>
        <w:t>"Modificar usuario"</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self</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boton3</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grid</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9CDCFE"/>
          <w:sz w:val="21"/>
          <w:szCs w:val="21"/>
        </w:rPr>
        <w:t>column</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1</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row</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0</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padx</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rPr>
        <w:t>pady</w:t>
      </w:r>
      <w:r w:rsidRPr="008519EC">
        <w:rPr>
          <w:rFonts w:ascii="Consolas" w:eastAsia="Times New Roman" w:hAnsi="Consolas" w:cs="Times New Roman"/>
          <w:color w:val="D4D4D4"/>
          <w:sz w:val="21"/>
          <w:szCs w:val="21"/>
        </w:rPr>
        <w:t>=</w:t>
      </w:r>
      <w:r w:rsidRPr="008519EC">
        <w:rPr>
          <w:rFonts w:ascii="Consolas" w:eastAsia="Times New Roman" w:hAnsi="Consolas" w:cs="Times New Roman"/>
          <w:color w:val="B5CEA8"/>
          <w:sz w:val="21"/>
          <w:szCs w:val="21"/>
        </w:rPr>
        <w:t>4</w:t>
      </w:r>
      <w:r w:rsidRPr="008519EC">
        <w:rPr>
          <w:rFonts w:ascii="Consolas" w:eastAsia="Times New Roman" w:hAnsi="Consolas" w:cs="Times New Roman"/>
          <w:color w:val="D4D4D4"/>
          <w:sz w:val="21"/>
          <w:szCs w:val="21"/>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lang w:val="es-AR"/>
        </w:rPr>
      </w:pPr>
      <w:r w:rsidRPr="008519EC">
        <w:rPr>
          <w:rFonts w:ascii="Consolas" w:eastAsia="Times New Roman" w:hAnsi="Consolas" w:cs="Times New Roman"/>
          <w:color w:val="D4D4D4"/>
          <w:sz w:val="21"/>
          <w:szCs w:val="21"/>
        </w:rPr>
        <w:t xml:space="preserve">        </w:t>
      </w:r>
      <w:r w:rsidRPr="008519EC">
        <w:rPr>
          <w:rFonts w:ascii="Consolas" w:eastAsia="Times New Roman" w:hAnsi="Consolas" w:cs="Times New Roman"/>
          <w:color w:val="9CDCFE"/>
          <w:sz w:val="21"/>
          <w:szCs w:val="21"/>
          <w:lang w:val="es-AR"/>
        </w:rPr>
        <w:t>self</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boton4</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4EC9B0"/>
          <w:sz w:val="21"/>
          <w:szCs w:val="21"/>
          <w:lang w:val="es-AR"/>
        </w:rPr>
        <w:t>ttk</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4EC9B0"/>
          <w:sz w:val="21"/>
          <w:szCs w:val="21"/>
          <w:lang w:val="es-AR"/>
        </w:rPr>
        <w:t>Button</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self</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labelframe2</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9CDCFE"/>
          <w:sz w:val="21"/>
          <w:szCs w:val="21"/>
          <w:lang w:val="es-AR"/>
        </w:rPr>
        <w:t>text</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CE9178"/>
          <w:sz w:val="21"/>
          <w:szCs w:val="21"/>
          <w:lang w:val="es-AR"/>
        </w:rPr>
        <w:t>"Borrar usuario"</w:t>
      </w:r>
      <w:r w:rsidRPr="008519EC">
        <w:rPr>
          <w:rFonts w:ascii="Consolas" w:eastAsia="Times New Roman" w:hAnsi="Consolas" w:cs="Times New Roman"/>
          <w:color w:val="D4D4D4"/>
          <w:sz w:val="21"/>
          <w:szCs w:val="21"/>
          <w:lang w:val="es-AR"/>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lang w:val="es-AR"/>
        </w:rPr>
      </w:pP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9CDCFE"/>
          <w:sz w:val="21"/>
          <w:szCs w:val="21"/>
          <w:lang w:val="es-AR"/>
        </w:rPr>
        <w:t>self</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boton4</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grid</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9CDCFE"/>
          <w:sz w:val="21"/>
          <w:szCs w:val="21"/>
          <w:lang w:val="es-AR"/>
        </w:rPr>
        <w:t>column</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B5CEA8"/>
          <w:sz w:val="21"/>
          <w:szCs w:val="21"/>
          <w:lang w:val="es-AR"/>
        </w:rPr>
        <w:t>2</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9CDCFE"/>
          <w:sz w:val="21"/>
          <w:szCs w:val="21"/>
          <w:lang w:val="es-AR"/>
        </w:rPr>
        <w:t>row</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B5CEA8"/>
          <w:sz w:val="21"/>
          <w:szCs w:val="21"/>
          <w:lang w:val="es-AR"/>
        </w:rPr>
        <w:t>0</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9CDCFE"/>
          <w:sz w:val="21"/>
          <w:szCs w:val="21"/>
          <w:lang w:val="es-AR"/>
        </w:rPr>
        <w:t>padx</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B5CEA8"/>
          <w:sz w:val="21"/>
          <w:szCs w:val="21"/>
          <w:lang w:val="es-AR"/>
        </w:rPr>
        <w:t>4</w:t>
      </w:r>
      <w:r w:rsidRPr="008519EC">
        <w:rPr>
          <w:rFonts w:ascii="Consolas" w:eastAsia="Times New Roman" w:hAnsi="Consolas" w:cs="Times New Roman"/>
          <w:color w:val="D4D4D4"/>
          <w:sz w:val="21"/>
          <w:szCs w:val="21"/>
          <w:lang w:val="es-AR"/>
        </w:rPr>
        <w:t xml:space="preserve">, </w:t>
      </w:r>
      <w:r w:rsidRPr="008519EC">
        <w:rPr>
          <w:rFonts w:ascii="Consolas" w:eastAsia="Times New Roman" w:hAnsi="Consolas" w:cs="Times New Roman"/>
          <w:color w:val="9CDCFE"/>
          <w:sz w:val="21"/>
          <w:szCs w:val="21"/>
          <w:lang w:val="es-AR"/>
        </w:rPr>
        <w:t>pady</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B5CEA8"/>
          <w:sz w:val="21"/>
          <w:szCs w:val="21"/>
          <w:lang w:val="es-AR"/>
        </w:rPr>
        <w:t>4</w:t>
      </w:r>
      <w:r w:rsidRPr="008519EC">
        <w:rPr>
          <w:rFonts w:ascii="Consolas" w:eastAsia="Times New Roman" w:hAnsi="Consolas" w:cs="Times New Roman"/>
          <w:color w:val="D4D4D4"/>
          <w:sz w:val="21"/>
          <w:szCs w:val="21"/>
          <w:lang w:val="es-AR"/>
        </w:rPr>
        <w:t>)</w:t>
      </w: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lang w:val="es-AR"/>
        </w:rPr>
      </w:pPr>
    </w:p>
    <w:p w:rsidR="008519EC" w:rsidRPr="008519EC" w:rsidRDefault="008519EC" w:rsidP="008519EC">
      <w:pPr>
        <w:shd w:val="clear" w:color="auto" w:fill="1E1E1E"/>
        <w:spacing w:after="0" w:line="285" w:lineRule="atLeast"/>
        <w:rPr>
          <w:rFonts w:ascii="Consolas" w:eastAsia="Times New Roman" w:hAnsi="Consolas" w:cs="Times New Roman"/>
          <w:color w:val="D4D4D4"/>
          <w:sz w:val="21"/>
          <w:szCs w:val="21"/>
          <w:lang w:val="es-AR"/>
        </w:rPr>
      </w:pPr>
      <w:r w:rsidRPr="008519EC">
        <w:rPr>
          <w:rFonts w:ascii="Consolas" w:eastAsia="Times New Roman" w:hAnsi="Consolas" w:cs="Times New Roman"/>
          <w:color w:val="9CDCFE"/>
          <w:sz w:val="21"/>
          <w:szCs w:val="21"/>
          <w:lang w:val="es-AR"/>
        </w:rPr>
        <w:t>aplicacion1</w:t>
      </w:r>
      <w:r w:rsidRPr="008519EC">
        <w:rPr>
          <w:rFonts w:ascii="Consolas" w:eastAsia="Times New Roman" w:hAnsi="Consolas" w:cs="Times New Roman"/>
          <w:color w:val="D4D4D4"/>
          <w:sz w:val="21"/>
          <w:szCs w:val="21"/>
          <w:lang w:val="es-AR"/>
        </w:rPr>
        <w:t>=</w:t>
      </w:r>
      <w:r w:rsidRPr="008519EC">
        <w:rPr>
          <w:rFonts w:ascii="Consolas" w:eastAsia="Times New Roman" w:hAnsi="Consolas" w:cs="Times New Roman"/>
          <w:color w:val="4EC9B0"/>
          <w:sz w:val="21"/>
          <w:szCs w:val="21"/>
          <w:lang w:val="es-AR"/>
        </w:rPr>
        <w:t>Aplicacion</w:t>
      </w:r>
      <w:r w:rsidRPr="008519EC">
        <w:rPr>
          <w:rFonts w:ascii="Consolas" w:eastAsia="Times New Roman" w:hAnsi="Consolas" w:cs="Times New Roman"/>
          <w:color w:val="D4D4D4"/>
          <w:sz w:val="21"/>
          <w:szCs w:val="21"/>
          <w:lang w:val="es-AR"/>
        </w:rPr>
        <w:t>()</w:t>
      </w:r>
    </w:p>
    <w:p w:rsidR="00F667D2" w:rsidRPr="00F667D2" w:rsidRDefault="00F667D2" w:rsidP="00F667D2">
      <w:pPr>
        <w:spacing w:after="150" w:line="240" w:lineRule="auto"/>
        <w:rPr>
          <w:rFonts w:ascii="Arial" w:eastAsia="Times New Roman" w:hAnsi="Arial" w:cs="Arial"/>
          <w:color w:val="333333"/>
          <w:sz w:val="25"/>
          <w:szCs w:val="25"/>
          <w:lang w:val="es-AR"/>
        </w:rPr>
      </w:pPr>
      <w:r w:rsidRPr="00F667D2">
        <w:rPr>
          <w:rFonts w:ascii="Arial" w:eastAsia="Times New Roman" w:hAnsi="Arial" w:cs="Arial"/>
          <w:color w:val="333333"/>
          <w:sz w:val="25"/>
          <w:szCs w:val="25"/>
          <w:lang w:val="es-AR"/>
        </w:rPr>
        <w:t>El empleo de los LabelFrame nos permite crear interfaces visuales más claras para los operadores de nuestro programa.</w:t>
      </w:r>
    </w:p>
    <w:p w:rsidR="00F667D2" w:rsidRPr="00F667D2" w:rsidRDefault="00F667D2" w:rsidP="00F667D2">
      <w:pPr>
        <w:spacing w:after="150" w:line="240" w:lineRule="auto"/>
        <w:rPr>
          <w:rFonts w:ascii="Arial" w:eastAsia="Times New Roman" w:hAnsi="Arial" w:cs="Arial"/>
          <w:color w:val="333333"/>
          <w:sz w:val="25"/>
          <w:szCs w:val="25"/>
          <w:lang w:val="es-AR"/>
        </w:rPr>
      </w:pPr>
      <w:r w:rsidRPr="00F667D2">
        <w:rPr>
          <w:rFonts w:ascii="Arial" w:eastAsia="Times New Roman" w:hAnsi="Arial" w:cs="Arial"/>
          <w:color w:val="333333"/>
          <w:sz w:val="25"/>
          <w:szCs w:val="25"/>
          <w:lang w:val="es-AR"/>
        </w:rPr>
        <w:t>Si tenemos luego que hacer cambios de ubicación de los LabelFrame es muy sencillo, solo cambiamos los valores que le pasamos a grid. Si queremos que primero se muestre la barra de botones y luego el login:</w:t>
      </w:r>
    </w:p>
    <w:p w:rsidR="00F667D2" w:rsidRPr="00F667D2" w:rsidRDefault="00F667D2" w:rsidP="00F667D2">
      <w:pPr>
        <w:spacing w:after="0" w:line="240" w:lineRule="auto"/>
        <w:rPr>
          <w:rFonts w:ascii="Times New Roman" w:eastAsia="Times New Roman" w:hAnsi="Times New Roman" w:cs="Times New Roman"/>
          <w:sz w:val="24"/>
          <w:szCs w:val="24"/>
        </w:rPr>
      </w:pPr>
      <w:r w:rsidRPr="00F667D2">
        <w:rPr>
          <w:rFonts w:ascii="Times New Roman" w:eastAsia="Times New Roman" w:hAnsi="Times New Roman" w:cs="Times New Roman"/>
          <w:noProof/>
          <w:sz w:val="24"/>
          <w:szCs w:val="24"/>
        </w:rPr>
        <w:drawing>
          <wp:inline distT="0" distB="0" distL="0" distR="0" wp14:anchorId="45F057ED" wp14:editId="3069E754">
            <wp:extent cx="3048000" cy="2247900"/>
            <wp:effectExtent l="0" t="0" r="0" b="0"/>
            <wp:docPr id="47" name="Picture 47" descr="Label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elFram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8000" cy="2247900"/>
                    </a:xfrm>
                    <a:prstGeom prst="rect">
                      <a:avLst/>
                    </a:prstGeom>
                    <a:noFill/>
                    <a:ln>
                      <a:noFill/>
                    </a:ln>
                  </pic:spPr>
                </pic:pic>
              </a:graphicData>
            </a:graphic>
          </wp:inline>
        </w:drawing>
      </w:r>
      <w:r w:rsidRPr="00F667D2">
        <w:rPr>
          <w:rFonts w:ascii="Arial" w:eastAsia="Times New Roman" w:hAnsi="Arial" w:cs="Arial"/>
          <w:color w:val="333333"/>
          <w:sz w:val="25"/>
          <w:szCs w:val="25"/>
        </w:rPr>
        <w:br/>
      </w:r>
    </w:p>
    <w:p w:rsidR="00F667D2" w:rsidRPr="00F667D2" w:rsidRDefault="00F667D2" w:rsidP="00F667D2">
      <w:pPr>
        <w:spacing w:after="150" w:line="240" w:lineRule="auto"/>
        <w:rPr>
          <w:rFonts w:ascii="Arial" w:eastAsia="Times New Roman" w:hAnsi="Arial" w:cs="Arial"/>
          <w:color w:val="333333"/>
          <w:sz w:val="25"/>
          <w:szCs w:val="25"/>
          <w:lang w:val="es-AR"/>
        </w:rPr>
      </w:pPr>
      <w:r w:rsidRPr="00F667D2">
        <w:rPr>
          <w:rFonts w:ascii="Arial" w:eastAsia="Times New Roman" w:hAnsi="Arial" w:cs="Arial"/>
          <w:color w:val="333333"/>
          <w:sz w:val="25"/>
          <w:szCs w:val="25"/>
          <w:lang w:val="es-AR"/>
        </w:rPr>
        <w:t>Esta nueva representación visual se obtiene solo cambiando dos números de fila:</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lang w:val="es-AR"/>
        </w:rPr>
        <w:lastRenderedPageBreak/>
        <w:t xml:space="preserve">    </w:t>
      </w:r>
      <w:r w:rsidRPr="00F667D2">
        <w:rPr>
          <w:rFonts w:ascii="Consolas" w:eastAsia="Times New Roman" w:hAnsi="Consolas" w:cs="Courier New"/>
          <w:color w:val="333333"/>
          <w:sz w:val="20"/>
          <w:szCs w:val="20"/>
        </w:rPr>
        <w:t>def __init__(self):</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self.ventana1=tk.Tk()</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self.labelframe1=ttk.LabelFrame(self.ventana1, text="Login:")        </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self.labelframe1.grid(column=0, row=</w:t>
      </w:r>
      <w:r w:rsidRPr="00F667D2">
        <w:rPr>
          <w:rFonts w:ascii="Consolas" w:eastAsia="Times New Roman" w:hAnsi="Consolas" w:cs="Courier New"/>
          <w:b/>
          <w:bCs/>
          <w:color w:val="FF0000"/>
          <w:sz w:val="20"/>
          <w:szCs w:val="20"/>
        </w:rPr>
        <w:t>1</w:t>
      </w:r>
      <w:r w:rsidRPr="00F667D2">
        <w:rPr>
          <w:rFonts w:ascii="Consolas" w:eastAsia="Times New Roman" w:hAnsi="Consolas" w:cs="Courier New"/>
          <w:color w:val="333333"/>
          <w:sz w:val="20"/>
          <w:szCs w:val="20"/>
        </w:rPr>
        <w:t xml:space="preserve">, padx=5, pady=10)        </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self.login()</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self.labelframe2=ttk.LabelFrame(self.ventana1, text="Operaciones")        </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self.labelframe2.grid(column=0, row=</w:t>
      </w:r>
      <w:r w:rsidRPr="00F667D2">
        <w:rPr>
          <w:rFonts w:ascii="Consolas" w:eastAsia="Times New Roman" w:hAnsi="Consolas" w:cs="Courier New"/>
          <w:b/>
          <w:bCs/>
          <w:color w:val="FF0000"/>
          <w:sz w:val="20"/>
          <w:szCs w:val="20"/>
        </w:rPr>
        <w:t>0</w:t>
      </w:r>
      <w:r w:rsidRPr="00F667D2">
        <w:rPr>
          <w:rFonts w:ascii="Consolas" w:eastAsia="Times New Roman" w:hAnsi="Consolas" w:cs="Courier New"/>
          <w:color w:val="333333"/>
          <w:sz w:val="20"/>
          <w:szCs w:val="20"/>
        </w:rPr>
        <w:t xml:space="preserve">, padx=5, pady=10)        </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self.operaciones()</w:t>
      </w:r>
    </w:p>
    <w:p w:rsidR="00F667D2" w:rsidRPr="00F667D2" w:rsidRDefault="00F667D2" w:rsidP="00F667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F667D2">
        <w:rPr>
          <w:rFonts w:ascii="Consolas" w:eastAsia="Times New Roman" w:hAnsi="Consolas" w:cs="Courier New"/>
          <w:color w:val="333333"/>
          <w:sz w:val="20"/>
          <w:szCs w:val="20"/>
        </w:rPr>
        <w:t xml:space="preserve">        self.ventana1.mainloop()</w:t>
      </w:r>
    </w:p>
    <w:p w:rsidR="006C1DB6" w:rsidRPr="006C1DB6" w:rsidRDefault="006C1DB6" w:rsidP="006C1DB6">
      <w:pPr>
        <w:spacing w:before="300" w:after="150" w:line="240" w:lineRule="auto"/>
        <w:outlineLvl w:val="1"/>
        <w:rPr>
          <w:rFonts w:ascii="Arial" w:eastAsia="Times New Roman" w:hAnsi="Arial" w:cs="Arial"/>
          <w:color w:val="333333"/>
          <w:sz w:val="45"/>
          <w:szCs w:val="45"/>
        </w:rPr>
      </w:pPr>
      <w:r w:rsidRPr="006C1DB6">
        <w:rPr>
          <w:rFonts w:ascii="Arial" w:eastAsia="Times New Roman" w:hAnsi="Arial" w:cs="Arial"/>
          <w:color w:val="333333"/>
          <w:sz w:val="45"/>
          <w:szCs w:val="45"/>
        </w:rPr>
        <w:t>Problema propuesto</w:t>
      </w:r>
    </w:p>
    <w:p w:rsidR="006C1DB6" w:rsidRPr="006C1DB6" w:rsidRDefault="006C1DB6" w:rsidP="000F730B">
      <w:pPr>
        <w:numPr>
          <w:ilvl w:val="0"/>
          <w:numId w:val="65"/>
        </w:numPr>
        <w:spacing w:before="100" w:beforeAutospacing="1" w:after="240" w:line="240" w:lineRule="auto"/>
        <w:rPr>
          <w:rFonts w:ascii="Arial" w:eastAsia="Times New Roman" w:hAnsi="Arial" w:cs="Arial"/>
          <w:color w:val="333333"/>
          <w:sz w:val="25"/>
          <w:szCs w:val="25"/>
          <w:lang w:val="es-AR"/>
        </w:rPr>
      </w:pPr>
      <w:r w:rsidRPr="006C1DB6">
        <w:rPr>
          <w:rFonts w:ascii="Arial" w:eastAsia="Times New Roman" w:hAnsi="Arial" w:cs="Arial"/>
          <w:color w:val="333333"/>
          <w:sz w:val="25"/>
          <w:szCs w:val="25"/>
          <w:lang w:val="es-AR"/>
        </w:rPr>
        <w:t>Mediante dos controles de tipo LabelFrame implementar la siguiente interfaz visual:</w:t>
      </w:r>
      <w:r w:rsidRPr="006C1DB6">
        <w:rPr>
          <w:rFonts w:ascii="Arial" w:eastAsia="Times New Roman" w:hAnsi="Arial" w:cs="Arial"/>
          <w:color w:val="333333"/>
          <w:sz w:val="25"/>
          <w:szCs w:val="25"/>
          <w:lang w:val="es-AR"/>
        </w:rPr>
        <w:br/>
      </w:r>
      <w:r w:rsidRPr="006C1DB6">
        <w:rPr>
          <w:rFonts w:ascii="Arial" w:eastAsia="Times New Roman" w:hAnsi="Arial" w:cs="Arial"/>
          <w:noProof/>
          <w:color w:val="333333"/>
          <w:sz w:val="25"/>
          <w:szCs w:val="25"/>
        </w:rPr>
        <w:drawing>
          <wp:inline distT="0" distB="0" distL="0" distR="0" wp14:anchorId="27619DDA" wp14:editId="66F17382">
            <wp:extent cx="2571750" cy="2209800"/>
            <wp:effectExtent l="0" t="0" r="0" b="0"/>
            <wp:docPr id="48" name="Picture 48" descr="Label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belFram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71750" cy="2209800"/>
                    </a:xfrm>
                    <a:prstGeom prst="rect">
                      <a:avLst/>
                    </a:prstGeom>
                    <a:noFill/>
                    <a:ln>
                      <a:noFill/>
                    </a:ln>
                  </pic:spPr>
                </pic:pic>
              </a:graphicData>
            </a:graphic>
          </wp:inline>
        </w:drawing>
      </w:r>
    </w:p>
    <w:p w:rsidR="006C1DB6" w:rsidRPr="006C1DB6" w:rsidRDefault="006C1DB6" w:rsidP="006C1DB6">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6C1DB6">
        <w:rPr>
          <w:rFonts w:ascii="Courier" w:eastAsia="Times New Roman" w:hAnsi="Courier" w:cs="Courier New"/>
          <w:color w:val="333333"/>
          <w:sz w:val="20"/>
          <w:szCs w:val="20"/>
          <w:lang w:val="es-AR"/>
        </w:rPr>
        <w:t>ejercicio245.py</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lang w:val="es-AR"/>
        </w:rPr>
      </w:pPr>
      <w:r w:rsidRPr="001F34FE">
        <w:rPr>
          <w:rFonts w:ascii="Consolas" w:eastAsia="Times New Roman" w:hAnsi="Consolas" w:cs="Times New Roman"/>
          <w:color w:val="C586C0"/>
          <w:sz w:val="21"/>
          <w:szCs w:val="21"/>
          <w:lang w:val="es-AR"/>
        </w:rPr>
        <w:t>import</w:t>
      </w: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4EC9B0"/>
          <w:sz w:val="21"/>
          <w:szCs w:val="21"/>
          <w:lang w:val="es-AR"/>
        </w:rPr>
        <w:t>tkinter</w:t>
      </w: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C586C0"/>
          <w:sz w:val="21"/>
          <w:szCs w:val="21"/>
          <w:lang w:val="es-AR"/>
        </w:rPr>
        <w:t>as</w:t>
      </w: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4EC9B0"/>
          <w:sz w:val="21"/>
          <w:szCs w:val="21"/>
          <w:lang w:val="es-AR"/>
        </w:rPr>
        <w:t>tk</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C586C0"/>
          <w:sz w:val="21"/>
          <w:szCs w:val="21"/>
        </w:rPr>
        <w:t>from</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4EC9B0"/>
          <w:sz w:val="21"/>
          <w:szCs w:val="21"/>
        </w:rPr>
        <w:t>tkinter</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C586C0"/>
          <w:sz w:val="21"/>
          <w:szCs w:val="21"/>
        </w:rPr>
        <w:t>import</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4EC9B0"/>
          <w:sz w:val="21"/>
          <w:szCs w:val="21"/>
        </w:rPr>
        <w:t>ttk</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569CD6"/>
          <w:sz w:val="21"/>
          <w:szCs w:val="21"/>
        </w:rPr>
        <w:t>class</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4EC9B0"/>
          <w:sz w:val="21"/>
          <w:szCs w:val="21"/>
        </w:rPr>
        <w:t>Aplicacion</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569CD6"/>
          <w:sz w:val="21"/>
          <w:szCs w:val="21"/>
        </w:rPr>
        <w:t>def</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DCDCAA"/>
          <w:sz w:val="21"/>
          <w:szCs w:val="21"/>
        </w:rPr>
        <w:t>__init__</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ventana1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Tk</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ventana1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"Articulo"</w:t>
      </w:r>
      <w:r w:rsidRPr="001F34FE">
        <w:rPr>
          <w:rFonts w:ascii="Consolas" w:eastAsia="Times New Roman" w:hAnsi="Consolas" w:cs="Times New Roman"/>
          <w:color w:val="D4D4D4"/>
          <w:sz w:val="21"/>
          <w:szCs w:val="21"/>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5</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10</w:t>
      </w:r>
      <w:r w:rsidRPr="001F34FE">
        <w:rPr>
          <w:rFonts w:ascii="Consolas" w:eastAsia="Times New Roman" w:hAnsi="Consolas" w:cs="Times New Roman"/>
          <w:color w:val="D4D4D4"/>
          <w:sz w:val="21"/>
          <w:szCs w:val="21"/>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DCDCAA"/>
          <w:sz w:val="21"/>
          <w:szCs w:val="21"/>
        </w:rPr>
        <w:t>form_articulo</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ventana1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"Operaciones"</w:t>
      </w:r>
      <w:r w:rsidRPr="001F34FE">
        <w:rPr>
          <w:rFonts w:ascii="Consolas" w:eastAsia="Times New Roman" w:hAnsi="Consolas" w:cs="Times New Roman"/>
          <w:color w:val="D4D4D4"/>
          <w:sz w:val="21"/>
          <w:szCs w:val="21"/>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lastRenderedPageBreak/>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5</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10</w:t>
      </w:r>
      <w:r w:rsidRPr="001F34FE">
        <w:rPr>
          <w:rFonts w:ascii="Consolas" w:eastAsia="Times New Roman" w:hAnsi="Consolas" w:cs="Times New Roman"/>
          <w:color w:val="D4D4D4"/>
          <w:sz w:val="21"/>
          <w:szCs w:val="21"/>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DCDCAA"/>
          <w:sz w:val="21"/>
          <w:szCs w:val="21"/>
        </w:rPr>
        <w:t>form_operaciones</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ventana1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DCDCAA"/>
          <w:sz w:val="21"/>
          <w:szCs w:val="21"/>
        </w:rPr>
        <w:t>mainloop</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569CD6"/>
          <w:sz w:val="21"/>
          <w:szCs w:val="21"/>
        </w:rPr>
        <w:t>def</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DCDCAA"/>
          <w:sz w:val="21"/>
          <w:szCs w:val="21"/>
        </w:rPr>
        <w:t>form_articulo</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lang w:val="es-AR"/>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lang w:val="es-AR"/>
        </w:rPr>
        <w:t>self</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label1</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4EC9B0"/>
          <w:sz w:val="21"/>
          <w:szCs w:val="21"/>
          <w:lang w:val="es-AR"/>
        </w:rPr>
        <w:t>ttk</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4EC9B0"/>
          <w:sz w:val="21"/>
          <w:szCs w:val="21"/>
          <w:lang w:val="es-AR"/>
        </w:rPr>
        <w:t>Label</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self</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labelframe1</w:t>
      </w: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9CDCFE"/>
          <w:sz w:val="21"/>
          <w:szCs w:val="21"/>
          <w:lang w:val="es-AR"/>
        </w:rPr>
        <w:t>text</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CE9178"/>
          <w:sz w:val="21"/>
          <w:szCs w:val="21"/>
          <w:lang w:val="es-AR"/>
        </w:rPr>
        <w:t>"Código de artículo:"</w:t>
      </w:r>
      <w:r w:rsidRPr="001F34FE">
        <w:rPr>
          <w:rFonts w:ascii="Consolas" w:eastAsia="Times New Roman" w:hAnsi="Consolas" w:cs="Times New Roman"/>
          <w:color w:val="D4D4D4"/>
          <w:sz w:val="21"/>
          <w:szCs w:val="21"/>
          <w:lang w:val="es-AR"/>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Entry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lang w:val="es-AR"/>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lang w:val="es-AR"/>
        </w:rPr>
        <w:t>self</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label2</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4EC9B0"/>
          <w:sz w:val="21"/>
          <w:szCs w:val="21"/>
          <w:lang w:val="es-AR"/>
        </w:rPr>
        <w:t>ttk</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4EC9B0"/>
          <w:sz w:val="21"/>
          <w:szCs w:val="21"/>
          <w:lang w:val="es-AR"/>
        </w:rPr>
        <w:t>Label</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self</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9CDCFE"/>
          <w:sz w:val="21"/>
          <w:szCs w:val="21"/>
          <w:lang w:val="es-AR"/>
        </w:rPr>
        <w:t>labelframe1</w:t>
      </w: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9CDCFE"/>
          <w:sz w:val="21"/>
          <w:szCs w:val="21"/>
          <w:lang w:val="es-AR"/>
        </w:rPr>
        <w:t>text</w:t>
      </w:r>
      <w:r w:rsidRPr="001F34FE">
        <w:rPr>
          <w:rFonts w:ascii="Consolas" w:eastAsia="Times New Roman" w:hAnsi="Consolas" w:cs="Times New Roman"/>
          <w:color w:val="D4D4D4"/>
          <w:sz w:val="21"/>
          <w:szCs w:val="21"/>
          <w:lang w:val="es-AR"/>
        </w:rPr>
        <w:t>=</w:t>
      </w:r>
      <w:r w:rsidRPr="001F34FE">
        <w:rPr>
          <w:rFonts w:ascii="Consolas" w:eastAsia="Times New Roman" w:hAnsi="Consolas" w:cs="Times New Roman"/>
          <w:color w:val="CE9178"/>
          <w:sz w:val="21"/>
          <w:szCs w:val="21"/>
          <w:lang w:val="es-AR"/>
        </w:rPr>
        <w:t>"Descripción:"</w:t>
      </w:r>
      <w:r w:rsidRPr="001F34FE">
        <w:rPr>
          <w:rFonts w:ascii="Consolas" w:eastAsia="Times New Roman" w:hAnsi="Consolas" w:cs="Times New Roman"/>
          <w:color w:val="D4D4D4"/>
          <w:sz w:val="21"/>
          <w:szCs w:val="21"/>
          <w:lang w:val="es-AR"/>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lang w:val="es-AR"/>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Entry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show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Label</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"Precio:"</w:t>
      </w:r>
      <w:r w:rsidRPr="001F34FE">
        <w:rPr>
          <w:rFonts w:ascii="Consolas" w:eastAsia="Times New Roman" w:hAnsi="Consolas" w:cs="Times New Roman"/>
          <w:color w:val="D4D4D4"/>
          <w:sz w:val="21"/>
          <w:szCs w:val="21"/>
        </w:rPr>
        <w:t>)        </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Entry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show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entry3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569CD6"/>
          <w:sz w:val="21"/>
          <w:szCs w:val="21"/>
        </w:rPr>
        <w:t>def</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DCDCAA"/>
          <w:sz w:val="21"/>
          <w:szCs w:val="21"/>
        </w:rPr>
        <w:t>form_operaciones</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Button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"Alta"</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boton1</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Button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"Baja"</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boton2</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1</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ttk</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4EC9B0"/>
          <w:sz w:val="21"/>
          <w:szCs w:val="21"/>
        </w:rPr>
        <w:t>Button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labelframe2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text</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CE9178"/>
          <w:sz w:val="21"/>
          <w:szCs w:val="21"/>
        </w:rPr>
        <w:t>"Modificación"</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self</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boton3</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grid</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9CDCFE"/>
          <w:sz w:val="21"/>
          <w:szCs w:val="21"/>
        </w:rPr>
        <w:t>column</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2</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row</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0</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padx</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 xml:space="preserve">, </w:t>
      </w:r>
      <w:r w:rsidRPr="001F34FE">
        <w:rPr>
          <w:rFonts w:ascii="Consolas" w:eastAsia="Times New Roman" w:hAnsi="Consolas" w:cs="Times New Roman"/>
          <w:color w:val="9CDCFE"/>
          <w:sz w:val="21"/>
          <w:szCs w:val="21"/>
        </w:rPr>
        <w:t>pady</w:t>
      </w:r>
      <w:r w:rsidRPr="001F34FE">
        <w:rPr>
          <w:rFonts w:ascii="Consolas" w:eastAsia="Times New Roman" w:hAnsi="Consolas" w:cs="Times New Roman"/>
          <w:color w:val="D4D4D4"/>
          <w:sz w:val="21"/>
          <w:szCs w:val="21"/>
        </w:rPr>
        <w:t>=</w:t>
      </w:r>
      <w:r w:rsidRPr="001F34FE">
        <w:rPr>
          <w:rFonts w:ascii="Consolas" w:eastAsia="Times New Roman" w:hAnsi="Consolas" w:cs="Times New Roman"/>
          <w:color w:val="B5CEA8"/>
          <w:sz w:val="21"/>
          <w:szCs w:val="21"/>
        </w:rPr>
        <w:t>4</w:t>
      </w:r>
      <w:r w:rsidRPr="001F34FE">
        <w:rPr>
          <w:rFonts w:ascii="Consolas" w:eastAsia="Times New Roman" w:hAnsi="Consolas" w:cs="Times New Roman"/>
          <w:color w:val="D4D4D4"/>
          <w:sz w:val="21"/>
          <w:szCs w:val="21"/>
        </w:rPr>
        <w:t>)</w:t>
      </w:r>
    </w:p>
    <w:p w:rsidR="001F34FE" w:rsidRPr="001F34FE" w:rsidRDefault="001F34FE" w:rsidP="001F34FE">
      <w:pPr>
        <w:shd w:val="clear" w:color="auto" w:fill="1E1E1E"/>
        <w:spacing w:after="0" w:line="285" w:lineRule="atLeast"/>
        <w:rPr>
          <w:rFonts w:ascii="Consolas" w:eastAsia="Times New Roman" w:hAnsi="Consolas" w:cs="Times New Roman"/>
          <w:color w:val="D4D4D4"/>
          <w:sz w:val="21"/>
          <w:szCs w:val="21"/>
        </w:rPr>
      </w:pPr>
    </w:p>
    <w:p w:rsidR="001F34FE" w:rsidRPr="0086055E" w:rsidRDefault="001F34FE" w:rsidP="001F34FE">
      <w:pPr>
        <w:shd w:val="clear" w:color="auto" w:fill="1E1E1E"/>
        <w:spacing w:after="0" w:line="285" w:lineRule="atLeast"/>
        <w:rPr>
          <w:rFonts w:ascii="Consolas" w:eastAsia="Times New Roman" w:hAnsi="Consolas" w:cs="Times New Roman"/>
          <w:color w:val="D4D4D4"/>
          <w:sz w:val="21"/>
          <w:szCs w:val="21"/>
          <w:lang w:val="es-AR"/>
        </w:rPr>
      </w:pPr>
      <w:r w:rsidRPr="0086055E">
        <w:rPr>
          <w:rFonts w:ascii="Consolas" w:eastAsia="Times New Roman" w:hAnsi="Consolas" w:cs="Times New Roman"/>
          <w:color w:val="9CDCFE"/>
          <w:sz w:val="21"/>
          <w:szCs w:val="21"/>
          <w:lang w:val="es-AR"/>
        </w:rPr>
        <w:t>aplicacion1</w:t>
      </w:r>
      <w:r w:rsidRPr="0086055E">
        <w:rPr>
          <w:rFonts w:ascii="Consolas" w:eastAsia="Times New Roman" w:hAnsi="Consolas" w:cs="Times New Roman"/>
          <w:color w:val="D4D4D4"/>
          <w:sz w:val="21"/>
          <w:szCs w:val="21"/>
          <w:lang w:val="es-AR"/>
        </w:rPr>
        <w:t>=</w:t>
      </w:r>
      <w:r w:rsidRPr="0086055E">
        <w:rPr>
          <w:rFonts w:ascii="Consolas" w:eastAsia="Times New Roman" w:hAnsi="Consolas" w:cs="Times New Roman"/>
          <w:color w:val="4EC9B0"/>
          <w:sz w:val="21"/>
          <w:szCs w:val="21"/>
          <w:lang w:val="es-AR"/>
        </w:rPr>
        <w:t>Aplicacion</w:t>
      </w:r>
      <w:r w:rsidRPr="0086055E">
        <w:rPr>
          <w:rFonts w:ascii="Consolas" w:eastAsia="Times New Roman" w:hAnsi="Consolas" w:cs="Times New Roman"/>
          <w:color w:val="D4D4D4"/>
          <w:sz w:val="21"/>
          <w:szCs w:val="21"/>
          <w:lang w:val="es-AR"/>
        </w:rPr>
        <w:t>()</w:t>
      </w:r>
    </w:p>
    <w:p w:rsidR="008519EC" w:rsidRDefault="008519EC"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420E7" w:rsidRPr="00D420E7" w:rsidRDefault="00D420E7" w:rsidP="00D420E7">
      <w:pPr>
        <w:pStyle w:val="Heading1"/>
        <w:spacing w:before="300" w:beforeAutospacing="0" w:after="150" w:afterAutospacing="0"/>
        <w:rPr>
          <w:rFonts w:ascii="Arial" w:hAnsi="Arial" w:cs="Arial"/>
          <w:b w:val="0"/>
          <w:bCs w:val="0"/>
          <w:color w:val="333333"/>
          <w:sz w:val="54"/>
          <w:szCs w:val="54"/>
          <w:lang w:val="es-AR"/>
        </w:rPr>
      </w:pPr>
      <w:r w:rsidRPr="00D420E7">
        <w:rPr>
          <w:rFonts w:ascii="Arial" w:hAnsi="Arial" w:cs="Arial"/>
          <w:b w:val="0"/>
          <w:bCs w:val="0"/>
          <w:color w:val="333333"/>
          <w:sz w:val="54"/>
          <w:szCs w:val="54"/>
          <w:lang w:val="es-AR"/>
        </w:rPr>
        <w:t>tkinter : Layout Manager (administrador de diseño)</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Una de las herramientas fundamentales cuando armamos interfaces visuales es la metodología que utilizamos para disponer los controles dentro del formulario. Hasta ahora hemos utilizado el administrador de diseño Grid.</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En la librería GUI tkinter disponemos de tres Layout Manager para disponer controles dentro de una ventana:</w:t>
      </w:r>
    </w:p>
    <w:p w:rsidR="00D420E7" w:rsidRDefault="00D420E7" w:rsidP="000F730B">
      <w:pPr>
        <w:numPr>
          <w:ilvl w:val="0"/>
          <w:numId w:val="66"/>
        </w:numPr>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Grid</w:t>
      </w:r>
    </w:p>
    <w:p w:rsidR="00D420E7" w:rsidRDefault="00D420E7" w:rsidP="000F730B">
      <w:pPr>
        <w:numPr>
          <w:ilvl w:val="0"/>
          <w:numId w:val="66"/>
        </w:numPr>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Pack</w:t>
      </w:r>
    </w:p>
    <w:p w:rsidR="00D420E7" w:rsidRDefault="00D420E7" w:rsidP="000F730B">
      <w:pPr>
        <w:numPr>
          <w:ilvl w:val="0"/>
          <w:numId w:val="66"/>
        </w:numPr>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Place</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lastRenderedPageBreak/>
        <w:t>Solo se puede utilizar uno de estos Layout Manager dentro de un contenedor, recordemos que un contenedor puede ser la ventana propiamente dicha, un Frame o un LabelFrame.</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El gestor de diseño más completo y que se adapta en la mayoría de las situaciones es el Grid, pero podemos en muchos casos crear Frame o LabelFrame y definir dentro de estos Layout Manager de tipo Pack o Place.</w:t>
      </w:r>
    </w:p>
    <w:p w:rsidR="00D420E7" w:rsidRPr="00D420E7" w:rsidRDefault="00D420E7" w:rsidP="00D420E7">
      <w:pPr>
        <w:pStyle w:val="Heading3"/>
        <w:spacing w:before="300" w:after="150"/>
        <w:rPr>
          <w:rFonts w:ascii="Arial" w:hAnsi="Arial" w:cs="Arial"/>
          <w:b w:val="0"/>
          <w:bCs w:val="0"/>
          <w:color w:val="333333"/>
          <w:sz w:val="36"/>
          <w:szCs w:val="36"/>
          <w:lang w:val="es-AR"/>
        </w:rPr>
      </w:pPr>
      <w:r w:rsidRPr="00D420E7">
        <w:rPr>
          <w:rFonts w:ascii="Arial" w:hAnsi="Arial" w:cs="Arial"/>
          <w:b w:val="0"/>
          <w:bCs w:val="0"/>
          <w:color w:val="333333"/>
          <w:sz w:val="36"/>
          <w:szCs w:val="36"/>
          <w:lang w:val="es-AR"/>
        </w:rPr>
        <w:t>Layout Manager: Pack</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Veamos con un ejemplo como se ubican los Widget utilizando Pack.</w:t>
      </w:r>
    </w:p>
    <w:p w:rsidR="00D420E7" w:rsidRPr="00D420E7" w:rsidRDefault="00D420E7" w:rsidP="00D420E7">
      <w:pPr>
        <w:pStyle w:val="Heading3"/>
        <w:spacing w:before="300" w:after="150"/>
        <w:rPr>
          <w:rFonts w:ascii="Arial" w:hAnsi="Arial" w:cs="Arial"/>
          <w:b w:val="0"/>
          <w:bCs w:val="0"/>
          <w:color w:val="333333"/>
          <w:sz w:val="36"/>
          <w:szCs w:val="36"/>
          <w:lang w:val="es-AR"/>
        </w:rPr>
      </w:pPr>
      <w:r w:rsidRPr="00D420E7">
        <w:rPr>
          <w:rFonts w:ascii="Arial" w:hAnsi="Arial" w:cs="Arial"/>
          <w:b w:val="0"/>
          <w:bCs w:val="0"/>
          <w:color w:val="333333"/>
          <w:sz w:val="36"/>
          <w:szCs w:val="36"/>
          <w:lang w:val="es-AR"/>
        </w:rPr>
        <w:t>Problema:</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Disponer una serie de botones utilizando el Layout Manager de tipo Pack.</w:t>
      </w:r>
    </w:p>
    <w:p w:rsidR="00D420E7" w:rsidRPr="00D420E7" w:rsidRDefault="00D420E7" w:rsidP="00D420E7">
      <w:pPr>
        <w:pStyle w:val="NormalWeb"/>
        <w:spacing w:before="0" w:beforeAutospacing="0" w:after="150" w:afterAutospacing="0"/>
        <w:rPr>
          <w:rFonts w:ascii="Arial" w:hAnsi="Arial" w:cs="Arial"/>
          <w:color w:val="333333"/>
          <w:sz w:val="25"/>
          <w:szCs w:val="25"/>
          <w:lang w:val="es-AR"/>
        </w:rPr>
      </w:pPr>
      <w:r w:rsidRPr="00D420E7">
        <w:rPr>
          <w:rFonts w:ascii="Arial" w:hAnsi="Arial" w:cs="Arial"/>
          <w:color w:val="333333"/>
          <w:sz w:val="25"/>
          <w:szCs w:val="25"/>
          <w:lang w:val="es-AR"/>
        </w:rPr>
        <w:t>La representación visual debe ser:</w:t>
      </w:r>
    </w:p>
    <w:p w:rsidR="00D420E7" w:rsidRDefault="00D420E7" w:rsidP="00D420E7">
      <w:pPr>
        <w:rPr>
          <w:rFonts w:ascii="Times New Roman" w:hAnsi="Times New Roman" w:cs="Times New Roman"/>
          <w:sz w:val="24"/>
          <w:szCs w:val="24"/>
        </w:rPr>
      </w:pPr>
      <w:r>
        <w:rPr>
          <w:noProof/>
        </w:rPr>
        <w:drawing>
          <wp:inline distT="0" distB="0" distL="0" distR="0">
            <wp:extent cx="2933700" cy="1285875"/>
            <wp:effectExtent l="0" t="0" r="0" b="9525"/>
            <wp:docPr id="49" name="Picture 49" desc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33700" cy="1285875"/>
                    </a:xfrm>
                    <a:prstGeom prst="rect">
                      <a:avLst/>
                    </a:prstGeom>
                    <a:noFill/>
                    <a:ln>
                      <a:noFill/>
                    </a:ln>
                  </pic:spPr>
                </pic:pic>
              </a:graphicData>
            </a:graphic>
          </wp:inline>
        </w:drawing>
      </w:r>
      <w:r>
        <w:rPr>
          <w:rFonts w:ascii="Arial" w:hAnsi="Arial" w:cs="Arial"/>
          <w:color w:val="333333"/>
          <w:sz w:val="25"/>
          <w:szCs w:val="25"/>
        </w:rPr>
        <w:br/>
      </w:r>
    </w:p>
    <w:p w:rsidR="00D420E7" w:rsidRPr="007D7209" w:rsidRDefault="00D420E7" w:rsidP="00D420E7">
      <w:pPr>
        <w:pStyle w:val="Heading4"/>
        <w:spacing w:before="150" w:after="150"/>
        <w:rPr>
          <w:rFonts w:ascii="Arial" w:hAnsi="Arial" w:cs="Arial"/>
          <w:b w:val="0"/>
          <w:bCs w:val="0"/>
          <w:color w:val="333333"/>
          <w:sz w:val="27"/>
          <w:szCs w:val="27"/>
          <w:lang w:val="es-AR"/>
        </w:rPr>
      </w:pPr>
      <w:r w:rsidRPr="007D7209">
        <w:rPr>
          <w:rFonts w:ascii="Arial" w:hAnsi="Arial" w:cs="Arial"/>
          <w:b w:val="0"/>
          <w:bCs w:val="0"/>
          <w:color w:val="333333"/>
          <w:sz w:val="27"/>
          <w:szCs w:val="27"/>
          <w:lang w:val="es-AR"/>
        </w:rPr>
        <w:t>Programa: ejercicio246.py</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C586C0"/>
          <w:sz w:val="21"/>
          <w:szCs w:val="21"/>
          <w:lang w:val="es-AR"/>
        </w:rPr>
        <w:t>import</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4EC9B0"/>
          <w:sz w:val="21"/>
          <w:szCs w:val="21"/>
          <w:lang w:val="es-AR"/>
        </w:rPr>
        <w:t>tkinter</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C586C0"/>
          <w:sz w:val="21"/>
          <w:szCs w:val="21"/>
          <w:lang w:val="es-AR"/>
        </w:rPr>
        <w:t>as</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4EC9B0"/>
          <w:sz w:val="21"/>
          <w:szCs w:val="21"/>
          <w:lang w:val="es-AR"/>
        </w:rPr>
        <w: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C586C0"/>
          <w:sz w:val="21"/>
          <w:szCs w:val="21"/>
        </w:rPr>
        <w:t>from</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tkinter</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C586C0"/>
          <w:sz w:val="21"/>
          <w:szCs w:val="21"/>
        </w:rPr>
        <w:t>import</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569CD6"/>
          <w:sz w:val="21"/>
          <w:szCs w:val="21"/>
        </w:rPr>
        <w:t>class</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Aplicacion</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569CD6"/>
          <w:sz w:val="21"/>
          <w:szCs w:val="21"/>
        </w:rPr>
        <w:t>def</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DCDCAA"/>
          <w:sz w:val="21"/>
          <w:szCs w:val="21"/>
        </w:rPr>
        <w:t>__init__</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1"</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2"</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3"</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4"</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LEFT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6"</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lastRenderedPageBreak/>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boton7</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7"</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boton7</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lang w:val="es-AR"/>
        </w:rPr>
        <w:t>self</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9CDCFE"/>
          <w:sz w:val="21"/>
          <w:szCs w:val="21"/>
          <w:lang w:val="es-AR"/>
        </w:rPr>
        <w:t>ventana1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DCDCAA"/>
          <w:sz w:val="21"/>
          <w:szCs w:val="21"/>
          <w:lang w:val="es-AR"/>
        </w:rPr>
        <w:t>mainloop</w:t>
      </w:r>
      <w:r w:rsidRPr="007D7209">
        <w:rPr>
          <w:rFonts w:ascii="Consolas" w:eastAsia="Times New Roman" w:hAnsi="Consolas" w:cs="Times New Roman"/>
          <w:color w:val="D4D4D4"/>
          <w:sz w:val="21"/>
          <w:szCs w:val="21"/>
          <w:lang w:val="es-AR"/>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9CDCFE"/>
          <w:sz w:val="21"/>
          <w:szCs w:val="21"/>
          <w:lang w:val="es-AR"/>
        </w:rPr>
        <w:t>aplicacion1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4EC9B0"/>
          <w:sz w:val="21"/>
          <w:szCs w:val="21"/>
          <w:lang w:val="es-AR"/>
        </w:rPr>
        <w:t>Aplicacion</w:t>
      </w:r>
      <w:r w:rsidRPr="007D7209">
        <w:rPr>
          <w:rFonts w:ascii="Consolas" w:eastAsia="Times New Roman" w:hAnsi="Consolas" w:cs="Times New Roman"/>
          <w:color w:val="D4D4D4"/>
          <w:sz w:val="21"/>
          <w:szCs w:val="21"/>
          <w:lang w:val="es-AR"/>
        </w:rPr>
        <w:t>()</w:t>
      </w:r>
    </w:p>
    <w:p w:rsidR="00D420E7" w:rsidRDefault="00D420E7"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D7209" w:rsidRPr="007D7209" w:rsidRDefault="007D7209" w:rsidP="007D7209">
      <w:pPr>
        <w:spacing w:after="150" w:line="240" w:lineRule="auto"/>
        <w:rPr>
          <w:rFonts w:ascii="Arial" w:eastAsia="Times New Roman" w:hAnsi="Arial" w:cs="Arial"/>
          <w:color w:val="333333"/>
          <w:sz w:val="25"/>
          <w:szCs w:val="25"/>
          <w:lang w:val="es-AR"/>
        </w:rPr>
      </w:pPr>
      <w:r w:rsidRPr="007D7209">
        <w:rPr>
          <w:rFonts w:ascii="Arial" w:eastAsia="Times New Roman" w:hAnsi="Arial" w:cs="Arial"/>
          <w:color w:val="333333"/>
          <w:sz w:val="25"/>
          <w:szCs w:val="25"/>
          <w:lang w:val="es-AR"/>
        </w:rPr>
        <w:t>Si agrandamos la ventana podemos ver que el botón fijado a izquierda siempre permanece en dicho lugar y los fijados a derecha se desplazan:</w:t>
      </w:r>
    </w:p>
    <w:p w:rsidR="007D7209" w:rsidRPr="007D7209" w:rsidRDefault="007D7209" w:rsidP="007D72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38600" cy="1266825"/>
            <wp:effectExtent l="0" t="0" r="0" b="9525"/>
            <wp:docPr id="51" name="Picture 51" desc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38600" cy="1266825"/>
                    </a:xfrm>
                    <a:prstGeom prst="rect">
                      <a:avLst/>
                    </a:prstGeom>
                    <a:noFill/>
                    <a:ln>
                      <a:noFill/>
                    </a:ln>
                  </pic:spPr>
                </pic:pic>
              </a:graphicData>
            </a:graphic>
          </wp:inline>
        </w:drawing>
      </w:r>
      <w:r w:rsidRPr="007D7209">
        <w:rPr>
          <w:rFonts w:ascii="Arial" w:eastAsia="Times New Roman" w:hAnsi="Arial" w:cs="Arial"/>
          <w:color w:val="333333"/>
          <w:sz w:val="25"/>
          <w:szCs w:val="25"/>
        </w:rPr>
        <w:br/>
      </w:r>
    </w:p>
    <w:p w:rsidR="007D7209" w:rsidRPr="007D7209" w:rsidRDefault="007D7209" w:rsidP="007D7209">
      <w:pPr>
        <w:spacing w:after="150" w:line="240" w:lineRule="auto"/>
        <w:rPr>
          <w:rFonts w:ascii="Arial" w:eastAsia="Times New Roman" w:hAnsi="Arial" w:cs="Arial"/>
          <w:color w:val="333333"/>
          <w:sz w:val="25"/>
          <w:szCs w:val="25"/>
          <w:lang w:val="es-AR"/>
        </w:rPr>
      </w:pPr>
      <w:r w:rsidRPr="007D7209">
        <w:rPr>
          <w:rFonts w:ascii="Arial" w:eastAsia="Times New Roman" w:hAnsi="Arial" w:cs="Arial"/>
          <w:color w:val="333333"/>
          <w:sz w:val="25"/>
          <w:szCs w:val="25"/>
          <w:lang w:val="es-AR"/>
        </w:rPr>
        <w:t>El parámetro side puede recibir alguno de estos cuatro valores:</w:t>
      </w:r>
    </w:p>
    <w:p w:rsidR="007D7209" w:rsidRPr="007D7209" w:rsidRDefault="007D7209" w:rsidP="000F730B">
      <w:pPr>
        <w:numPr>
          <w:ilvl w:val="0"/>
          <w:numId w:val="67"/>
        </w:numPr>
        <w:spacing w:before="100" w:beforeAutospacing="1" w:after="240" w:line="240" w:lineRule="auto"/>
        <w:rPr>
          <w:rFonts w:ascii="Arial" w:eastAsia="Times New Roman" w:hAnsi="Arial" w:cs="Arial"/>
          <w:color w:val="333333"/>
          <w:sz w:val="25"/>
          <w:szCs w:val="25"/>
        </w:rPr>
      </w:pPr>
      <w:r w:rsidRPr="007D7209">
        <w:rPr>
          <w:rFonts w:ascii="Arial" w:eastAsia="Times New Roman" w:hAnsi="Arial" w:cs="Arial"/>
          <w:color w:val="333333"/>
          <w:sz w:val="25"/>
          <w:szCs w:val="25"/>
        </w:rPr>
        <w:t>tk.TOP</w:t>
      </w:r>
    </w:p>
    <w:p w:rsidR="007D7209" w:rsidRPr="007D7209" w:rsidRDefault="007D7209" w:rsidP="000F730B">
      <w:pPr>
        <w:numPr>
          <w:ilvl w:val="0"/>
          <w:numId w:val="67"/>
        </w:numPr>
        <w:spacing w:before="100" w:beforeAutospacing="1" w:after="240" w:line="240" w:lineRule="auto"/>
        <w:rPr>
          <w:rFonts w:ascii="Arial" w:eastAsia="Times New Roman" w:hAnsi="Arial" w:cs="Arial"/>
          <w:color w:val="333333"/>
          <w:sz w:val="25"/>
          <w:szCs w:val="25"/>
        </w:rPr>
      </w:pPr>
      <w:r w:rsidRPr="007D7209">
        <w:rPr>
          <w:rFonts w:ascii="Arial" w:eastAsia="Times New Roman" w:hAnsi="Arial" w:cs="Arial"/>
          <w:color w:val="333333"/>
          <w:sz w:val="25"/>
          <w:szCs w:val="25"/>
        </w:rPr>
        <w:t>tk.LEFT</w:t>
      </w:r>
    </w:p>
    <w:p w:rsidR="007D7209" w:rsidRPr="007D7209" w:rsidRDefault="007D7209" w:rsidP="000F730B">
      <w:pPr>
        <w:numPr>
          <w:ilvl w:val="0"/>
          <w:numId w:val="67"/>
        </w:numPr>
        <w:spacing w:before="100" w:beforeAutospacing="1" w:after="240" w:line="240" w:lineRule="auto"/>
        <w:rPr>
          <w:rFonts w:ascii="Arial" w:eastAsia="Times New Roman" w:hAnsi="Arial" w:cs="Arial"/>
          <w:color w:val="333333"/>
          <w:sz w:val="25"/>
          <w:szCs w:val="25"/>
        </w:rPr>
      </w:pPr>
      <w:r w:rsidRPr="007D7209">
        <w:rPr>
          <w:rFonts w:ascii="Arial" w:eastAsia="Times New Roman" w:hAnsi="Arial" w:cs="Arial"/>
          <w:color w:val="333333"/>
          <w:sz w:val="25"/>
          <w:szCs w:val="25"/>
        </w:rPr>
        <w:t>tk.RIGHT</w:t>
      </w:r>
    </w:p>
    <w:p w:rsidR="007D7209" w:rsidRPr="007D7209" w:rsidRDefault="007D7209" w:rsidP="000F730B">
      <w:pPr>
        <w:numPr>
          <w:ilvl w:val="0"/>
          <w:numId w:val="67"/>
        </w:numPr>
        <w:spacing w:before="100" w:beforeAutospacing="1" w:after="240" w:line="240" w:lineRule="auto"/>
        <w:rPr>
          <w:rFonts w:ascii="Arial" w:eastAsia="Times New Roman" w:hAnsi="Arial" w:cs="Arial"/>
          <w:color w:val="333333"/>
          <w:sz w:val="25"/>
          <w:szCs w:val="25"/>
        </w:rPr>
      </w:pPr>
      <w:r w:rsidRPr="007D7209">
        <w:rPr>
          <w:rFonts w:ascii="Arial" w:eastAsia="Times New Roman" w:hAnsi="Arial" w:cs="Arial"/>
          <w:color w:val="333333"/>
          <w:sz w:val="25"/>
          <w:szCs w:val="25"/>
        </w:rPr>
        <w:t>tk.BOTTOM</w:t>
      </w:r>
    </w:p>
    <w:p w:rsidR="007D7209" w:rsidRPr="007D7209" w:rsidRDefault="007D7209" w:rsidP="007D7209">
      <w:pPr>
        <w:spacing w:after="150" w:line="240" w:lineRule="auto"/>
        <w:rPr>
          <w:rFonts w:ascii="Arial" w:eastAsia="Times New Roman" w:hAnsi="Arial" w:cs="Arial"/>
          <w:color w:val="333333"/>
          <w:sz w:val="25"/>
          <w:szCs w:val="25"/>
          <w:lang w:val="es-AR"/>
        </w:rPr>
      </w:pPr>
      <w:r w:rsidRPr="007D7209">
        <w:rPr>
          <w:rFonts w:ascii="Arial" w:eastAsia="Times New Roman" w:hAnsi="Arial" w:cs="Arial"/>
          <w:color w:val="333333"/>
          <w:sz w:val="25"/>
          <w:szCs w:val="25"/>
          <w:lang w:val="es-AR"/>
        </w:rPr>
        <w:t>Podemos pasar los parámetros padx y pady para dejar espacio entre los controles visuales y el borde del contenedor:</w:t>
      </w:r>
    </w:p>
    <w:p w:rsidR="007D7209" w:rsidRPr="007D7209" w:rsidRDefault="007D7209" w:rsidP="007D720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95625" cy="2114550"/>
            <wp:effectExtent l="0" t="0" r="9525" b="0"/>
            <wp:docPr id="50" name="Picture 50" desc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95625" cy="2114550"/>
                    </a:xfrm>
                    <a:prstGeom prst="rect">
                      <a:avLst/>
                    </a:prstGeom>
                    <a:noFill/>
                    <a:ln>
                      <a:noFill/>
                    </a:ln>
                  </pic:spPr>
                </pic:pic>
              </a:graphicData>
            </a:graphic>
          </wp:inline>
        </w:drawing>
      </w:r>
      <w:r w:rsidRPr="007D7209">
        <w:rPr>
          <w:rFonts w:ascii="Arial" w:eastAsia="Times New Roman" w:hAnsi="Arial" w:cs="Arial"/>
          <w:color w:val="333333"/>
          <w:sz w:val="25"/>
          <w:szCs w:val="25"/>
        </w:rPr>
        <w:br/>
      </w:r>
    </w:p>
    <w:p w:rsidR="007D7209" w:rsidRPr="007D7209" w:rsidRDefault="007D7209" w:rsidP="007D7209">
      <w:pPr>
        <w:spacing w:after="150" w:line="240" w:lineRule="auto"/>
        <w:rPr>
          <w:rFonts w:ascii="Arial" w:eastAsia="Times New Roman" w:hAnsi="Arial" w:cs="Arial"/>
          <w:color w:val="333333"/>
          <w:sz w:val="25"/>
          <w:szCs w:val="25"/>
          <w:lang w:val="es-AR"/>
        </w:rPr>
      </w:pPr>
      <w:r w:rsidRPr="007D7209">
        <w:rPr>
          <w:rFonts w:ascii="Arial" w:eastAsia="Times New Roman" w:hAnsi="Arial" w:cs="Arial"/>
          <w:color w:val="333333"/>
          <w:sz w:val="25"/>
          <w:szCs w:val="25"/>
          <w:lang w:val="es-AR"/>
        </w:rPr>
        <w:t>Para lograr ese resultado debemos hacer los siguientes cambios:</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C586C0"/>
          <w:sz w:val="21"/>
          <w:szCs w:val="21"/>
        </w:rPr>
        <w:lastRenderedPageBreak/>
        <w:t>import</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tkinter</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C586C0"/>
          <w:sz w:val="21"/>
          <w:szCs w:val="21"/>
        </w:rPr>
        <w:t>as</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C586C0"/>
          <w:sz w:val="21"/>
          <w:szCs w:val="21"/>
        </w:rPr>
        <w:t>from</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tkinter</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C586C0"/>
          <w:sz w:val="21"/>
          <w:szCs w:val="21"/>
        </w:rPr>
        <w:t>import</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569CD6"/>
          <w:sz w:val="21"/>
          <w:szCs w:val="21"/>
        </w:rPr>
        <w:t>class</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Aplicacion</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569CD6"/>
          <w:sz w:val="21"/>
          <w:szCs w:val="21"/>
        </w:rPr>
        <w:t>def</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DCDCAA"/>
          <w:sz w:val="21"/>
          <w:szCs w:val="21"/>
        </w:rPr>
        <w:t>__init__</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1"</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padx</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5</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pady</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2"</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padx</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15</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pady</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3"</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TOP</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fill</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BOTH</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padx</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25</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pady</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25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4"</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LEFT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padx</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10</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6"</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boton7</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7"</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boton7</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pack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side</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RIGHT</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lang w:val="es-AR"/>
        </w:rPr>
        <w:t>self</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9CDCFE"/>
          <w:sz w:val="21"/>
          <w:szCs w:val="21"/>
          <w:lang w:val="es-AR"/>
        </w:rPr>
        <w:t>ventana1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DCDCAA"/>
          <w:sz w:val="21"/>
          <w:szCs w:val="21"/>
          <w:lang w:val="es-AR"/>
        </w:rPr>
        <w:t>mainloop</w:t>
      </w:r>
      <w:r w:rsidRPr="007D7209">
        <w:rPr>
          <w:rFonts w:ascii="Consolas" w:eastAsia="Times New Roman" w:hAnsi="Consolas" w:cs="Times New Roman"/>
          <w:color w:val="D4D4D4"/>
          <w:sz w:val="21"/>
          <w:szCs w:val="21"/>
          <w:lang w:val="es-AR"/>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9CDCFE"/>
          <w:sz w:val="21"/>
          <w:szCs w:val="21"/>
          <w:lang w:val="es-AR"/>
        </w:rPr>
        <w:t>aplicacion1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4EC9B0"/>
          <w:sz w:val="21"/>
          <w:szCs w:val="21"/>
          <w:lang w:val="es-AR"/>
        </w:rPr>
        <w:t>Aplicacion</w:t>
      </w:r>
      <w:r w:rsidRPr="007D7209">
        <w:rPr>
          <w:rFonts w:ascii="Consolas" w:eastAsia="Times New Roman" w:hAnsi="Consolas" w:cs="Times New Roman"/>
          <w:color w:val="D4D4D4"/>
          <w:sz w:val="21"/>
          <w:szCs w:val="21"/>
          <w:lang w:val="es-AR"/>
        </w:rPr>
        <w:t>()</w:t>
      </w:r>
    </w:p>
    <w:p w:rsidR="007D7209" w:rsidRDefault="007D7209"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D7209" w:rsidRPr="007D7209" w:rsidRDefault="007D7209" w:rsidP="007D7209">
      <w:pPr>
        <w:pStyle w:val="Heading3"/>
        <w:spacing w:before="300" w:after="150"/>
        <w:rPr>
          <w:rFonts w:ascii="Arial" w:hAnsi="Arial" w:cs="Arial"/>
          <w:b w:val="0"/>
          <w:bCs w:val="0"/>
          <w:color w:val="333333"/>
          <w:sz w:val="36"/>
          <w:szCs w:val="36"/>
          <w:lang w:val="es-AR"/>
        </w:rPr>
      </w:pPr>
      <w:r w:rsidRPr="007D7209">
        <w:rPr>
          <w:rFonts w:ascii="Arial" w:hAnsi="Arial" w:cs="Arial"/>
          <w:b w:val="0"/>
          <w:bCs w:val="0"/>
          <w:color w:val="333333"/>
          <w:sz w:val="36"/>
          <w:szCs w:val="36"/>
          <w:lang w:val="es-AR"/>
        </w:rPr>
        <w:t>Layout Manager: Grid</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Este tipo de Layout Manager lo hemos estado utilizando en muchos conceptos anteriores, veremos otras posibilidades que nos suministra.</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Este tipo de Layout define una tabla con columnas y filas, cada vez que agregamos un Widget indicamos en que columna y fila se debe ubicar:</w:t>
      </w:r>
    </w:p>
    <w:p w:rsidR="007D7209" w:rsidRDefault="007D7209" w:rsidP="007D7209">
      <w:pPr>
        <w:rPr>
          <w:rFonts w:ascii="Times New Roman" w:hAnsi="Times New Roman" w:cs="Times New Roman"/>
          <w:sz w:val="24"/>
          <w:szCs w:val="24"/>
        </w:rPr>
      </w:pPr>
      <w:r>
        <w:rPr>
          <w:noProof/>
        </w:rPr>
        <w:drawing>
          <wp:inline distT="0" distB="0" distL="0" distR="0">
            <wp:extent cx="5962650" cy="800100"/>
            <wp:effectExtent l="0" t="0" r="0" b="0"/>
            <wp:docPr id="53" name="Picture 53" desc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ck"/>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2650" cy="800100"/>
                    </a:xfrm>
                    <a:prstGeom prst="rect">
                      <a:avLst/>
                    </a:prstGeom>
                    <a:noFill/>
                    <a:ln>
                      <a:noFill/>
                    </a:ln>
                  </pic:spPr>
                </pic:pic>
              </a:graphicData>
            </a:graphic>
          </wp:inline>
        </w:drawing>
      </w:r>
      <w:r>
        <w:rPr>
          <w:rFonts w:ascii="Arial" w:hAnsi="Arial" w:cs="Arial"/>
          <w:color w:val="333333"/>
          <w:sz w:val="25"/>
          <w:szCs w:val="25"/>
        </w:rPr>
        <w:br/>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Un tema que no vimos es que podemos expandir celdas de la tabla para que se ocupen más de una columna o más de una fila.</w:t>
      </w:r>
    </w:p>
    <w:p w:rsidR="007D7209" w:rsidRPr="007D7209" w:rsidRDefault="007D7209" w:rsidP="007D7209">
      <w:pPr>
        <w:pStyle w:val="Heading3"/>
        <w:spacing w:before="300" w:after="150"/>
        <w:rPr>
          <w:rFonts w:ascii="Arial" w:hAnsi="Arial" w:cs="Arial"/>
          <w:b w:val="0"/>
          <w:bCs w:val="0"/>
          <w:color w:val="333333"/>
          <w:sz w:val="36"/>
          <w:szCs w:val="36"/>
          <w:lang w:val="es-AR"/>
        </w:rPr>
      </w:pPr>
      <w:r w:rsidRPr="007D7209">
        <w:rPr>
          <w:rFonts w:ascii="Arial" w:hAnsi="Arial" w:cs="Arial"/>
          <w:b w:val="0"/>
          <w:bCs w:val="0"/>
          <w:color w:val="333333"/>
          <w:sz w:val="36"/>
          <w:szCs w:val="36"/>
          <w:lang w:val="es-AR"/>
        </w:rPr>
        <w:lastRenderedPageBreak/>
        <w:t>Problema:</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Disponer una serie de botones utilizando el Layout Manager de tipo Grid.</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La representación visual debe ser:</w:t>
      </w:r>
    </w:p>
    <w:p w:rsidR="007D7209" w:rsidRDefault="007D7209" w:rsidP="007D7209">
      <w:pPr>
        <w:rPr>
          <w:rFonts w:ascii="Times New Roman" w:hAnsi="Times New Roman" w:cs="Times New Roman"/>
          <w:sz w:val="24"/>
          <w:szCs w:val="24"/>
        </w:rPr>
      </w:pPr>
      <w:r>
        <w:rPr>
          <w:noProof/>
        </w:rPr>
        <w:drawing>
          <wp:inline distT="0" distB="0" distL="0" distR="0">
            <wp:extent cx="2190750" cy="1019175"/>
            <wp:effectExtent l="0" t="0" r="0" b="9525"/>
            <wp:docPr id="52" name="Picture 52" descr="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90750" cy="1019175"/>
                    </a:xfrm>
                    <a:prstGeom prst="rect">
                      <a:avLst/>
                    </a:prstGeom>
                    <a:noFill/>
                    <a:ln>
                      <a:noFill/>
                    </a:ln>
                  </pic:spPr>
                </pic:pic>
              </a:graphicData>
            </a:graphic>
          </wp:inline>
        </w:drawing>
      </w:r>
      <w:r>
        <w:rPr>
          <w:rFonts w:ascii="Arial" w:hAnsi="Arial" w:cs="Arial"/>
          <w:color w:val="333333"/>
          <w:sz w:val="25"/>
          <w:szCs w:val="25"/>
        </w:rPr>
        <w:br/>
      </w:r>
    </w:p>
    <w:p w:rsidR="007D7209" w:rsidRPr="007D7209" w:rsidRDefault="007D7209" w:rsidP="007D7209">
      <w:pPr>
        <w:pStyle w:val="Heading4"/>
        <w:spacing w:before="150" w:after="150"/>
        <w:rPr>
          <w:rFonts w:ascii="Arial" w:hAnsi="Arial" w:cs="Arial"/>
          <w:b w:val="0"/>
          <w:bCs w:val="0"/>
          <w:color w:val="333333"/>
          <w:sz w:val="27"/>
          <w:szCs w:val="27"/>
          <w:lang w:val="es-AR"/>
        </w:rPr>
      </w:pPr>
      <w:r w:rsidRPr="007D7209">
        <w:rPr>
          <w:rFonts w:ascii="Arial" w:hAnsi="Arial" w:cs="Arial"/>
          <w:b w:val="0"/>
          <w:bCs w:val="0"/>
          <w:color w:val="333333"/>
          <w:sz w:val="27"/>
          <w:szCs w:val="27"/>
          <w:lang w:val="es-AR"/>
        </w:rPr>
        <w:t>Programa: ejercicio247.py</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C586C0"/>
          <w:sz w:val="21"/>
          <w:szCs w:val="21"/>
          <w:lang w:val="es-AR"/>
        </w:rPr>
        <w:t>import</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4EC9B0"/>
          <w:sz w:val="21"/>
          <w:szCs w:val="21"/>
          <w:lang w:val="es-AR"/>
        </w:rPr>
        <w:t>tkinter</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C586C0"/>
          <w:sz w:val="21"/>
          <w:szCs w:val="21"/>
          <w:lang w:val="es-AR"/>
        </w:rPr>
        <w:t>as</w:t>
      </w:r>
      <w:r w:rsidRPr="007D7209">
        <w:rPr>
          <w:rFonts w:ascii="Consolas" w:eastAsia="Times New Roman" w:hAnsi="Consolas" w:cs="Times New Roman"/>
          <w:color w:val="D4D4D4"/>
          <w:sz w:val="21"/>
          <w:szCs w:val="21"/>
          <w:lang w:val="es-AR"/>
        </w:rPr>
        <w:t xml:space="preserve"> </w:t>
      </w:r>
      <w:r w:rsidRPr="007D7209">
        <w:rPr>
          <w:rFonts w:ascii="Consolas" w:eastAsia="Times New Roman" w:hAnsi="Consolas" w:cs="Times New Roman"/>
          <w:color w:val="4EC9B0"/>
          <w:sz w:val="21"/>
          <w:szCs w:val="21"/>
          <w:lang w:val="es-AR"/>
        </w:rPr>
        <w: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C586C0"/>
          <w:sz w:val="21"/>
          <w:szCs w:val="21"/>
        </w:rPr>
        <w:t>from</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tkinter</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C586C0"/>
          <w:sz w:val="21"/>
          <w:szCs w:val="21"/>
        </w:rPr>
        <w:t>import</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ttk</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569CD6"/>
          <w:sz w:val="21"/>
          <w:szCs w:val="21"/>
        </w:rPr>
        <w:t>class</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4EC9B0"/>
          <w:sz w:val="21"/>
          <w:szCs w:val="21"/>
        </w:rPr>
        <w:t>Aplicacion</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569CD6"/>
          <w:sz w:val="21"/>
          <w:szCs w:val="21"/>
        </w:rPr>
        <w:t>def</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DCDCAA"/>
          <w:sz w:val="21"/>
          <w:szCs w:val="21"/>
        </w:rPr>
        <w:t>__init__</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Tk</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1"</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boton1</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2"</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boton2</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3"</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boton3</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2</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rowspan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2</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sticky</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"ns"</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4"</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boton4</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5"</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boton5</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1</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ttk</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4EC9B0"/>
          <w:sz w:val="21"/>
          <w:szCs w:val="21"/>
        </w:rPr>
        <w:t>Button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ventana1</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text</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"Boton 6"</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self</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boton6</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grid</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9CDCFE"/>
          <w:sz w:val="21"/>
          <w:szCs w:val="21"/>
        </w:rPr>
        <w:t>column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0</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row</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2</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columnspan</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B5CEA8"/>
          <w:sz w:val="21"/>
          <w:szCs w:val="21"/>
        </w:rPr>
        <w:t>3</w:t>
      </w: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rPr>
        <w:t>sticky</w:t>
      </w:r>
      <w:r w:rsidRPr="007D7209">
        <w:rPr>
          <w:rFonts w:ascii="Consolas" w:eastAsia="Times New Roman" w:hAnsi="Consolas" w:cs="Times New Roman"/>
          <w:color w:val="D4D4D4"/>
          <w:sz w:val="21"/>
          <w:szCs w:val="21"/>
        </w:rPr>
        <w:t>=</w:t>
      </w:r>
      <w:r w:rsidRPr="007D7209">
        <w:rPr>
          <w:rFonts w:ascii="Consolas" w:eastAsia="Times New Roman" w:hAnsi="Consolas" w:cs="Times New Roman"/>
          <w:color w:val="CE9178"/>
          <w:sz w:val="21"/>
          <w:szCs w:val="21"/>
        </w:rPr>
        <w:t>"we"</w:t>
      </w:r>
      <w:r w:rsidRPr="007D7209">
        <w:rPr>
          <w:rFonts w:ascii="Consolas" w:eastAsia="Times New Roman" w:hAnsi="Consolas" w:cs="Times New Roman"/>
          <w:color w:val="D4D4D4"/>
          <w:sz w:val="21"/>
          <w:szCs w:val="21"/>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D4D4D4"/>
          <w:sz w:val="21"/>
          <w:szCs w:val="21"/>
        </w:rPr>
        <w:t xml:space="preserve">        </w:t>
      </w:r>
      <w:r w:rsidRPr="007D7209">
        <w:rPr>
          <w:rFonts w:ascii="Consolas" w:eastAsia="Times New Roman" w:hAnsi="Consolas" w:cs="Times New Roman"/>
          <w:color w:val="9CDCFE"/>
          <w:sz w:val="21"/>
          <w:szCs w:val="21"/>
          <w:lang w:val="es-AR"/>
        </w:rPr>
        <w:t>self</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9CDCFE"/>
          <w:sz w:val="21"/>
          <w:szCs w:val="21"/>
          <w:lang w:val="es-AR"/>
        </w:rPr>
        <w:t>ventana1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DCDCAA"/>
          <w:sz w:val="21"/>
          <w:szCs w:val="21"/>
          <w:lang w:val="es-AR"/>
        </w:rPr>
        <w:t>mainloop</w:t>
      </w:r>
      <w:r w:rsidRPr="007D7209">
        <w:rPr>
          <w:rFonts w:ascii="Consolas" w:eastAsia="Times New Roman" w:hAnsi="Consolas" w:cs="Times New Roman"/>
          <w:color w:val="D4D4D4"/>
          <w:sz w:val="21"/>
          <w:szCs w:val="21"/>
          <w:lang w:val="es-AR"/>
        </w:rPr>
        <w:t>()</w:t>
      </w: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p>
    <w:p w:rsidR="007D7209" w:rsidRPr="007D7209" w:rsidRDefault="007D7209" w:rsidP="007D7209">
      <w:pPr>
        <w:shd w:val="clear" w:color="auto" w:fill="1E1E1E"/>
        <w:spacing w:after="0" w:line="285" w:lineRule="atLeast"/>
        <w:rPr>
          <w:rFonts w:ascii="Consolas" w:eastAsia="Times New Roman" w:hAnsi="Consolas" w:cs="Times New Roman"/>
          <w:color w:val="D4D4D4"/>
          <w:sz w:val="21"/>
          <w:szCs w:val="21"/>
          <w:lang w:val="es-AR"/>
        </w:rPr>
      </w:pPr>
      <w:r w:rsidRPr="007D7209">
        <w:rPr>
          <w:rFonts w:ascii="Consolas" w:eastAsia="Times New Roman" w:hAnsi="Consolas" w:cs="Times New Roman"/>
          <w:color w:val="9CDCFE"/>
          <w:sz w:val="21"/>
          <w:szCs w:val="21"/>
          <w:lang w:val="es-AR"/>
        </w:rPr>
        <w:t>aplicacion1</w:t>
      </w:r>
      <w:r w:rsidRPr="007D7209">
        <w:rPr>
          <w:rFonts w:ascii="Consolas" w:eastAsia="Times New Roman" w:hAnsi="Consolas" w:cs="Times New Roman"/>
          <w:color w:val="D4D4D4"/>
          <w:sz w:val="21"/>
          <w:szCs w:val="21"/>
          <w:lang w:val="es-AR"/>
        </w:rPr>
        <w:t>=</w:t>
      </w:r>
      <w:r w:rsidRPr="007D7209">
        <w:rPr>
          <w:rFonts w:ascii="Consolas" w:eastAsia="Times New Roman" w:hAnsi="Consolas" w:cs="Times New Roman"/>
          <w:color w:val="4EC9B0"/>
          <w:sz w:val="21"/>
          <w:szCs w:val="21"/>
          <w:lang w:val="es-AR"/>
        </w:rPr>
        <w:t>Aplicacion</w:t>
      </w:r>
      <w:r w:rsidRPr="007D7209">
        <w:rPr>
          <w:rFonts w:ascii="Consolas" w:eastAsia="Times New Roman" w:hAnsi="Consolas" w:cs="Times New Roman"/>
          <w:color w:val="D4D4D4"/>
          <w:sz w:val="21"/>
          <w:szCs w:val="21"/>
          <w:lang w:val="es-AR"/>
        </w:rPr>
        <w:t>()</w:t>
      </w:r>
    </w:p>
    <w:p w:rsidR="007D7209" w:rsidRDefault="007D7209"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D7209" w:rsidRPr="007D7209" w:rsidRDefault="007D7209" w:rsidP="007D7209">
      <w:pPr>
        <w:pStyle w:val="Heading3"/>
        <w:spacing w:before="300" w:after="150"/>
        <w:rPr>
          <w:rFonts w:ascii="Arial" w:hAnsi="Arial" w:cs="Arial"/>
          <w:b w:val="0"/>
          <w:bCs w:val="0"/>
          <w:color w:val="333333"/>
          <w:sz w:val="36"/>
          <w:szCs w:val="36"/>
          <w:lang w:val="es-AR"/>
        </w:rPr>
      </w:pPr>
      <w:r w:rsidRPr="007D7209">
        <w:rPr>
          <w:rFonts w:ascii="Arial" w:hAnsi="Arial" w:cs="Arial"/>
          <w:b w:val="0"/>
          <w:bCs w:val="0"/>
          <w:color w:val="333333"/>
          <w:sz w:val="36"/>
          <w:szCs w:val="36"/>
          <w:lang w:val="es-AR"/>
        </w:rPr>
        <w:t>Layout Manager: Place</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Este tipo de Layout Manager nos permite disponer un Widget en una posición y con un tamaño con valor absoluto a nivel de píxeles. Hay que tener cuidado en que casos utilizar este tipo de administrador de diseños ya que si agrandamos o reducimos el tamaño de la ventana puede ser que los controles queden fuera de la ventana y el operador no pueda visualizarlos.</w:t>
      </w:r>
    </w:p>
    <w:p w:rsidR="007D7209" w:rsidRPr="007D7209" w:rsidRDefault="007D7209" w:rsidP="007D7209">
      <w:pPr>
        <w:pStyle w:val="Heading3"/>
        <w:spacing w:before="300" w:after="150"/>
        <w:rPr>
          <w:rFonts w:ascii="Arial" w:hAnsi="Arial" w:cs="Arial"/>
          <w:b w:val="0"/>
          <w:bCs w:val="0"/>
          <w:color w:val="333333"/>
          <w:sz w:val="36"/>
          <w:szCs w:val="36"/>
          <w:lang w:val="es-AR"/>
        </w:rPr>
      </w:pPr>
      <w:r w:rsidRPr="007D7209">
        <w:rPr>
          <w:rFonts w:ascii="Arial" w:hAnsi="Arial" w:cs="Arial"/>
          <w:b w:val="0"/>
          <w:bCs w:val="0"/>
          <w:color w:val="333333"/>
          <w:sz w:val="36"/>
          <w:szCs w:val="36"/>
          <w:lang w:val="es-AR"/>
        </w:rPr>
        <w:lastRenderedPageBreak/>
        <w:t>Problema:</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Disponer dos botones en la parte inferior derecha de la ventana utilizando el Layout Manager de tipo Place. El ancho y alto de la ventana debe ser de 800 por 600 píxeles.</w:t>
      </w:r>
    </w:p>
    <w:p w:rsidR="007D7209" w:rsidRPr="007D7209" w:rsidRDefault="007D7209" w:rsidP="007D7209">
      <w:pPr>
        <w:pStyle w:val="NormalWeb"/>
        <w:spacing w:before="0" w:beforeAutospacing="0" w:after="150" w:afterAutospacing="0"/>
        <w:rPr>
          <w:rFonts w:ascii="Arial" w:hAnsi="Arial" w:cs="Arial"/>
          <w:color w:val="333333"/>
          <w:sz w:val="25"/>
          <w:szCs w:val="25"/>
          <w:lang w:val="es-AR"/>
        </w:rPr>
      </w:pPr>
      <w:r w:rsidRPr="007D7209">
        <w:rPr>
          <w:rFonts w:ascii="Arial" w:hAnsi="Arial" w:cs="Arial"/>
          <w:color w:val="333333"/>
          <w:sz w:val="25"/>
          <w:szCs w:val="25"/>
          <w:lang w:val="es-AR"/>
        </w:rPr>
        <w:t>La representación visual debe ser:</w:t>
      </w:r>
    </w:p>
    <w:p w:rsidR="007D7209" w:rsidRDefault="007D7209" w:rsidP="007D7209">
      <w:pPr>
        <w:rPr>
          <w:rFonts w:ascii="Times New Roman" w:hAnsi="Times New Roman" w:cs="Times New Roman"/>
          <w:sz w:val="24"/>
          <w:szCs w:val="24"/>
        </w:rPr>
      </w:pPr>
      <w:r>
        <w:rPr>
          <w:noProof/>
        </w:rPr>
        <w:drawing>
          <wp:inline distT="0" distB="0" distL="0" distR="0">
            <wp:extent cx="4772025" cy="3762375"/>
            <wp:effectExtent l="0" t="0" r="9525" b="9525"/>
            <wp:docPr id="54" name="Picture 54" descr="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72025" cy="3762375"/>
                    </a:xfrm>
                    <a:prstGeom prst="rect">
                      <a:avLst/>
                    </a:prstGeom>
                    <a:noFill/>
                    <a:ln>
                      <a:noFill/>
                    </a:ln>
                  </pic:spPr>
                </pic:pic>
              </a:graphicData>
            </a:graphic>
          </wp:inline>
        </w:drawing>
      </w:r>
      <w:r>
        <w:rPr>
          <w:rFonts w:ascii="Arial" w:hAnsi="Arial" w:cs="Arial"/>
          <w:color w:val="333333"/>
          <w:sz w:val="25"/>
          <w:szCs w:val="25"/>
        </w:rPr>
        <w:br/>
      </w:r>
    </w:p>
    <w:p w:rsidR="007D7209" w:rsidRPr="000F730B" w:rsidRDefault="007D7209" w:rsidP="007D7209">
      <w:pPr>
        <w:pStyle w:val="Heading4"/>
        <w:spacing w:before="150" w:after="150"/>
        <w:rPr>
          <w:rFonts w:ascii="Arial" w:hAnsi="Arial" w:cs="Arial"/>
          <w:b w:val="0"/>
          <w:bCs w:val="0"/>
          <w:color w:val="333333"/>
          <w:sz w:val="27"/>
          <w:szCs w:val="27"/>
          <w:lang w:val="es-AR"/>
        </w:rPr>
      </w:pPr>
      <w:r w:rsidRPr="000F730B">
        <w:rPr>
          <w:rFonts w:ascii="Arial" w:hAnsi="Arial" w:cs="Arial"/>
          <w:b w:val="0"/>
          <w:bCs w:val="0"/>
          <w:color w:val="333333"/>
          <w:sz w:val="27"/>
          <w:szCs w:val="27"/>
          <w:lang w:val="es-AR"/>
        </w:rPr>
        <w:t>Programa: ejercicio248.py</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lang w:val="es-AR"/>
        </w:rPr>
      </w:pPr>
      <w:r w:rsidRPr="000F730B">
        <w:rPr>
          <w:rFonts w:ascii="Consolas" w:eastAsia="Times New Roman" w:hAnsi="Consolas" w:cs="Times New Roman"/>
          <w:color w:val="C586C0"/>
          <w:sz w:val="21"/>
          <w:szCs w:val="21"/>
          <w:lang w:val="es-AR"/>
        </w:rPr>
        <w:t>import</w:t>
      </w:r>
      <w:r w:rsidRPr="000F730B">
        <w:rPr>
          <w:rFonts w:ascii="Consolas" w:eastAsia="Times New Roman" w:hAnsi="Consolas" w:cs="Times New Roman"/>
          <w:color w:val="D4D4D4"/>
          <w:sz w:val="21"/>
          <w:szCs w:val="21"/>
          <w:lang w:val="es-AR"/>
        </w:rPr>
        <w:t xml:space="preserve"> </w:t>
      </w:r>
      <w:r w:rsidRPr="000F730B">
        <w:rPr>
          <w:rFonts w:ascii="Consolas" w:eastAsia="Times New Roman" w:hAnsi="Consolas" w:cs="Times New Roman"/>
          <w:color w:val="4EC9B0"/>
          <w:sz w:val="21"/>
          <w:szCs w:val="21"/>
          <w:lang w:val="es-AR"/>
        </w:rPr>
        <w:t>tkinter</w:t>
      </w:r>
      <w:r w:rsidRPr="000F730B">
        <w:rPr>
          <w:rFonts w:ascii="Consolas" w:eastAsia="Times New Roman" w:hAnsi="Consolas" w:cs="Times New Roman"/>
          <w:color w:val="D4D4D4"/>
          <w:sz w:val="21"/>
          <w:szCs w:val="21"/>
          <w:lang w:val="es-AR"/>
        </w:rPr>
        <w:t xml:space="preserve"> </w:t>
      </w:r>
      <w:r w:rsidRPr="000F730B">
        <w:rPr>
          <w:rFonts w:ascii="Consolas" w:eastAsia="Times New Roman" w:hAnsi="Consolas" w:cs="Times New Roman"/>
          <w:color w:val="C586C0"/>
          <w:sz w:val="21"/>
          <w:szCs w:val="21"/>
          <w:lang w:val="es-AR"/>
        </w:rPr>
        <w:t>as</w:t>
      </w:r>
      <w:r w:rsidRPr="000F730B">
        <w:rPr>
          <w:rFonts w:ascii="Consolas" w:eastAsia="Times New Roman" w:hAnsi="Consolas" w:cs="Times New Roman"/>
          <w:color w:val="D4D4D4"/>
          <w:sz w:val="21"/>
          <w:szCs w:val="21"/>
          <w:lang w:val="es-AR"/>
        </w:rPr>
        <w:t xml:space="preserve"> </w:t>
      </w:r>
      <w:r w:rsidRPr="000F730B">
        <w:rPr>
          <w:rFonts w:ascii="Consolas" w:eastAsia="Times New Roman" w:hAnsi="Consolas" w:cs="Times New Roman"/>
          <w:color w:val="4EC9B0"/>
          <w:sz w:val="21"/>
          <w:szCs w:val="21"/>
          <w:lang w:val="es-AR"/>
        </w:rPr>
        <w:t>tk</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C586C0"/>
          <w:sz w:val="21"/>
          <w:szCs w:val="21"/>
        </w:rPr>
        <w:t>from</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4EC9B0"/>
          <w:sz w:val="21"/>
          <w:szCs w:val="21"/>
        </w:rPr>
        <w:t>tkinter</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C586C0"/>
          <w:sz w:val="21"/>
          <w:szCs w:val="21"/>
        </w:rPr>
        <w:t>import</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4EC9B0"/>
          <w:sz w:val="21"/>
          <w:szCs w:val="21"/>
        </w:rPr>
        <w:t>ttk</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569CD6"/>
          <w:sz w:val="21"/>
          <w:szCs w:val="21"/>
        </w:rPr>
        <w:t>class</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4EC9B0"/>
          <w:sz w:val="21"/>
          <w:szCs w:val="21"/>
        </w:rPr>
        <w:t>Aplicacion</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569CD6"/>
          <w:sz w:val="21"/>
          <w:szCs w:val="21"/>
        </w:rPr>
        <w:t>def</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DCDCAA"/>
          <w:sz w:val="21"/>
          <w:szCs w:val="21"/>
        </w:rPr>
        <w:t>__init__</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ventana1</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tk</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Tk</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ventana1</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geometry</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CE9178"/>
          <w:sz w:val="21"/>
          <w:szCs w:val="21"/>
        </w:rPr>
        <w:t>"800x600"</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ventana1</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resizable</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0</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0</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boton1</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ttk</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Button</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ventana1</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text</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CE9178"/>
          <w:sz w:val="21"/>
          <w:szCs w:val="21"/>
        </w:rPr>
        <w:t>"Confirmar"</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boton1</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place</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x</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680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y</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550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width</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90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height</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30</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boton2</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ttk</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4EC9B0"/>
          <w:sz w:val="21"/>
          <w:szCs w:val="21"/>
        </w:rPr>
        <w:t>Button</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ventana1</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text</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CE9178"/>
          <w:sz w:val="21"/>
          <w:szCs w:val="21"/>
        </w:rPr>
        <w:t>"Cancelar"</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self</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boton2</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place</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9CDCFE"/>
          <w:sz w:val="21"/>
          <w:szCs w:val="21"/>
        </w:rPr>
        <w:t>x</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580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y</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550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width</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90</w:t>
      </w: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rPr>
        <w:t>height</w:t>
      </w:r>
      <w:r w:rsidRPr="000F730B">
        <w:rPr>
          <w:rFonts w:ascii="Consolas" w:eastAsia="Times New Roman" w:hAnsi="Consolas" w:cs="Times New Roman"/>
          <w:color w:val="D4D4D4"/>
          <w:sz w:val="21"/>
          <w:szCs w:val="21"/>
        </w:rPr>
        <w:t>=</w:t>
      </w:r>
      <w:r w:rsidRPr="000F730B">
        <w:rPr>
          <w:rFonts w:ascii="Consolas" w:eastAsia="Times New Roman" w:hAnsi="Consolas" w:cs="Times New Roman"/>
          <w:color w:val="B5CEA8"/>
          <w:sz w:val="21"/>
          <w:szCs w:val="21"/>
        </w:rPr>
        <w:t>30</w:t>
      </w:r>
      <w:r w:rsidRPr="000F730B">
        <w:rPr>
          <w:rFonts w:ascii="Consolas" w:eastAsia="Times New Roman" w:hAnsi="Consolas" w:cs="Times New Roman"/>
          <w:color w:val="D4D4D4"/>
          <w:sz w:val="21"/>
          <w:szCs w:val="21"/>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lang w:val="es-AR"/>
        </w:rPr>
      </w:pPr>
      <w:r w:rsidRPr="000F730B">
        <w:rPr>
          <w:rFonts w:ascii="Consolas" w:eastAsia="Times New Roman" w:hAnsi="Consolas" w:cs="Times New Roman"/>
          <w:color w:val="D4D4D4"/>
          <w:sz w:val="21"/>
          <w:szCs w:val="21"/>
        </w:rPr>
        <w:t xml:space="preserve">        </w:t>
      </w:r>
      <w:r w:rsidRPr="000F730B">
        <w:rPr>
          <w:rFonts w:ascii="Consolas" w:eastAsia="Times New Roman" w:hAnsi="Consolas" w:cs="Times New Roman"/>
          <w:color w:val="9CDCFE"/>
          <w:sz w:val="21"/>
          <w:szCs w:val="21"/>
          <w:lang w:val="es-AR"/>
        </w:rPr>
        <w:t>self</w:t>
      </w:r>
      <w:r w:rsidRPr="000F730B">
        <w:rPr>
          <w:rFonts w:ascii="Consolas" w:eastAsia="Times New Roman" w:hAnsi="Consolas" w:cs="Times New Roman"/>
          <w:color w:val="D4D4D4"/>
          <w:sz w:val="21"/>
          <w:szCs w:val="21"/>
          <w:lang w:val="es-AR"/>
        </w:rPr>
        <w:t>.</w:t>
      </w:r>
      <w:r w:rsidRPr="000F730B">
        <w:rPr>
          <w:rFonts w:ascii="Consolas" w:eastAsia="Times New Roman" w:hAnsi="Consolas" w:cs="Times New Roman"/>
          <w:color w:val="9CDCFE"/>
          <w:sz w:val="21"/>
          <w:szCs w:val="21"/>
          <w:lang w:val="es-AR"/>
        </w:rPr>
        <w:t>ventana1</w:t>
      </w:r>
      <w:r w:rsidRPr="000F730B">
        <w:rPr>
          <w:rFonts w:ascii="Consolas" w:eastAsia="Times New Roman" w:hAnsi="Consolas" w:cs="Times New Roman"/>
          <w:color w:val="D4D4D4"/>
          <w:sz w:val="21"/>
          <w:szCs w:val="21"/>
          <w:lang w:val="es-AR"/>
        </w:rPr>
        <w:t>.</w:t>
      </w:r>
      <w:r w:rsidRPr="000F730B">
        <w:rPr>
          <w:rFonts w:ascii="Consolas" w:eastAsia="Times New Roman" w:hAnsi="Consolas" w:cs="Times New Roman"/>
          <w:color w:val="DCDCAA"/>
          <w:sz w:val="21"/>
          <w:szCs w:val="21"/>
          <w:lang w:val="es-AR"/>
        </w:rPr>
        <w:t>mainloop</w:t>
      </w:r>
      <w:r w:rsidRPr="000F730B">
        <w:rPr>
          <w:rFonts w:ascii="Consolas" w:eastAsia="Times New Roman" w:hAnsi="Consolas" w:cs="Times New Roman"/>
          <w:color w:val="D4D4D4"/>
          <w:sz w:val="21"/>
          <w:szCs w:val="21"/>
          <w:lang w:val="es-AR"/>
        </w:rPr>
        <w:t>()</w:t>
      </w: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lang w:val="es-AR"/>
        </w:rPr>
      </w:pPr>
    </w:p>
    <w:p w:rsidR="000F730B" w:rsidRPr="000F730B" w:rsidRDefault="000F730B" w:rsidP="000F730B">
      <w:pPr>
        <w:shd w:val="clear" w:color="auto" w:fill="1E1E1E"/>
        <w:spacing w:after="0" w:line="285" w:lineRule="atLeast"/>
        <w:rPr>
          <w:rFonts w:ascii="Consolas" w:eastAsia="Times New Roman" w:hAnsi="Consolas" w:cs="Times New Roman"/>
          <w:color w:val="D4D4D4"/>
          <w:sz w:val="21"/>
          <w:szCs w:val="21"/>
          <w:lang w:val="es-AR"/>
        </w:rPr>
      </w:pPr>
      <w:r w:rsidRPr="000F730B">
        <w:rPr>
          <w:rFonts w:ascii="Consolas" w:eastAsia="Times New Roman" w:hAnsi="Consolas" w:cs="Times New Roman"/>
          <w:color w:val="9CDCFE"/>
          <w:sz w:val="21"/>
          <w:szCs w:val="21"/>
          <w:lang w:val="es-AR"/>
        </w:rPr>
        <w:t>aplicacion1</w:t>
      </w:r>
      <w:r w:rsidRPr="000F730B">
        <w:rPr>
          <w:rFonts w:ascii="Consolas" w:eastAsia="Times New Roman" w:hAnsi="Consolas" w:cs="Times New Roman"/>
          <w:color w:val="D4D4D4"/>
          <w:sz w:val="21"/>
          <w:szCs w:val="21"/>
          <w:lang w:val="es-AR"/>
        </w:rPr>
        <w:t>=</w:t>
      </w:r>
      <w:r w:rsidRPr="000F730B">
        <w:rPr>
          <w:rFonts w:ascii="Consolas" w:eastAsia="Times New Roman" w:hAnsi="Consolas" w:cs="Times New Roman"/>
          <w:color w:val="4EC9B0"/>
          <w:sz w:val="21"/>
          <w:szCs w:val="21"/>
          <w:lang w:val="es-AR"/>
        </w:rPr>
        <w:t>Aplicacion</w:t>
      </w:r>
      <w:r w:rsidRPr="000F730B">
        <w:rPr>
          <w:rFonts w:ascii="Consolas" w:eastAsia="Times New Roman" w:hAnsi="Consolas" w:cs="Times New Roman"/>
          <w:color w:val="D4D4D4"/>
          <w:sz w:val="21"/>
          <w:szCs w:val="21"/>
          <w:lang w:val="es-AR"/>
        </w:rPr>
        <w:t>()</w:t>
      </w:r>
    </w:p>
    <w:p w:rsidR="000F730B" w:rsidRPr="000F730B" w:rsidRDefault="000F730B" w:rsidP="000F730B">
      <w:pPr>
        <w:pStyle w:val="Heading3"/>
        <w:spacing w:before="300" w:after="150"/>
        <w:rPr>
          <w:rFonts w:ascii="Arial" w:hAnsi="Arial" w:cs="Arial"/>
          <w:b w:val="0"/>
          <w:bCs w:val="0"/>
          <w:color w:val="333333"/>
          <w:sz w:val="36"/>
          <w:szCs w:val="36"/>
          <w:lang w:val="es-AR"/>
        </w:rPr>
      </w:pPr>
      <w:r w:rsidRPr="000F730B">
        <w:rPr>
          <w:rFonts w:ascii="Arial" w:hAnsi="Arial" w:cs="Arial"/>
          <w:b w:val="0"/>
          <w:bCs w:val="0"/>
          <w:color w:val="333333"/>
          <w:sz w:val="36"/>
          <w:szCs w:val="36"/>
          <w:lang w:val="es-AR"/>
        </w:rPr>
        <w:t>Recomendación</w:t>
      </w:r>
    </w:p>
    <w:p w:rsidR="000F730B" w:rsidRPr="000F730B" w:rsidRDefault="000F730B" w:rsidP="000F730B">
      <w:pPr>
        <w:pStyle w:val="NormalWeb"/>
        <w:spacing w:before="0" w:beforeAutospacing="0" w:after="150" w:afterAutospacing="0"/>
        <w:rPr>
          <w:rFonts w:ascii="Arial" w:hAnsi="Arial" w:cs="Arial"/>
          <w:color w:val="333333"/>
          <w:sz w:val="25"/>
          <w:szCs w:val="25"/>
          <w:lang w:val="es-AR"/>
        </w:rPr>
      </w:pPr>
      <w:r w:rsidRPr="000F730B">
        <w:rPr>
          <w:rFonts w:ascii="Arial" w:hAnsi="Arial" w:cs="Arial"/>
          <w:color w:val="333333"/>
          <w:sz w:val="25"/>
          <w:szCs w:val="25"/>
          <w:lang w:val="es-AR"/>
        </w:rPr>
        <w:t>Siempre que tenga que implementar una interfaz gráfica es conveniente que en un papel se haga un croquis y a partir de este agrupar controles relacionados dentro de Frame o LabelFrame.</w:t>
      </w:r>
    </w:p>
    <w:p w:rsidR="0086055E" w:rsidRPr="0086055E" w:rsidRDefault="0086055E" w:rsidP="0086055E">
      <w:pPr>
        <w:spacing w:before="300" w:after="150" w:line="240" w:lineRule="auto"/>
        <w:outlineLvl w:val="0"/>
        <w:rPr>
          <w:rFonts w:ascii="Arial" w:eastAsia="Times New Roman" w:hAnsi="Arial" w:cs="Arial"/>
          <w:color w:val="333333"/>
          <w:kern w:val="36"/>
          <w:sz w:val="54"/>
          <w:szCs w:val="54"/>
          <w:lang w:val="es-AR"/>
        </w:rPr>
      </w:pPr>
      <w:r w:rsidRPr="0086055E">
        <w:rPr>
          <w:rFonts w:ascii="Arial" w:eastAsia="Times New Roman" w:hAnsi="Arial" w:cs="Arial"/>
          <w:color w:val="333333"/>
          <w:kern w:val="36"/>
          <w:sz w:val="54"/>
          <w:szCs w:val="54"/>
          <w:lang w:val="es-AR"/>
        </w:rPr>
        <w:t>tkinter.messagebox : ventanas de mensajes</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Las aplicaciones de escritorio es muy común la necesidad de abrir otras ventanas emergentes con el objetivo de informar, advertir de errores etc.</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La librería tkinter provee un paquete llamado messagebox con una serie de funciones para la apertura de diálogos de información.</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Para usar estos diálogos lo primero que debemos hacer es importar el paquete:</w:t>
      </w:r>
    </w:p>
    <w:p w:rsidR="0086055E" w:rsidRPr="0086055E" w:rsidRDefault="0086055E" w:rsidP="008605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86055E">
        <w:rPr>
          <w:rFonts w:ascii="Consolas" w:eastAsia="Times New Roman" w:hAnsi="Consolas" w:cs="Courier New"/>
          <w:color w:val="333333"/>
          <w:sz w:val="20"/>
          <w:szCs w:val="20"/>
        </w:rPr>
        <w:t>from tkinter import messagebox as mb</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Podemos crear un alias para el nombre del paquete para no tener que escribir messagebox todas las veces.</w:t>
      </w:r>
    </w:p>
    <w:p w:rsidR="0086055E" w:rsidRPr="0086055E" w:rsidRDefault="0086055E" w:rsidP="0086055E">
      <w:pPr>
        <w:spacing w:before="300" w:after="150" w:line="240" w:lineRule="auto"/>
        <w:outlineLvl w:val="2"/>
        <w:rPr>
          <w:rFonts w:ascii="Arial" w:eastAsia="Times New Roman" w:hAnsi="Arial" w:cs="Arial"/>
          <w:color w:val="333333"/>
          <w:sz w:val="36"/>
          <w:szCs w:val="36"/>
          <w:lang w:val="es-AR"/>
        </w:rPr>
      </w:pPr>
      <w:r w:rsidRPr="0086055E">
        <w:rPr>
          <w:rFonts w:ascii="Arial" w:eastAsia="Times New Roman" w:hAnsi="Arial" w:cs="Arial"/>
          <w:color w:val="333333"/>
          <w:sz w:val="36"/>
          <w:szCs w:val="36"/>
          <w:lang w:val="es-AR"/>
        </w:rPr>
        <w:t>Problema:</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Confeccionar una aplicación que permita ingresar dos valores enteros y al presionar un botón nos muestre la suma en el título de la ventana. Si el operador no ingresa en alguno de los dos controles Entry datos informar mediante un diálogo el error que se está cometiendo.</w:t>
      </w:r>
      <w:r w:rsidRPr="0086055E">
        <w:rPr>
          <w:rFonts w:ascii="Arial" w:eastAsia="Times New Roman" w:hAnsi="Arial" w:cs="Arial"/>
          <w:color w:val="333333"/>
          <w:sz w:val="25"/>
          <w:szCs w:val="25"/>
          <w:lang w:val="es-AR"/>
        </w:rPr>
        <w:br/>
        <w:t>Agregar además un menú de opciones que al ser seleccionado nos muestre información del programa.</w:t>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La representación visual cuando se presiona el botón "sumar" y no se ingresa alguno de los dos números debe ser:</w:t>
      </w:r>
    </w:p>
    <w:p w:rsidR="0086055E" w:rsidRPr="0086055E" w:rsidRDefault="0086055E" w:rsidP="0086055E">
      <w:pPr>
        <w:spacing w:after="0" w:line="240" w:lineRule="auto"/>
        <w:rPr>
          <w:rFonts w:ascii="Times New Roman" w:eastAsia="Times New Roman" w:hAnsi="Times New Roman" w:cs="Times New Roman"/>
          <w:sz w:val="24"/>
          <w:szCs w:val="24"/>
        </w:rPr>
      </w:pPr>
      <w:r w:rsidRPr="0086055E">
        <w:rPr>
          <w:rFonts w:ascii="Times New Roman" w:eastAsia="Times New Roman" w:hAnsi="Times New Roman" w:cs="Times New Roman"/>
          <w:noProof/>
          <w:sz w:val="24"/>
          <w:szCs w:val="24"/>
        </w:rPr>
        <w:lastRenderedPageBreak/>
        <w:drawing>
          <wp:inline distT="0" distB="0" distL="0" distR="0" wp14:anchorId="3DE6F238" wp14:editId="5FE73093">
            <wp:extent cx="3852545" cy="3267075"/>
            <wp:effectExtent l="0" t="0" r="0" b="9525"/>
            <wp:docPr id="55" name="Picture 55" descr="tkinter.messag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inter.messagebox"/>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52545" cy="3267075"/>
                    </a:xfrm>
                    <a:prstGeom prst="rect">
                      <a:avLst/>
                    </a:prstGeom>
                    <a:noFill/>
                    <a:ln>
                      <a:noFill/>
                    </a:ln>
                  </pic:spPr>
                </pic:pic>
              </a:graphicData>
            </a:graphic>
          </wp:inline>
        </w:drawing>
      </w:r>
      <w:r w:rsidRPr="0086055E">
        <w:rPr>
          <w:rFonts w:ascii="Arial" w:eastAsia="Times New Roman" w:hAnsi="Arial" w:cs="Arial"/>
          <w:color w:val="333333"/>
          <w:sz w:val="25"/>
          <w:szCs w:val="25"/>
        </w:rPr>
        <w:br/>
      </w:r>
    </w:p>
    <w:p w:rsidR="0086055E" w:rsidRPr="0086055E" w:rsidRDefault="0086055E" w:rsidP="0086055E">
      <w:pPr>
        <w:spacing w:after="150" w:line="240" w:lineRule="auto"/>
        <w:rPr>
          <w:rFonts w:ascii="Arial" w:eastAsia="Times New Roman" w:hAnsi="Arial" w:cs="Arial"/>
          <w:color w:val="333333"/>
          <w:sz w:val="25"/>
          <w:szCs w:val="25"/>
          <w:lang w:val="es-AR"/>
        </w:rPr>
      </w:pPr>
      <w:r w:rsidRPr="0086055E">
        <w:rPr>
          <w:rFonts w:ascii="Arial" w:eastAsia="Times New Roman" w:hAnsi="Arial" w:cs="Arial"/>
          <w:color w:val="333333"/>
          <w:sz w:val="25"/>
          <w:szCs w:val="25"/>
          <w:lang w:val="es-AR"/>
        </w:rPr>
        <w:t>La representación visual cuando se abre el diálogo que informa sobre el programa desde el menú de opciones es:</w:t>
      </w:r>
    </w:p>
    <w:p w:rsidR="0086055E" w:rsidRPr="0086055E" w:rsidRDefault="0086055E" w:rsidP="0086055E">
      <w:pPr>
        <w:spacing w:after="0" w:line="240" w:lineRule="auto"/>
        <w:rPr>
          <w:rFonts w:ascii="Times New Roman" w:eastAsia="Times New Roman" w:hAnsi="Times New Roman" w:cs="Times New Roman"/>
          <w:sz w:val="24"/>
          <w:szCs w:val="24"/>
        </w:rPr>
      </w:pPr>
      <w:r w:rsidRPr="0086055E">
        <w:rPr>
          <w:rFonts w:ascii="Times New Roman" w:eastAsia="Times New Roman" w:hAnsi="Times New Roman" w:cs="Times New Roman"/>
          <w:noProof/>
          <w:sz w:val="24"/>
          <w:szCs w:val="24"/>
        </w:rPr>
        <w:drawing>
          <wp:inline distT="0" distB="0" distL="0" distR="0" wp14:anchorId="1135D33B" wp14:editId="58F53F65">
            <wp:extent cx="3965575" cy="3205480"/>
            <wp:effectExtent l="0" t="0" r="0" b="0"/>
            <wp:docPr id="56" name="Picture 56" descr="tkinter.message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inter.messagebox"/>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65575" cy="3205480"/>
                    </a:xfrm>
                    <a:prstGeom prst="rect">
                      <a:avLst/>
                    </a:prstGeom>
                    <a:noFill/>
                    <a:ln>
                      <a:noFill/>
                    </a:ln>
                  </pic:spPr>
                </pic:pic>
              </a:graphicData>
            </a:graphic>
          </wp:inline>
        </w:drawing>
      </w:r>
      <w:r w:rsidRPr="0086055E">
        <w:rPr>
          <w:rFonts w:ascii="Arial" w:eastAsia="Times New Roman" w:hAnsi="Arial" w:cs="Arial"/>
          <w:color w:val="333333"/>
          <w:sz w:val="25"/>
          <w:szCs w:val="25"/>
        </w:rPr>
        <w:br/>
      </w:r>
    </w:p>
    <w:p w:rsidR="0086055E" w:rsidRDefault="0086055E" w:rsidP="0086055E">
      <w:pPr>
        <w:spacing w:before="150" w:after="150" w:line="240" w:lineRule="auto"/>
        <w:outlineLvl w:val="3"/>
        <w:rPr>
          <w:rFonts w:ascii="Arial" w:eastAsia="Times New Roman" w:hAnsi="Arial" w:cs="Arial"/>
          <w:color w:val="333333"/>
          <w:sz w:val="27"/>
          <w:szCs w:val="27"/>
        </w:rPr>
      </w:pPr>
    </w:p>
    <w:p w:rsidR="0086055E" w:rsidRDefault="0086055E" w:rsidP="0086055E">
      <w:pPr>
        <w:spacing w:before="150" w:after="150" w:line="240" w:lineRule="auto"/>
        <w:outlineLvl w:val="3"/>
        <w:rPr>
          <w:rFonts w:ascii="Arial" w:eastAsia="Times New Roman" w:hAnsi="Arial" w:cs="Arial"/>
          <w:color w:val="333333"/>
          <w:sz w:val="27"/>
          <w:szCs w:val="27"/>
        </w:rPr>
      </w:pPr>
    </w:p>
    <w:p w:rsidR="0086055E" w:rsidRDefault="0086055E" w:rsidP="0086055E">
      <w:pPr>
        <w:spacing w:before="150" w:after="150" w:line="240" w:lineRule="auto"/>
        <w:outlineLvl w:val="3"/>
        <w:rPr>
          <w:rFonts w:ascii="Arial" w:eastAsia="Times New Roman" w:hAnsi="Arial" w:cs="Arial"/>
          <w:color w:val="333333"/>
          <w:sz w:val="27"/>
          <w:szCs w:val="27"/>
        </w:rPr>
      </w:pPr>
    </w:p>
    <w:p w:rsidR="0086055E" w:rsidRPr="0086055E" w:rsidRDefault="0086055E" w:rsidP="0086055E">
      <w:pPr>
        <w:spacing w:before="150" w:after="150" w:line="240" w:lineRule="auto"/>
        <w:outlineLvl w:val="3"/>
        <w:rPr>
          <w:rFonts w:ascii="Arial" w:eastAsia="Times New Roman" w:hAnsi="Arial" w:cs="Arial"/>
          <w:color w:val="333333"/>
          <w:sz w:val="27"/>
          <w:szCs w:val="27"/>
          <w:lang w:val="es-AR"/>
        </w:rPr>
      </w:pPr>
      <w:r w:rsidRPr="0086055E">
        <w:rPr>
          <w:rFonts w:ascii="Arial" w:eastAsia="Times New Roman" w:hAnsi="Arial" w:cs="Arial"/>
          <w:color w:val="333333"/>
          <w:sz w:val="27"/>
          <w:szCs w:val="27"/>
          <w:lang w:val="es-AR"/>
        </w:rPr>
        <w:lastRenderedPageBreak/>
        <w:t>Programa: ejercicio249.py</w:t>
      </w:r>
    </w:p>
    <w:p w:rsidR="004E4646" w:rsidRPr="00DA6F8D"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DA6F8D">
        <w:rPr>
          <w:rFonts w:ascii="Consolas" w:eastAsia="Times New Roman" w:hAnsi="Consolas" w:cs="Times New Roman"/>
          <w:color w:val="C586C0"/>
          <w:sz w:val="21"/>
          <w:szCs w:val="21"/>
          <w:lang w:val="es-AR"/>
        </w:rPr>
        <w:t>import</w:t>
      </w:r>
      <w:r w:rsidRPr="00DA6F8D">
        <w:rPr>
          <w:rFonts w:ascii="Consolas" w:eastAsia="Times New Roman" w:hAnsi="Consolas" w:cs="Times New Roman"/>
          <w:color w:val="D4D4D4"/>
          <w:sz w:val="21"/>
          <w:szCs w:val="21"/>
          <w:lang w:val="es-AR"/>
        </w:rPr>
        <w:t xml:space="preserve"> </w:t>
      </w:r>
      <w:r w:rsidRPr="00DA6F8D">
        <w:rPr>
          <w:rFonts w:ascii="Consolas" w:eastAsia="Times New Roman" w:hAnsi="Consolas" w:cs="Times New Roman"/>
          <w:color w:val="4EC9B0"/>
          <w:sz w:val="21"/>
          <w:szCs w:val="21"/>
          <w:lang w:val="es-AR"/>
        </w:rPr>
        <w:t>tkinter</w:t>
      </w:r>
      <w:r w:rsidRPr="00DA6F8D">
        <w:rPr>
          <w:rFonts w:ascii="Consolas" w:eastAsia="Times New Roman" w:hAnsi="Consolas" w:cs="Times New Roman"/>
          <w:color w:val="D4D4D4"/>
          <w:sz w:val="21"/>
          <w:szCs w:val="21"/>
          <w:lang w:val="es-AR"/>
        </w:rPr>
        <w:t xml:space="preserve"> </w:t>
      </w:r>
      <w:r w:rsidRPr="00DA6F8D">
        <w:rPr>
          <w:rFonts w:ascii="Consolas" w:eastAsia="Times New Roman" w:hAnsi="Consolas" w:cs="Times New Roman"/>
          <w:color w:val="C586C0"/>
          <w:sz w:val="21"/>
          <w:szCs w:val="21"/>
          <w:lang w:val="es-AR"/>
        </w:rPr>
        <w:t>as</w:t>
      </w:r>
      <w:r w:rsidRPr="00DA6F8D">
        <w:rPr>
          <w:rFonts w:ascii="Consolas" w:eastAsia="Times New Roman" w:hAnsi="Consolas" w:cs="Times New Roman"/>
          <w:color w:val="D4D4D4"/>
          <w:sz w:val="21"/>
          <w:szCs w:val="21"/>
          <w:lang w:val="es-AR"/>
        </w:rPr>
        <w:t xml:space="preserve"> </w:t>
      </w:r>
      <w:r w:rsidRPr="00DA6F8D">
        <w:rPr>
          <w:rFonts w:ascii="Consolas" w:eastAsia="Times New Roman" w:hAnsi="Consolas" w:cs="Times New Roman"/>
          <w:color w:val="4EC9B0"/>
          <w:sz w:val="21"/>
          <w:szCs w:val="21"/>
          <w:lang w:val="es-AR"/>
        </w:rPr>
        <w:t>tk</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C586C0"/>
          <w:sz w:val="21"/>
          <w:szCs w:val="21"/>
        </w:rPr>
        <w:t>from</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tkinter</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C586C0"/>
          <w:sz w:val="21"/>
          <w:szCs w:val="21"/>
        </w:rPr>
        <w:t>import</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ttk</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C586C0"/>
          <w:sz w:val="21"/>
          <w:szCs w:val="21"/>
        </w:rPr>
        <w:t>from</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tkinter</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C586C0"/>
          <w:sz w:val="21"/>
          <w:szCs w:val="21"/>
        </w:rPr>
        <w:t>import</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messagebox</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C586C0"/>
          <w:sz w:val="21"/>
          <w:szCs w:val="21"/>
        </w:rPr>
        <w:t>as</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mb</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569CD6"/>
          <w:sz w:val="21"/>
          <w:szCs w:val="21"/>
        </w:rPr>
        <w:t>class</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rPr>
        <w:t>Aplicacion</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569CD6"/>
          <w:sz w:val="21"/>
          <w:szCs w:val="21"/>
        </w:rPr>
        <w:t>def</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DCDCAA"/>
          <w:sz w:val="21"/>
          <w:szCs w:val="21"/>
        </w:rPr>
        <w:t>__init__</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ventana1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Tk</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ventana1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text</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"Suma de números"</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grid</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column</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row</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padx</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10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10</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agregar_componentes</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agregar_menu</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ventana1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mainloop</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569CD6"/>
          <w:sz w:val="21"/>
          <w:szCs w:val="21"/>
          <w:lang w:val="es-AR"/>
        </w:rPr>
        <w:t>def</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DCDCAA"/>
          <w:sz w:val="21"/>
          <w:szCs w:val="21"/>
          <w:lang w:val="es-AR"/>
        </w:rPr>
        <w:t>agregar_componentes</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Label</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text</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"Ingrese primer valor:"</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grid</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column</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row</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padx</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5</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5</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sticky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"e"</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dato1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StringVar</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entry1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Entry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textvariable</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dato1</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entry1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grid</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column</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1</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row</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0</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padx</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pady</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label2</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Label</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text</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"Ingrese segundo valor:"</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label2</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grid</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column</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0</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row</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padx</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5</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pady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B5CEA8"/>
          <w:sz w:val="21"/>
          <w:szCs w:val="21"/>
          <w:lang w:val="es-AR"/>
        </w:rPr>
        <w:t>5</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sticky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"e"</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dato2</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StringVar</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entry2</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ttk</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Entry</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labelframe1</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textvariable</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dato2</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entry2</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grid</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column</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1</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row</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1</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padx</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pady</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boton1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4EC9B0"/>
          <w:sz w:val="21"/>
          <w:szCs w:val="21"/>
        </w:rPr>
        <w:t>ttk</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4EC9B0"/>
          <w:sz w:val="21"/>
          <w:szCs w:val="21"/>
        </w:rPr>
        <w:t>Button</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labelframe1</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text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CE9178"/>
          <w:sz w:val="21"/>
          <w:szCs w:val="21"/>
        </w:rPr>
        <w:t>"Sumar"</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command</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DCDCAA"/>
          <w:sz w:val="21"/>
          <w:szCs w:val="21"/>
        </w:rPr>
        <w:t>sumar</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boton1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grid</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column</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1</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row</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2</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padx</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pady</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B5CEA8"/>
          <w:sz w:val="21"/>
          <w:szCs w:val="21"/>
        </w:rPr>
        <w:t>5</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sticky</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CE9178"/>
          <w:sz w:val="21"/>
          <w:szCs w:val="21"/>
        </w:rPr>
        <w:t>"we"</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569CD6"/>
          <w:sz w:val="21"/>
          <w:szCs w:val="21"/>
        </w:rPr>
        <w:t>def</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DCDCAA"/>
          <w:sz w:val="21"/>
          <w:szCs w:val="21"/>
        </w:rPr>
        <w:t>agregar_menu</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menubar1</w:t>
      </w:r>
      <w:r w:rsidRPr="004E4646">
        <w:rPr>
          <w:rFonts w:ascii="Consolas" w:eastAsia="Times New Roman" w:hAnsi="Consolas" w:cs="Times New Roman"/>
          <w:color w:val="D4D4D4"/>
          <w:sz w:val="21"/>
          <w:szCs w:val="21"/>
        </w:rPr>
        <w:t xml:space="preserve"> = </w:t>
      </w:r>
      <w:r w:rsidRPr="004E4646">
        <w:rPr>
          <w:rFonts w:ascii="Consolas" w:eastAsia="Times New Roman" w:hAnsi="Consolas" w:cs="Times New Roman"/>
          <w:color w:val="4EC9B0"/>
          <w:sz w:val="21"/>
          <w:szCs w:val="21"/>
        </w:rPr>
        <w:t>tk</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4EC9B0"/>
          <w:sz w:val="21"/>
          <w:szCs w:val="21"/>
        </w:rPr>
        <w:t>Menu</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ventana1</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ventana1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config</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menu</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menubar1</w:t>
      </w:r>
      <w:r w:rsidRPr="004E4646">
        <w:rPr>
          <w:rFonts w:ascii="Consolas" w:eastAsia="Times New Roman" w:hAnsi="Consolas" w:cs="Times New Roman"/>
          <w:color w:val="D4D4D4"/>
          <w:sz w:val="21"/>
          <w:szCs w:val="21"/>
        </w:rPr>
        <w:t>)</w:t>
      </w:r>
    </w:p>
    <w:p w:rsidR="004E4646" w:rsidRPr="00DA6F8D" w:rsidRDefault="004E4646" w:rsidP="004E4646">
      <w:pPr>
        <w:shd w:val="clear" w:color="auto" w:fill="1E1E1E"/>
        <w:spacing w:after="0" w:line="285" w:lineRule="atLeast"/>
        <w:rPr>
          <w:rFonts w:ascii="Consolas" w:eastAsia="Times New Roman" w:hAnsi="Consolas" w:cs="Times New Roman"/>
          <w:color w:val="D4D4D4"/>
          <w:sz w:val="21"/>
          <w:szCs w:val="21"/>
        </w:rPr>
      </w:pP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opciones1</w:t>
      </w:r>
      <w:r w:rsidRPr="00DA6F8D">
        <w:rPr>
          <w:rFonts w:ascii="Consolas" w:eastAsia="Times New Roman" w:hAnsi="Consolas" w:cs="Times New Roman"/>
          <w:color w:val="D4D4D4"/>
          <w:sz w:val="21"/>
          <w:szCs w:val="21"/>
        </w:rPr>
        <w:t xml:space="preserve"> = </w:t>
      </w:r>
      <w:r w:rsidRPr="00DA6F8D">
        <w:rPr>
          <w:rFonts w:ascii="Consolas" w:eastAsia="Times New Roman" w:hAnsi="Consolas" w:cs="Times New Roman"/>
          <w:color w:val="4EC9B0"/>
          <w:sz w:val="21"/>
          <w:szCs w:val="21"/>
        </w:rPr>
        <w:t>tk</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4EC9B0"/>
          <w:sz w:val="21"/>
          <w:szCs w:val="21"/>
        </w:rPr>
        <w:t>Menu</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menubar1</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tearoff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0</w:t>
      </w:r>
      <w:r w:rsidRPr="00DA6F8D">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DA6F8D">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opciones1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add_command</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"Acerca de..."</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command</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acerca</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menubar1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add_cascade</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label</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"Opciones"</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9CDCFE"/>
          <w:sz w:val="21"/>
          <w:szCs w:val="21"/>
          <w:lang w:val="es-AR"/>
        </w:rPr>
        <w:t>menu</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opciones1</w:t>
      </w:r>
      <w:r w:rsidRPr="004E4646">
        <w:rPr>
          <w:rFonts w:ascii="Consolas" w:eastAsia="Times New Roman" w:hAnsi="Consolas" w:cs="Times New Roman"/>
          <w:color w:val="D4D4D4"/>
          <w:sz w:val="21"/>
          <w:szCs w:val="21"/>
          <w:lang w:val="es-AR"/>
        </w:rPr>
        <w:t>)    </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569CD6"/>
          <w:sz w:val="21"/>
          <w:szCs w:val="21"/>
        </w:rPr>
        <w:t>def</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DCDCAA"/>
          <w:sz w:val="21"/>
          <w:szCs w:val="21"/>
        </w:rPr>
        <w:t>sumar</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C586C0"/>
          <w:sz w:val="21"/>
          <w:szCs w:val="21"/>
        </w:rPr>
        <w:t>if</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dato1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DCDCAA"/>
          <w:sz w:val="21"/>
          <w:szCs w:val="21"/>
        </w:rPr>
        <w:t>get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CE9178"/>
          <w:sz w:val="21"/>
          <w:szCs w:val="21"/>
        </w:rPr>
        <w:t>""</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569CD6"/>
          <w:sz w:val="21"/>
          <w:szCs w:val="21"/>
        </w:rPr>
        <w:t>or</w:t>
      </w: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dato2</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DCDCAA"/>
          <w:sz w:val="21"/>
          <w:szCs w:val="21"/>
        </w:rPr>
        <w:t>get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CE9178"/>
          <w:sz w:val="21"/>
          <w:szCs w:val="21"/>
        </w:rPr>
        <w:t>""</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4EC9B0"/>
          <w:sz w:val="21"/>
          <w:szCs w:val="21"/>
          <w:lang w:val="es-AR"/>
        </w:rPr>
        <w:t>mb</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showerror</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"Cuidado"</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"No puede dejar los cuadros de entrada de números vacíos"</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C586C0"/>
          <w:sz w:val="21"/>
          <w:szCs w:val="21"/>
        </w:rPr>
        <w:t>else</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rPr>
      </w:pPr>
      <w:r w:rsidRPr="004E4646">
        <w:rPr>
          <w:rFonts w:ascii="Consolas" w:eastAsia="Times New Roman" w:hAnsi="Consolas" w:cs="Times New Roman"/>
          <w:color w:val="D4D4D4"/>
          <w:sz w:val="21"/>
          <w:szCs w:val="21"/>
        </w:rPr>
        <w:lastRenderedPageBreak/>
        <w:t xml:space="preserve">            </w:t>
      </w:r>
      <w:r w:rsidRPr="004E4646">
        <w:rPr>
          <w:rFonts w:ascii="Consolas" w:eastAsia="Times New Roman" w:hAnsi="Consolas" w:cs="Times New Roman"/>
          <w:color w:val="9CDCFE"/>
          <w:sz w:val="21"/>
          <w:szCs w:val="21"/>
        </w:rPr>
        <w:t>suma</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4EC9B0"/>
          <w:sz w:val="21"/>
          <w:szCs w:val="21"/>
        </w:rPr>
        <w:t>int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dato1</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DCDCAA"/>
          <w:sz w:val="21"/>
          <w:szCs w:val="21"/>
        </w:rPr>
        <w:t>get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4EC9B0"/>
          <w:sz w:val="21"/>
          <w:szCs w:val="21"/>
        </w:rPr>
        <w:t>int</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self</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9CDCFE"/>
          <w:sz w:val="21"/>
          <w:szCs w:val="21"/>
        </w:rPr>
        <w:t>dato2</w:t>
      </w:r>
      <w:r w:rsidRPr="004E4646">
        <w:rPr>
          <w:rFonts w:ascii="Consolas" w:eastAsia="Times New Roman" w:hAnsi="Consolas" w:cs="Times New Roman"/>
          <w:color w:val="D4D4D4"/>
          <w:sz w:val="21"/>
          <w:szCs w:val="21"/>
        </w:rPr>
        <w:t>.</w:t>
      </w:r>
      <w:r w:rsidRPr="004E4646">
        <w:rPr>
          <w:rFonts w:ascii="Consolas" w:eastAsia="Times New Roman" w:hAnsi="Consolas" w:cs="Times New Roman"/>
          <w:color w:val="DCDCAA"/>
          <w:sz w:val="21"/>
          <w:szCs w:val="21"/>
        </w:rPr>
        <w:t>get</w:t>
      </w:r>
      <w:r w:rsidRPr="004E4646">
        <w:rPr>
          <w:rFonts w:ascii="Consolas" w:eastAsia="Times New Roman" w:hAnsi="Consolas" w:cs="Times New Roman"/>
          <w:color w:val="D4D4D4"/>
          <w:sz w:val="21"/>
          <w:szCs w:val="21"/>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rPr>
        <w:t xml:space="preserve">            </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ventana1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title</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"La suma es "</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str</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suma</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569CD6"/>
          <w:sz w:val="21"/>
          <w:szCs w:val="21"/>
          <w:lang w:val="es-AR"/>
        </w:rPr>
        <w:t>def</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DCDCAA"/>
          <w:sz w:val="21"/>
          <w:szCs w:val="21"/>
          <w:lang w:val="es-AR"/>
        </w:rPr>
        <w:t>acerca</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9CDCFE"/>
          <w:sz w:val="21"/>
          <w:szCs w:val="21"/>
          <w:lang w:val="es-AR"/>
        </w:rPr>
        <w:t>self</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4EC9B0"/>
          <w:sz w:val="21"/>
          <w:szCs w:val="21"/>
          <w:lang w:val="es-AR"/>
        </w:rPr>
        <w:t>mb</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DCDCAA"/>
          <w:sz w:val="21"/>
          <w:szCs w:val="21"/>
          <w:lang w:val="es-AR"/>
        </w:rPr>
        <w:t>showinfo</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CE9178"/>
          <w:sz w:val="21"/>
          <w:szCs w:val="21"/>
          <w:lang w:val="es-AR"/>
        </w:rPr>
        <w:t>"Información"</w:t>
      </w:r>
      <w:r w:rsidRPr="004E4646">
        <w:rPr>
          <w:rFonts w:ascii="Consolas" w:eastAsia="Times New Roman" w:hAnsi="Consolas" w:cs="Times New Roman"/>
          <w:color w:val="D4D4D4"/>
          <w:sz w:val="21"/>
          <w:szCs w:val="21"/>
          <w:lang w:val="es-AR"/>
        </w:rPr>
        <w:t xml:space="preserve">, </w:t>
      </w:r>
      <w:r w:rsidRPr="004E4646">
        <w:rPr>
          <w:rFonts w:ascii="Consolas" w:eastAsia="Times New Roman" w:hAnsi="Consolas" w:cs="Times New Roman"/>
          <w:color w:val="CE9178"/>
          <w:sz w:val="21"/>
          <w:szCs w:val="21"/>
          <w:lang w:val="es-AR"/>
        </w:rPr>
        <w:t>"Este programa fue desarrollado para el aprendizaje de Python y tkinter."</w:t>
      </w:r>
      <w:r w:rsidRPr="004E4646">
        <w:rPr>
          <w:rFonts w:ascii="Consolas" w:eastAsia="Times New Roman" w:hAnsi="Consolas" w:cs="Times New Roman"/>
          <w:color w:val="D4D4D4"/>
          <w:sz w:val="21"/>
          <w:szCs w:val="21"/>
          <w:lang w:val="es-AR"/>
        </w:rPr>
        <w:t>)</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D4D4D4"/>
          <w:sz w:val="21"/>
          <w:szCs w:val="21"/>
          <w:lang w:val="es-AR"/>
        </w:rPr>
        <w:t xml:space="preserve">        </w:t>
      </w:r>
    </w:p>
    <w:p w:rsidR="004E4646" w:rsidRPr="004E4646" w:rsidRDefault="004E4646" w:rsidP="004E4646">
      <w:pPr>
        <w:shd w:val="clear" w:color="auto" w:fill="1E1E1E"/>
        <w:spacing w:after="0" w:line="285" w:lineRule="atLeast"/>
        <w:rPr>
          <w:rFonts w:ascii="Consolas" w:eastAsia="Times New Roman" w:hAnsi="Consolas" w:cs="Times New Roman"/>
          <w:color w:val="D4D4D4"/>
          <w:sz w:val="21"/>
          <w:szCs w:val="21"/>
          <w:lang w:val="es-AR"/>
        </w:rPr>
      </w:pPr>
      <w:r w:rsidRPr="004E4646">
        <w:rPr>
          <w:rFonts w:ascii="Consolas" w:eastAsia="Times New Roman" w:hAnsi="Consolas" w:cs="Times New Roman"/>
          <w:color w:val="9CDCFE"/>
          <w:sz w:val="21"/>
          <w:szCs w:val="21"/>
          <w:lang w:val="es-AR"/>
        </w:rPr>
        <w:t>aplicacion1</w:t>
      </w:r>
      <w:r w:rsidRPr="004E4646">
        <w:rPr>
          <w:rFonts w:ascii="Consolas" w:eastAsia="Times New Roman" w:hAnsi="Consolas" w:cs="Times New Roman"/>
          <w:color w:val="D4D4D4"/>
          <w:sz w:val="21"/>
          <w:szCs w:val="21"/>
          <w:lang w:val="es-AR"/>
        </w:rPr>
        <w:t>=</w:t>
      </w:r>
      <w:r w:rsidRPr="004E4646">
        <w:rPr>
          <w:rFonts w:ascii="Consolas" w:eastAsia="Times New Roman" w:hAnsi="Consolas" w:cs="Times New Roman"/>
          <w:color w:val="4EC9B0"/>
          <w:sz w:val="21"/>
          <w:szCs w:val="21"/>
          <w:lang w:val="es-AR"/>
        </w:rPr>
        <w:t>Aplicacion</w:t>
      </w:r>
      <w:r w:rsidRPr="004E4646">
        <w:rPr>
          <w:rFonts w:ascii="Consolas" w:eastAsia="Times New Roman" w:hAnsi="Consolas" w:cs="Times New Roman"/>
          <w:color w:val="D4D4D4"/>
          <w:sz w:val="21"/>
          <w:szCs w:val="21"/>
          <w:lang w:val="es-AR"/>
        </w:rPr>
        <w:t xml:space="preserve">() </w:t>
      </w:r>
    </w:p>
    <w:p w:rsidR="00A41EFD" w:rsidRPr="00A41EFD" w:rsidRDefault="00A41EFD" w:rsidP="00A41EFD">
      <w:pPr>
        <w:spacing w:before="300" w:after="150" w:line="240" w:lineRule="auto"/>
        <w:outlineLvl w:val="2"/>
        <w:rPr>
          <w:rFonts w:ascii="Arial" w:eastAsia="Times New Roman" w:hAnsi="Arial" w:cs="Arial"/>
          <w:color w:val="333333"/>
          <w:sz w:val="36"/>
          <w:szCs w:val="36"/>
          <w:lang w:val="es-AR"/>
        </w:rPr>
      </w:pPr>
      <w:r w:rsidRPr="00A41EFD">
        <w:rPr>
          <w:rFonts w:ascii="Arial" w:eastAsia="Times New Roman" w:hAnsi="Arial" w:cs="Arial"/>
          <w:color w:val="333333"/>
          <w:sz w:val="36"/>
          <w:szCs w:val="36"/>
          <w:lang w:val="es-AR"/>
        </w:rPr>
        <w:t>Diálogos para confirmar o rechazar.</w:t>
      </w:r>
    </w:p>
    <w:p w:rsidR="00A41EFD" w:rsidRPr="00A41EFD" w:rsidRDefault="00A41EFD" w:rsidP="00A41EFD">
      <w:pPr>
        <w:spacing w:after="150" w:line="240" w:lineRule="auto"/>
        <w:rPr>
          <w:rFonts w:ascii="Arial" w:eastAsia="Times New Roman" w:hAnsi="Arial" w:cs="Arial"/>
          <w:color w:val="333333"/>
          <w:sz w:val="25"/>
          <w:szCs w:val="25"/>
          <w:lang w:val="es-AR"/>
        </w:rPr>
      </w:pPr>
      <w:r w:rsidRPr="00A41EFD">
        <w:rPr>
          <w:rFonts w:ascii="Arial" w:eastAsia="Times New Roman" w:hAnsi="Arial" w:cs="Arial"/>
          <w:color w:val="333333"/>
          <w:sz w:val="25"/>
          <w:szCs w:val="25"/>
          <w:lang w:val="es-AR"/>
        </w:rPr>
        <w:t>El paquete 'messagebox' cuenta con otra función que nos muestra un diálogo con dos botones con los mensajes "Si" o "No", luego desde nuestro programa podemos identificar cual de los dos botones se ha presionado.</w:t>
      </w:r>
    </w:p>
    <w:p w:rsidR="00A67C10" w:rsidRPr="00A67C10" w:rsidRDefault="00A67C10" w:rsidP="00A67C10">
      <w:pPr>
        <w:pStyle w:val="Heading3"/>
        <w:spacing w:before="300" w:after="150"/>
        <w:rPr>
          <w:rFonts w:ascii="Arial" w:hAnsi="Arial" w:cs="Arial"/>
          <w:b w:val="0"/>
          <w:bCs w:val="0"/>
          <w:color w:val="333333"/>
          <w:sz w:val="36"/>
          <w:szCs w:val="36"/>
          <w:lang w:val="es-AR"/>
        </w:rPr>
      </w:pPr>
      <w:r w:rsidRPr="00A67C10">
        <w:rPr>
          <w:rFonts w:ascii="Arial" w:hAnsi="Arial" w:cs="Arial"/>
          <w:b w:val="0"/>
          <w:bCs w:val="0"/>
          <w:color w:val="333333"/>
          <w:sz w:val="36"/>
          <w:szCs w:val="36"/>
          <w:lang w:val="es-AR"/>
        </w:rPr>
        <w:t>Problema:</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Confeccionar un programa que tenga solo un menú de opciones que al ser presionado nos muestre un cuadro de mensaje que informe si queremos finalizar la ejecución del programa. Si se presiona "si" se finaliza el programa en caso contrario no se hace nada.</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La representación visual luego de seleccionar la opción del menú es:</w:t>
      </w:r>
    </w:p>
    <w:p w:rsidR="00A67C10" w:rsidRDefault="00A67C10" w:rsidP="00A67C10">
      <w:pPr>
        <w:rPr>
          <w:rFonts w:ascii="Times New Roman" w:hAnsi="Times New Roman" w:cs="Times New Roman"/>
          <w:sz w:val="24"/>
          <w:szCs w:val="24"/>
        </w:rPr>
      </w:pPr>
      <w:r>
        <w:rPr>
          <w:noProof/>
        </w:rPr>
        <w:drawing>
          <wp:inline distT="0" distB="0" distL="0" distR="0">
            <wp:extent cx="2763520" cy="2588895"/>
            <wp:effectExtent l="0" t="0" r="0" b="1905"/>
            <wp:docPr id="57" name="Picture 57" descr="tkinter.messagebox askyes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inter.messagebox askyesno"/>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63520" cy="2588895"/>
                    </a:xfrm>
                    <a:prstGeom prst="rect">
                      <a:avLst/>
                    </a:prstGeom>
                    <a:noFill/>
                    <a:ln>
                      <a:noFill/>
                    </a:ln>
                  </pic:spPr>
                </pic:pic>
              </a:graphicData>
            </a:graphic>
          </wp:inline>
        </w:drawing>
      </w:r>
      <w:r>
        <w:rPr>
          <w:rFonts w:ascii="Arial" w:hAnsi="Arial" w:cs="Arial"/>
          <w:color w:val="333333"/>
          <w:sz w:val="25"/>
          <w:szCs w:val="25"/>
        </w:rPr>
        <w:br/>
      </w:r>
    </w:p>
    <w:p w:rsidR="00A67C10" w:rsidRPr="00A67C10" w:rsidRDefault="00A67C10" w:rsidP="00A67C10">
      <w:pPr>
        <w:pStyle w:val="Heading4"/>
        <w:spacing w:before="150" w:after="150"/>
        <w:rPr>
          <w:rFonts w:ascii="Arial" w:hAnsi="Arial" w:cs="Arial"/>
          <w:b w:val="0"/>
          <w:bCs w:val="0"/>
          <w:color w:val="333333"/>
          <w:sz w:val="27"/>
          <w:szCs w:val="27"/>
          <w:lang w:val="es-AR"/>
        </w:rPr>
      </w:pPr>
      <w:r w:rsidRPr="00A67C10">
        <w:rPr>
          <w:rFonts w:ascii="Arial" w:hAnsi="Arial" w:cs="Arial"/>
          <w:b w:val="0"/>
          <w:bCs w:val="0"/>
          <w:color w:val="333333"/>
          <w:sz w:val="27"/>
          <w:szCs w:val="27"/>
          <w:lang w:val="es-AR"/>
        </w:rPr>
        <w:t>Programa: ejercicio250.py</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C586C0"/>
          <w:sz w:val="21"/>
          <w:szCs w:val="21"/>
          <w:lang w:val="es-AR"/>
        </w:rPr>
        <w:t>import</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4EC9B0"/>
          <w:sz w:val="21"/>
          <w:szCs w:val="21"/>
          <w:lang w:val="es-AR"/>
        </w:rPr>
        <w:t>tkinter</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C586C0"/>
          <w:sz w:val="21"/>
          <w:szCs w:val="21"/>
          <w:lang w:val="es-AR"/>
        </w:rPr>
        <w:t>as</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4EC9B0"/>
          <w:sz w:val="21"/>
          <w:szCs w:val="21"/>
          <w:lang w:val="es-AR"/>
        </w:rPr>
        <w:t>tk</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C586C0"/>
          <w:sz w:val="21"/>
          <w:szCs w:val="21"/>
        </w:rPr>
        <w:t>from</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4EC9B0"/>
          <w:sz w:val="21"/>
          <w:szCs w:val="21"/>
        </w:rPr>
        <w:t>tkinter</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C586C0"/>
          <w:sz w:val="21"/>
          <w:szCs w:val="21"/>
        </w:rPr>
        <w:t>import</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4EC9B0"/>
          <w:sz w:val="21"/>
          <w:szCs w:val="21"/>
        </w:rPr>
        <w:t>messagebox</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C586C0"/>
          <w:sz w:val="21"/>
          <w:szCs w:val="21"/>
        </w:rPr>
        <w:t>as</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4EC9B0"/>
          <w:sz w:val="21"/>
          <w:szCs w:val="21"/>
        </w:rPr>
        <w:t>mb</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C586C0"/>
          <w:sz w:val="21"/>
          <w:szCs w:val="21"/>
        </w:rPr>
        <w:t>import</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4EC9B0"/>
          <w:sz w:val="21"/>
          <w:szCs w:val="21"/>
        </w:rPr>
        <w:t>sys</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569CD6"/>
          <w:sz w:val="21"/>
          <w:szCs w:val="21"/>
        </w:rPr>
        <w:lastRenderedPageBreak/>
        <w:t>class</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4EC9B0"/>
          <w:sz w:val="21"/>
          <w:szCs w:val="21"/>
        </w:rPr>
        <w:t>Aplicacion</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569CD6"/>
          <w:sz w:val="21"/>
          <w:szCs w:val="21"/>
        </w:rPr>
        <w:t>def</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DCDCAA"/>
          <w:sz w:val="21"/>
          <w:szCs w:val="21"/>
        </w:rPr>
        <w:t>__init__</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ventana1</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4EC9B0"/>
          <w:sz w:val="21"/>
          <w:szCs w:val="21"/>
        </w:rPr>
        <w:t>tk</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4EC9B0"/>
          <w:sz w:val="21"/>
          <w:szCs w:val="21"/>
        </w:rPr>
        <w:t>Tk</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DCDCAA"/>
          <w:sz w:val="21"/>
          <w:szCs w:val="21"/>
        </w:rPr>
        <w:t>agregar_menu</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ventana1</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DCDCAA"/>
          <w:sz w:val="21"/>
          <w:szCs w:val="21"/>
        </w:rPr>
        <w:t>mainloop</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569CD6"/>
          <w:sz w:val="21"/>
          <w:szCs w:val="21"/>
        </w:rPr>
        <w:t>def</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DCDCAA"/>
          <w:sz w:val="21"/>
          <w:szCs w:val="21"/>
        </w:rPr>
        <w:t>agregar_menu</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menubar1</w:t>
      </w:r>
      <w:r w:rsidRPr="00A67C10">
        <w:rPr>
          <w:rFonts w:ascii="Consolas" w:eastAsia="Times New Roman" w:hAnsi="Consolas" w:cs="Times New Roman"/>
          <w:color w:val="D4D4D4"/>
          <w:sz w:val="21"/>
          <w:szCs w:val="21"/>
        </w:rPr>
        <w:t xml:space="preserve"> = </w:t>
      </w:r>
      <w:r w:rsidRPr="00A67C10">
        <w:rPr>
          <w:rFonts w:ascii="Consolas" w:eastAsia="Times New Roman" w:hAnsi="Consolas" w:cs="Times New Roman"/>
          <w:color w:val="4EC9B0"/>
          <w:sz w:val="21"/>
          <w:szCs w:val="21"/>
        </w:rPr>
        <w:t>tk</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4EC9B0"/>
          <w:sz w:val="21"/>
          <w:szCs w:val="21"/>
        </w:rPr>
        <w:t>Menu</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ventana1</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ventana1</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config</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menu</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menubar1</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opciones1</w:t>
      </w:r>
      <w:r w:rsidRPr="00A67C10">
        <w:rPr>
          <w:rFonts w:ascii="Consolas" w:eastAsia="Times New Roman" w:hAnsi="Consolas" w:cs="Times New Roman"/>
          <w:color w:val="D4D4D4"/>
          <w:sz w:val="21"/>
          <w:szCs w:val="21"/>
        </w:rPr>
        <w:t xml:space="preserve"> = </w:t>
      </w:r>
      <w:r w:rsidRPr="00A67C10">
        <w:rPr>
          <w:rFonts w:ascii="Consolas" w:eastAsia="Times New Roman" w:hAnsi="Consolas" w:cs="Times New Roman"/>
          <w:color w:val="4EC9B0"/>
          <w:sz w:val="21"/>
          <w:szCs w:val="21"/>
        </w:rPr>
        <w:t>tk</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4EC9B0"/>
          <w:sz w:val="21"/>
          <w:szCs w:val="21"/>
        </w:rPr>
        <w:t>Menu</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menubar1</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tearoff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B5CEA8"/>
          <w:sz w:val="21"/>
          <w:szCs w:val="21"/>
        </w:rPr>
        <w:t>0</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opciones1</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DCDCAA"/>
          <w:sz w:val="21"/>
          <w:szCs w:val="21"/>
        </w:rPr>
        <w:t>add_command</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label</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CE9178"/>
          <w:sz w:val="21"/>
          <w:szCs w:val="21"/>
        </w:rPr>
        <w:t>"Salir"</w:t>
      </w: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rPr>
        <w:t>command</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9CDCFE"/>
          <w:sz w:val="21"/>
          <w:szCs w:val="21"/>
        </w:rPr>
        <w:t>self</w:t>
      </w:r>
      <w:r w:rsidRPr="00A67C10">
        <w:rPr>
          <w:rFonts w:ascii="Consolas" w:eastAsia="Times New Roman" w:hAnsi="Consolas" w:cs="Times New Roman"/>
          <w:color w:val="D4D4D4"/>
          <w:sz w:val="21"/>
          <w:szCs w:val="21"/>
        </w:rPr>
        <w:t>.</w:t>
      </w:r>
      <w:r w:rsidRPr="00A67C10">
        <w:rPr>
          <w:rFonts w:ascii="Consolas" w:eastAsia="Times New Roman" w:hAnsi="Consolas" w:cs="Times New Roman"/>
          <w:color w:val="DCDCAA"/>
          <w:sz w:val="21"/>
          <w:szCs w:val="21"/>
        </w:rPr>
        <w:t>salir</w:t>
      </w:r>
      <w:r w:rsidRPr="00A67C10">
        <w:rPr>
          <w:rFonts w:ascii="Consolas" w:eastAsia="Times New Roman" w:hAnsi="Consolas" w:cs="Times New Roman"/>
          <w:color w:val="D4D4D4"/>
          <w:sz w:val="21"/>
          <w:szCs w:val="21"/>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rPr>
        <w:t xml:space="preserve">        </w:t>
      </w:r>
      <w:r w:rsidRPr="00A67C10">
        <w:rPr>
          <w:rFonts w:ascii="Consolas" w:eastAsia="Times New Roman" w:hAnsi="Consolas" w:cs="Times New Roman"/>
          <w:color w:val="9CDCFE"/>
          <w:sz w:val="21"/>
          <w:szCs w:val="21"/>
          <w:lang w:val="es-AR"/>
        </w:rPr>
        <w:t>self</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9CDCFE"/>
          <w:sz w:val="21"/>
          <w:szCs w:val="21"/>
          <w:lang w:val="es-AR"/>
        </w:rPr>
        <w:t>menubar1</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DCDCAA"/>
          <w:sz w:val="21"/>
          <w:szCs w:val="21"/>
          <w:lang w:val="es-AR"/>
        </w:rPr>
        <w:t>add_cascade</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9CDCFE"/>
          <w:sz w:val="21"/>
          <w:szCs w:val="21"/>
          <w:lang w:val="es-AR"/>
        </w:rPr>
        <w:t>label</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CE9178"/>
          <w:sz w:val="21"/>
          <w:szCs w:val="21"/>
          <w:lang w:val="es-AR"/>
        </w:rPr>
        <w:t>"Opciones"</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9CDCFE"/>
          <w:sz w:val="21"/>
          <w:szCs w:val="21"/>
          <w:lang w:val="es-AR"/>
        </w:rPr>
        <w:t>menu</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9CDCFE"/>
          <w:sz w:val="21"/>
          <w:szCs w:val="21"/>
          <w:lang w:val="es-AR"/>
        </w:rPr>
        <w:t>self</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9CDCFE"/>
          <w:sz w:val="21"/>
          <w:szCs w:val="21"/>
          <w:lang w:val="es-AR"/>
        </w:rPr>
        <w:t>opciones1</w:t>
      </w:r>
      <w:r w:rsidRPr="00A67C10">
        <w:rPr>
          <w:rFonts w:ascii="Consolas" w:eastAsia="Times New Roman" w:hAnsi="Consolas" w:cs="Times New Roman"/>
          <w:color w:val="D4D4D4"/>
          <w:sz w:val="21"/>
          <w:szCs w:val="21"/>
          <w:lang w:val="es-AR"/>
        </w:rPr>
        <w:t>)    </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569CD6"/>
          <w:sz w:val="21"/>
          <w:szCs w:val="21"/>
          <w:lang w:val="es-AR"/>
        </w:rPr>
        <w:t>def</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DCDCAA"/>
          <w:sz w:val="21"/>
          <w:szCs w:val="21"/>
          <w:lang w:val="es-AR"/>
        </w:rPr>
        <w:t>salir</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9CDCFE"/>
          <w:sz w:val="21"/>
          <w:szCs w:val="21"/>
          <w:lang w:val="es-AR"/>
        </w:rPr>
        <w:t>self</w:t>
      </w:r>
      <w:r w:rsidRPr="00A67C10">
        <w:rPr>
          <w:rFonts w:ascii="Consolas" w:eastAsia="Times New Roman" w:hAnsi="Consolas" w:cs="Times New Roman"/>
          <w:color w:val="D4D4D4"/>
          <w:sz w:val="21"/>
          <w:szCs w:val="21"/>
          <w:lang w:val="es-AR"/>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9CDCFE"/>
          <w:sz w:val="21"/>
          <w:szCs w:val="21"/>
          <w:lang w:val="es-AR"/>
        </w:rPr>
        <w:t>respuesta</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4EC9B0"/>
          <w:sz w:val="21"/>
          <w:szCs w:val="21"/>
          <w:lang w:val="es-AR"/>
        </w:rPr>
        <w:t>mb</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DCDCAA"/>
          <w:sz w:val="21"/>
          <w:szCs w:val="21"/>
          <w:lang w:val="es-AR"/>
        </w:rPr>
        <w:t>askyesno</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CE9178"/>
          <w:sz w:val="21"/>
          <w:szCs w:val="21"/>
          <w:lang w:val="es-AR"/>
        </w:rPr>
        <w:t>"Cuidado"</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CE9178"/>
          <w:sz w:val="21"/>
          <w:szCs w:val="21"/>
          <w:lang w:val="es-AR"/>
        </w:rPr>
        <w:t>"¿Quiere salir del programa?"</w:t>
      </w:r>
      <w:r w:rsidRPr="00A67C10">
        <w:rPr>
          <w:rFonts w:ascii="Consolas" w:eastAsia="Times New Roman" w:hAnsi="Consolas" w:cs="Times New Roman"/>
          <w:color w:val="D4D4D4"/>
          <w:sz w:val="21"/>
          <w:szCs w:val="21"/>
          <w:lang w:val="es-AR"/>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C586C0"/>
          <w:sz w:val="21"/>
          <w:szCs w:val="21"/>
          <w:lang w:val="es-AR"/>
        </w:rPr>
        <w:t>if</w:t>
      </w: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9CDCFE"/>
          <w:sz w:val="21"/>
          <w:szCs w:val="21"/>
          <w:lang w:val="es-AR"/>
        </w:rPr>
        <w:t>respuesta</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569CD6"/>
          <w:sz w:val="21"/>
          <w:szCs w:val="21"/>
          <w:lang w:val="es-AR"/>
        </w:rPr>
        <w:t>True</w:t>
      </w:r>
      <w:r w:rsidRPr="00A67C10">
        <w:rPr>
          <w:rFonts w:ascii="Consolas" w:eastAsia="Times New Roman" w:hAnsi="Consolas" w:cs="Times New Roman"/>
          <w:color w:val="D4D4D4"/>
          <w:sz w:val="21"/>
          <w:szCs w:val="21"/>
          <w:lang w:val="es-AR"/>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lang w:val="es-AR"/>
        </w:rPr>
        <w:t xml:space="preserve">            </w:t>
      </w:r>
      <w:r w:rsidRPr="00A67C10">
        <w:rPr>
          <w:rFonts w:ascii="Consolas" w:eastAsia="Times New Roman" w:hAnsi="Consolas" w:cs="Times New Roman"/>
          <w:color w:val="4EC9B0"/>
          <w:sz w:val="21"/>
          <w:szCs w:val="21"/>
          <w:lang w:val="es-AR"/>
        </w:rPr>
        <w:t>sys</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DCDCAA"/>
          <w:sz w:val="21"/>
          <w:szCs w:val="21"/>
          <w:lang w:val="es-AR"/>
        </w:rPr>
        <w:t>exit</w:t>
      </w:r>
      <w:r w:rsidRPr="00A67C10">
        <w:rPr>
          <w:rFonts w:ascii="Consolas" w:eastAsia="Times New Roman" w:hAnsi="Consolas" w:cs="Times New Roman"/>
          <w:color w:val="D4D4D4"/>
          <w:sz w:val="21"/>
          <w:szCs w:val="21"/>
          <w:lang w:val="es-AR"/>
        </w:rPr>
        <w:t>()</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D4D4D4"/>
          <w:sz w:val="21"/>
          <w:szCs w:val="21"/>
          <w:lang w:val="es-AR"/>
        </w:rPr>
        <w:t xml:space="preserve">        </w:t>
      </w: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p>
    <w:p w:rsidR="00A67C10" w:rsidRPr="00A67C10" w:rsidRDefault="00A67C10" w:rsidP="00A67C10">
      <w:pPr>
        <w:shd w:val="clear" w:color="auto" w:fill="1E1E1E"/>
        <w:spacing w:after="0" w:line="285" w:lineRule="atLeast"/>
        <w:rPr>
          <w:rFonts w:ascii="Consolas" w:eastAsia="Times New Roman" w:hAnsi="Consolas" w:cs="Times New Roman"/>
          <w:color w:val="D4D4D4"/>
          <w:sz w:val="21"/>
          <w:szCs w:val="21"/>
          <w:lang w:val="es-AR"/>
        </w:rPr>
      </w:pPr>
      <w:r w:rsidRPr="00A67C10">
        <w:rPr>
          <w:rFonts w:ascii="Consolas" w:eastAsia="Times New Roman" w:hAnsi="Consolas" w:cs="Times New Roman"/>
          <w:color w:val="9CDCFE"/>
          <w:sz w:val="21"/>
          <w:szCs w:val="21"/>
          <w:lang w:val="es-AR"/>
        </w:rPr>
        <w:t>aplicacion1</w:t>
      </w:r>
      <w:r w:rsidRPr="00A67C10">
        <w:rPr>
          <w:rFonts w:ascii="Consolas" w:eastAsia="Times New Roman" w:hAnsi="Consolas" w:cs="Times New Roman"/>
          <w:color w:val="D4D4D4"/>
          <w:sz w:val="21"/>
          <w:szCs w:val="21"/>
          <w:lang w:val="es-AR"/>
        </w:rPr>
        <w:t>=</w:t>
      </w:r>
      <w:r w:rsidRPr="00A67C10">
        <w:rPr>
          <w:rFonts w:ascii="Consolas" w:eastAsia="Times New Roman" w:hAnsi="Consolas" w:cs="Times New Roman"/>
          <w:color w:val="4EC9B0"/>
          <w:sz w:val="21"/>
          <w:szCs w:val="21"/>
          <w:lang w:val="es-AR"/>
        </w:rPr>
        <w:t>Aplicacion</w:t>
      </w:r>
      <w:r w:rsidRPr="00A67C10">
        <w:rPr>
          <w:rFonts w:ascii="Consolas" w:eastAsia="Times New Roman" w:hAnsi="Consolas" w:cs="Times New Roman"/>
          <w:color w:val="D4D4D4"/>
          <w:sz w:val="21"/>
          <w:szCs w:val="21"/>
          <w:lang w:val="es-AR"/>
        </w:rPr>
        <w:t xml:space="preserve">() </w:t>
      </w:r>
    </w:p>
    <w:p w:rsidR="007D7209" w:rsidRDefault="007D7209" w:rsidP="008519EC">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A67C10" w:rsidRPr="00A67C10" w:rsidRDefault="00A67C10" w:rsidP="00A67C10">
      <w:pPr>
        <w:pStyle w:val="Heading1"/>
        <w:spacing w:before="300" w:beforeAutospacing="0" w:after="150" w:afterAutospacing="0"/>
        <w:rPr>
          <w:rFonts w:ascii="Arial" w:hAnsi="Arial" w:cs="Arial"/>
          <w:b w:val="0"/>
          <w:bCs w:val="0"/>
          <w:color w:val="333333"/>
          <w:sz w:val="54"/>
          <w:szCs w:val="54"/>
          <w:lang w:val="es-AR"/>
        </w:rPr>
      </w:pPr>
      <w:r w:rsidRPr="00A67C10">
        <w:rPr>
          <w:rFonts w:ascii="Arial" w:hAnsi="Arial" w:cs="Arial"/>
          <w:b w:val="0"/>
          <w:bCs w:val="0"/>
          <w:color w:val="333333"/>
          <w:sz w:val="54"/>
          <w:szCs w:val="54"/>
          <w:lang w:val="es-AR"/>
        </w:rPr>
        <w:t>ventanas de diálogos</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Vimos en el concepto anterior que tkinter nos provee una serie de diálogos para mostrar mensajes de información y error. En muchas situaciones podemos necesitar crear otras ventanas con más funcionalidades que los simples ventanas de mensajes.</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Para crear diálogos en tkinter debemos crear un objeto de la clase TopLevel y pasar como parámetro la referencia de la ventana principal.</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Un diálogo se asemeja mucho a lo que es la ventana principal, podemos disponer dentro de la misma objetos de la clase Label, Button, Entry etc.</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Lo más común es que un diálogo tenga por objetivo la entrada de datos para luego ser utilizados en la ventana principal.</w:t>
      </w:r>
    </w:p>
    <w:p w:rsidR="00A67C10" w:rsidRPr="00A67C10" w:rsidRDefault="00A67C10" w:rsidP="00A67C10">
      <w:pPr>
        <w:pStyle w:val="Heading3"/>
        <w:spacing w:before="300" w:after="150"/>
        <w:rPr>
          <w:rFonts w:ascii="Arial" w:hAnsi="Arial" w:cs="Arial"/>
          <w:b w:val="0"/>
          <w:bCs w:val="0"/>
          <w:color w:val="333333"/>
          <w:sz w:val="36"/>
          <w:szCs w:val="36"/>
          <w:lang w:val="es-AR"/>
        </w:rPr>
      </w:pPr>
      <w:r w:rsidRPr="00A67C10">
        <w:rPr>
          <w:rFonts w:ascii="Arial" w:hAnsi="Arial" w:cs="Arial"/>
          <w:b w:val="0"/>
          <w:bCs w:val="0"/>
          <w:color w:val="333333"/>
          <w:sz w:val="36"/>
          <w:szCs w:val="36"/>
          <w:lang w:val="es-AR"/>
        </w:rPr>
        <w:t>Problema:</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Confeccionar una aplicación que muestre un diálogo cuando se seleccione una opción de un menú.</w:t>
      </w:r>
      <w:r w:rsidRPr="00A67C10">
        <w:rPr>
          <w:rFonts w:ascii="Arial" w:hAnsi="Arial" w:cs="Arial"/>
          <w:color w:val="333333"/>
          <w:sz w:val="25"/>
          <w:szCs w:val="25"/>
          <w:lang w:val="es-AR"/>
        </w:rPr>
        <w:br/>
        <w:t>El dialogo debe solicitar el ingreso de dos enteros que se utilizarán en la ventana principal para redimensionarla.</w:t>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lastRenderedPageBreak/>
        <w:t>La representación visual de la ventana principal es muy sencilla:</w:t>
      </w:r>
    </w:p>
    <w:p w:rsidR="00A67C10" w:rsidRDefault="00A67C10"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r>
        <w:rPr>
          <w:noProof/>
        </w:rPr>
        <w:drawing>
          <wp:inline distT="0" distB="0" distL="0" distR="0">
            <wp:extent cx="1900555" cy="2404110"/>
            <wp:effectExtent l="0" t="0" r="4445" b="0"/>
            <wp:docPr id="58" name="Picture 58" descr="venta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ntana principal"/>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0555" cy="2404110"/>
                    </a:xfrm>
                    <a:prstGeom prst="rect">
                      <a:avLst/>
                    </a:prstGeom>
                    <a:noFill/>
                    <a:ln>
                      <a:noFill/>
                    </a:ln>
                  </pic:spPr>
                </pic:pic>
              </a:graphicData>
            </a:graphic>
          </wp:inline>
        </w:drawing>
      </w:r>
    </w:p>
    <w:p w:rsidR="00A67C10" w:rsidRPr="00A67C10" w:rsidRDefault="00A67C10" w:rsidP="00A67C10">
      <w:pPr>
        <w:pStyle w:val="NormalWeb"/>
        <w:spacing w:before="0" w:beforeAutospacing="0" w:after="150" w:afterAutospacing="0"/>
        <w:rPr>
          <w:rFonts w:ascii="Arial" w:hAnsi="Arial" w:cs="Arial"/>
          <w:color w:val="333333"/>
          <w:sz w:val="25"/>
          <w:szCs w:val="25"/>
          <w:lang w:val="es-AR"/>
        </w:rPr>
      </w:pPr>
      <w:r w:rsidRPr="00A67C10">
        <w:rPr>
          <w:rFonts w:ascii="Arial" w:hAnsi="Arial" w:cs="Arial"/>
          <w:color w:val="333333"/>
          <w:sz w:val="25"/>
          <w:szCs w:val="25"/>
          <w:lang w:val="es-AR"/>
        </w:rPr>
        <w:t>Cuando se abre el diálogo tenemos la siguiente imagen:</w:t>
      </w:r>
    </w:p>
    <w:p w:rsidR="00A67C10" w:rsidRDefault="00A67C10" w:rsidP="00A67C10">
      <w:pPr>
        <w:rPr>
          <w:rFonts w:ascii="Times New Roman" w:hAnsi="Times New Roman" w:cs="Times New Roman"/>
          <w:sz w:val="24"/>
          <w:szCs w:val="24"/>
        </w:rPr>
      </w:pPr>
      <w:r>
        <w:rPr>
          <w:noProof/>
        </w:rPr>
        <w:drawing>
          <wp:inline distT="0" distB="0" distL="0" distR="0">
            <wp:extent cx="2784475" cy="2630170"/>
            <wp:effectExtent l="0" t="0" r="0" b="0"/>
            <wp:docPr id="59" name="Picture 59"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o"/>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84475" cy="2630170"/>
                    </a:xfrm>
                    <a:prstGeom prst="rect">
                      <a:avLst/>
                    </a:prstGeom>
                    <a:noFill/>
                    <a:ln>
                      <a:noFill/>
                    </a:ln>
                  </pic:spPr>
                </pic:pic>
              </a:graphicData>
            </a:graphic>
          </wp:inline>
        </w:drawing>
      </w:r>
      <w:r>
        <w:rPr>
          <w:rFonts w:ascii="Arial" w:hAnsi="Arial" w:cs="Arial"/>
          <w:color w:val="333333"/>
          <w:sz w:val="25"/>
          <w:szCs w:val="25"/>
        </w:rPr>
        <w:br/>
      </w:r>
    </w:p>
    <w:p w:rsidR="00A67C10" w:rsidRPr="00CA7191" w:rsidRDefault="00A67C10" w:rsidP="00A67C10">
      <w:pPr>
        <w:pStyle w:val="Heading4"/>
        <w:spacing w:before="150" w:after="150"/>
        <w:rPr>
          <w:rFonts w:ascii="Arial" w:hAnsi="Arial" w:cs="Arial"/>
          <w:b w:val="0"/>
          <w:bCs w:val="0"/>
          <w:color w:val="333333"/>
          <w:sz w:val="27"/>
          <w:szCs w:val="27"/>
          <w:lang w:val="es-AR"/>
        </w:rPr>
      </w:pPr>
      <w:r w:rsidRPr="00CA7191">
        <w:rPr>
          <w:rFonts w:ascii="Arial" w:hAnsi="Arial" w:cs="Arial"/>
          <w:b w:val="0"/>
          <w:bCs w:val="0"/>
          <w:color w:val="333333"/>
          <w:sz w:val="27"/>
          <w:szCs w:val="27"/>
          <w:lang w:val="es-AR"/>
        </w:rPr>
        <w:t>Programa: ejercicio251.py</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C586C0"/>
          <w:sz w:val="21"/>
          <w:szCs w:val="21"/>
          <w:lang w:val="es-AR"/>
        </w:rPr>
        <w:t>import</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4EC9B0"/>
          <w:sz w:val="21"/>
          <w:szCs w:val="21"/>
          <w:lang w:val="es-AR"/>
        </w:rPr>
        <w:t>tkinter</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C586C0"/>
          <w:sz w:val="21"/>
          <w:szCs w:val="21"/>
          <w:lang w:val="es-AR"/>
        </w:rPr>
        <w:t>as</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4EC9B0"/>
          <w:sz w:val="21"/>
          <w:szCs w:val="21"/>
          <w:lang w:val="es-AR"/>
        </w:rPr>
        <w:t>tk</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C586C0"/>
          <w:sz w:val="21"/>
          <w:szCs w:val="21"/>
        </w:rPr>
        <w:t>from</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4EC9B0"/>
          <w:sz w:val="21"/>
          <w:szCs w:val="21"/>
        </w:rPr>
        <w:t>tkinter</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C586C0"/>
          <w:sz w:val="21"/>
          <w:szCs w:val="21"/>
        </w:rPr>
        <w:t>import</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4EC9B0"/>
          <w:sz w:val="21"/>
          <w:szCs w:val="21"/>
        </w:rPr>
        <w:t>ttk</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569CD6"/>
          <w:sz w:val="21"/>
          <w:szCs w:val="21"/>
        </w:rPr>
        <w:t>class</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4EC9B0"/>
          <w:sz w:val="21"/>
          <w:szCs w:val="21"/>
        </w:rPr>
        <w:t>Aplicacion</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569CD6"/>
          <w:sz w:val="21"/>
          <w:szCs w:val="21"/>
        </w:rPr>
        <w:t>def</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DCDCAA"/>
          <w:sz w:val="21"/>
          <w:szCs w:val="21"/>
        </w:rPr>
        <w:t>__init__</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ventana1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Tk</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agregar_menu</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ventana1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mainloop</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lastRenderedPageBreak/>
        <w:t xml:space="preserve">    </w:t>
      </w:r>
      <w:r w:rsidRPr="00CA7191">
        <w:rPr>
          <w:rFonts w:ascii="Consolas" w:eastAsia="Times New Roman" w:hAnsi="Consolas" w:cs="Times New Roman"/>
          <w:color w:val="569CD6"/>
          <w:sz w:val="21"/>
          <w:szCs w:val="21"/>
        </w:rPr>
        <w:t>def</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DCDCAA"/>
          <w:sz w:val="21"/>
          <w:szCs w:val="21"/>
        </w:rPr>
        <w:t>agregar_menu</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menubar1</w:t>
      </w:r>
      <w:r w:rsidRPr="00CA7191">
        <w:rPr>
          <w:rFonts w:ascii="Consolas" w:eastAsia="Times New Roman" w:hAnsi="Consolas" w:cs="Times New Roman"/>
          <w:color w:val="D4D4D4"/>
          <w:sz w:val="21"/>
          <w:szCs w:val="21"/>
        </w:rPr>
        <w:t xml:space="preserve"> = </w:t>
      </w:r>
      <w:r w:rsidRPr="00CA7191">
        <w:rPr>
          <w:rFonts w:ascii="Consolas" w:eastAsia="Times New Roman" w:hAnsi="Consolas" w:cs="Times New Roman"/>
          <w:color w:val="4EC9B0"/>
          <w:sz w:val="21"/>
          <w:szCs w:val="21"/>
        </w:rPr>
        <w: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Menu</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ventana1</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ventana1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config</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menu</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menubar1</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opciones1</w:t>
      </w:r>
      <w:r w:rsidRPr="00CA7191">
        <w:rPr>
          <w:rFonts w:ascii="Consolas" w:eastAsia="Times New Roman" w:hAnsi="Consolas" w:cs="Times New Roman"/>
          <w:color w:val="D4D4D4"/>
          <w:sz w:val="21"/>
          <w:szCs w:val="21"/>
          <w:lang w:val="es-AR"/>
        </w:rPr>
        <w:t xml:space="preserve"> = </w:t>
      </w:r>
      <w:r w:rsidRPr="00CA7191">
        <w:rPr>
          <w:rFonts w:ascii="Consolas" w:eastAsia="Times New Roman" w:hAnsi="Consolas" w:cs="Times New Roman"/>
          <w:color w:val="4EC9B0"/>
          <w:sz w:val="21"/>
          <w:szCs w:val="21"/>
          <w:lang w:val="es-AR"/>
        </w:rPr>
        <w:t>tk</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Menu</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menubar1</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tearoff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opciones1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add_command</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label</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CE9178"/>
          <w:sz w:val="21"/>
          <w:szCs w:val="21"/>
          <w:lang w:val="es-AR"/>
        </w:rPr>
        <w:t>"Configurar ventana"</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command</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configurar</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menubar1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add_cascade</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label</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CE9178"/>
          <w:sz w:val="21"/>
          <w:szCs w:val="21"/>
          <w:lang w:val="es-AR"/>
        </w:rPr>
        <w:t>"Opciones"</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menu</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opciones1</w:t>
      </w:r>
      <w:r w:rsidRPr="00CA7191">
        <w:rPr>
          <w:rFonts w:ascii="Consolas" w:eastAsia="Times New Roman" w:hAnsi="Consolas" w:cs="Times New Roman"/>
          <w:color w:val="D4D4D4"/>
          <w:sz w:val="21"/>
          <w:szCs w:val="21"/>
          <w:lang w:val="es-AR"/>
        </w:rPr>
        <w:t>)    </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569CD6"/>
          <w:sz w:val="21"/>
          <w:szCs w:val="21"/>
          <w:lang w:val="es-AR"/>
        </w:rPr>
        <w:t>def</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DCDCAA"/>
          <w:sz w:val="21"/>
          <w:szCs w:val="21"/>
          <w:lang w:val="es-AR"/>
        </w:rPr>
        <w:t>configurar</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dialogo1</w:t>
      </w:r>
      <w:r w:rsidRPr="00CA7191">
        <w:rPr>
          <w:rFonts w:ascii="Consolas" w:eastAsia="Times New Roman" w:hAnsi="Consolas" w:cs="Times New Roman"/>
          <w:color w:val="D4D4D4"/>
          <w:sz w:val="21"/>
          <w:szCs w:val="21"/>
          <w:lang w:val="es-AR"/>
        </w:rPr>
        <w:t xml:space="preserve"> = </w:t>
      </w:r>
      <w:r w:rsidRPr="00CA7191">
        <w:rPr>
          <w:rFonts w:ascii="Consolas" w:eastAsia="Times New Roman" w:hAnsi="Consolas" w:cs="Times New Roman"/>
          <w:color w:val="4EC9B0"/>
          <w:sz w:val="21"/>
          <w:szCs w:val="21"/>
          <w:lang w:val="es-AR"/>
        </w:rPr>
        <w:t>DialogoTamano</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ventana1</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mostrar</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ventana1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geometry</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CE9178"/>
          <w:sz w:val="21"/>
          <w:szCs w:val="21"/>
          <w:lang w:val="es-AR"/>
        </w:rPr>
        <w:t>"x"</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1</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569CD6"/>
          <w:sz w:val="21"/>
          <w:szCs w:val="21"/>
          <w:lang w:val="es-AR"/>
        </w:rPr>
        <w:t>class</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4EC9B0"/>
          <w:sz w:val="21"/>
          <w:szCs w:val="21"/>
          <w:lang w:val="es-AR"/>
        </w:rPr>
        <w:t>DialogoTamano</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569CD6"/>
          <w:sz w:val="21"/>
          <w:szCs w:val="21"/>
          <w:lang w:val="es-AR"/>
        </w:rPr>
        <w:t>def</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DCDCAA"/>
          <w:sz w:val="21"/>
          <w:szCs w:val="21"/>
          <w:lang w:val="es-AR"/>
        </w:rPr>
        <w:t>__init__</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ventanaprincipal</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tk</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Toplevel</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ventanaprincipal</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label1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ttk</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Label</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text</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CE9178"/>
          <w:sz w:val="21"/>
          <w:szCs w:val="21"/>
          <w:lang w:val="es-AR"/>
        </w:rPr>
        <w:t>"Ingrese ancho:"</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label1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grid</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column</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row</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padx</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5</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pady</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5</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dato1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tk</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StringVar</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entry1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ttk</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Entry</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textvariable</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dato1</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entry1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grid</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column</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1</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row</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0</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padx</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pady</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entry1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focus</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label2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Label</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dialogo</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text</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CE9178"/>
          <w:sz w:val="21"/>
          <w:szCs w:val="21"/>
        </w:rPr>
        <w:t>"Ingrese alto:"</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label2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grid</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column</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0</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row</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1</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padx</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pady</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dato2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StringVar</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entry2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Entry</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dialogo</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textvariable</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dato2</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entry2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grid</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column</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1</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row</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1</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padx</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pady</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boton1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ttk</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4EC9B0"/>
          <w:sz w:val="21"/>
          <w:szCs w:val="21"/>
        </w:rPr>
        <w:t>Button</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dialogo</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text</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CE9178"/>
          <w:sz w:val="21"/>
          <w:szCs w:val="21"/>
        </w:rPr>
        <w:t>"Confirmar"</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command</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confirmar</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boton1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grid</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column</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1</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row</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2</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padx</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pady</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B5CEA8"/>
          <w:sz w:val="21"/>
          <w:szCs w:val="21"/>
        </w:rPr>
        <w:t>5</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dialogo</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protocol</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CE9178"/>
          <w:sz w:val="21"/>
          <w:szCs w:val="21"/>
        </w:rPr>
        <w:t>"WM_DELETE_WINDOW"</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confirmar</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resizable</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B5CEA8"/>
          <w:sz w:val="21"/>
          <w:szCs w:val="21"/>
          <w:lang w:val="es-AR"/>
        </w:rPr>
        <w:t>0</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grab_set</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569CD6"/>
          <w:sz w:val="21"/>
          <w:szCs w:val="21"/>
        </w:rPr>
        <w:t>def</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DCDCAA"/>
          <w:sz w:val="21"/>
          <w:szCs w:val="21"/>
        </w:rPr>
        <w:t>mostrar</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dialogo</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wait_window</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C586C0"/>
          <w:sz w:val="21"/>
          <w:szCs w:val="21"/>
        </w:rPr>
        <w:t>return</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dato1</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get</w:t>
      </w: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9CDCFE"/>
          <w:sz w:val="21"/>
          <w:szCs w:val="21"/>
        </w:rPr>
        <w:t>self</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9CDCFE"/>
          <w:sz w:val="21"/>
          <w:szCs w:val="21"/>
        </w:rPr>
        <w:t>dato2</w:t>
      </w:r>
      <w:r w:rsidRPr="00CA7191">
        <w:rPr>
          <w:rFonts w:ascii="Consolas" w:eastAsia="Times New Roman" w:hAnsi="Consolas" w:cs="Times New Roman"/>
          <w:color w:val="D4D4D4"/>
          <w:sz w:val="21"/>
          <w:szCs w:val="21"/>
        </w:rPr>
        <w:t>.</w:t>
      </w:r>
      <w:r w:rsidRPr="00CA7191">
        <w:rPr>
          <w:rFonts w:ascii="Consolas" w:eastAsia="Times New Roman" w:hAnsi="Consolas" w:cs="Times New Roman"/>
          <w:color w:val="DCDCAA"/>
          <w:sz w:val="21"/>
          <w:szCs w:val="21"/>
        </w:rPr>
        <w:t>get</w:t>
      </w:r>
      <w:r w:rsidRPr="00CA7191">
        <w:rPr>
          <w:rFonts w:ascii="Consolas" w:eastAsia="Times New Roman" w:hAnsi="Consolas" w:cs="Times New Roman"/>
          <w:color w:val="D4D4D4"/>
          <w:sz w:val="21"/>
          <w:szCs w:val="21"/>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rPr>
        <w:t xml:space="preserve">    </w:t>
      </w:r>
      <w:r w:rsidRPr="00CA7191">
        <w:rPr>
          <w:rFonts w:ascii="Consolas" w:eastAsia="Times New Roman" w:hAnsi="Consolas" w:cs="Times New Roman"/>
          <w:color w:val="569CD6"/>
          <w:sz w:val="21"/>
          <w:szCs w:val="21"/>
          <w:lang w:val="es-AR"/>
        </w:rPr>
        <w:t>def</w:t>
      </w: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DCDCAA"/>
          <w:sz w:val="21"/>
          <w:szCs w:val="21"/>
          <w:lang w:val="es-AR"/>
        </w:rPr>
        <w:t>confirmar</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D4D4D4"/>
          <w:sz w:val="21"/>
          <w:szCs w:val="21"/>
          <w:lang w:val="es-AR"/>
        </w:rPr>
        <w:t xml:space="preserve">        </w:t>
      </w:r>
      <w:r w:rsidRPr="00CA7191">
        <w:rPr>
          <w:rFonts w:ascii="Consolas" w:eastAsia="Times New Roman" w:hAnsi="Consolas" w:cs="Times New Roman"/>
          <w:color w:val="9CDCFE"/>
          <w:sz w:val="21"/>
          <w:szCs w:val="21"/>
          <w:lang w:val="es-AR"/>
        </w:rPr>
        <w:t>self</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9CDCFE"/>
          <w:sz w:val="21"/>
          <w:szCs w:val="21"/>
          <w:lang w:val="es-AR"/>
        </w:rPr>
        <w:t>dialogo</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DCDCAA"/>
          <w:sz w:val="21"/>
          <w:szCs w:val="21"/>
          <w:lang w:val="es-AR"/>
        </w:rPr>
        <w:t>destroy</w:t>
      </w:r>
      <w:r w:rsidRPr="00CA7191">
        <w:rPr>
          <w:rFonts w:ascii="Consolas" w:eastAsia="Times New Roman" w:hAnsi="Consolas" w:cs="Times New Roman"/>
          <w:color w:val="D4D4D4"/>
          <w:sz w:val="21"/>
          <w:szCs w:val="21"/>
          <w:lang w:val="es-AR"/>
        </w:rPr>
        <w:t>()</w:t>
      </w:r>
    </w:p>
    <w:p w:rsidR="00CA7191" w:rsidRPr="00CA7191" w:rsidRDefault="00CA7191" w:rsidP="00CA7191">
      <w:pPr>
        <w:shd w:val="clear" w:color="auto" w:fill="1E1E1E"/>
        <w:spacing w:after="240" w:line="285" w:lineRule="atLeast"/>
        <w:rPr>
          <w:rFonts w:ascii="Consolas" w:eastAsia="Times New Roman" w:hAnsi="Consolas" w:cs="Times New Roman"/>
          <w:color w:val="D4D4D4"/>
          <w:sz w:val="21"/>
          <w:szCs w:val="21"/>
          <w:lang w:val="es-AR"/>
        </w:rPr>
      </w:pPr>
    </w:p>
    <w:p w:rsidR="00CA7191" w:rsidRPr="00CA7191" w:rsidRDefault="00CA7191" w:rsidP="00CA7191">
      <w:pPr>
        <w:shd w:val="clear" w:color="auto" w:fill="1E1E1E"/>
        <w:spacing w:after="0" w:line="285" w:lineRule="atLeast"/>
        <w:rPr>
          <w:rFonts w:ascii="Consolas" w:eastAsia="Times New Roman" w:hAnsi="Consolas" w:cs="Times New Roman"/>
          <w:color w:val="D4D4D4"/>
          <w:sz w:val="21"/>
          <w:szCs w:val="21"/>
          <w:lang w:val="es-AR"/>
        </w:rPr>
      </w:pPr>
      <w:r w:rsidRPr="00CA7191">
        <w:rPr>
          <w:rFonts w:ascii="Consolas" w:eastAsia="Times New Roman" w:hAnsi="Consolas" w:cs="Times New Roman"/>
          <w:color w:val="9CDCFE"/>
          <w:sz w:val="21"/>
          <w:szCs w:val="21"/>
          <w:lang w:val="es-AR"/>
        </w:rPr>
        <w:t>aplicacion1</w:t>
      </w:r>
      <w:r w:rsidRPr="00CA7191">
        <w:rPr>
          <w:rFonts w:ascii="Consolas" w:eastAsia="Times New Roman" w:hAnsi="Consolas" w:cs="Times New Roman"/>
          <w:color w:val="D4D4D4"/>
          <w:sz w:val="21"/>
          <w:szCs w:val="21"/>
          <w:lang w:val="es-AR"/>
        </w:rPr>
        <w:t>=</w:t>
      </w:r>
      <w:r w:rsidRPr="00CA7191">
        <w:rPr>
          <w:rFonts w:ascii="Consolas" w:eastAsia="Times New Roman" w:hAnsi="Consolas" w:cs="Times New Roman"/>
          <w:color w:val="4EC9B0"/>
          <w:sz w:val="21"/>
          <w:szCs w:val="21"/>
          <w:lang w:val="es-AR"/>
        </w:rPr>
        <w:t>Aplicacion</w:t>
      </w:r>
      <w:r w:rsidRPr="00CA7191">
        <w:rPr>
          <w:rFonts w:ascii="Consolas" w:eastAsia="Times New Roman" w:hAnsi="Consolas" w:cs="Times New Roman"/>
          <w:color w:val="D4D4D4"/>
          <w:sz w:val="21"/>
          <w:szCs w:val="21"/>
          <w:lang w:val="es-AR"/>
        </w:rPr>
        <w:t xml:space="preserve">() </w:t>
      </w:r>
    </w:p>
    <w:p w:rsidR="00512783" w:rsidRPr="00512783" w:rsidRDefault="00512783" w:rsidP="00512783">
      <w:pPr>
        <w:spacing w:before="300" w:after="150" w:line="240" w:lineRule="auto"/>
        <w:outlineLvl w:val="0"/>
        <w:rPr>
          <w:rFonts w:ascii="Arial" w:eastAsia="Times New Roman" w:hAnsi="Arial" w:cs="Arial"/>
          <w:color w:val="333333"/>
          <w:kern w:val="36"/>
          <w:sz w:val="54"/>
          <w:szCs w:val="54"/>
          <w:lang w:val="es-AR"/>
        </w:rPr>
      </w:pPr>
      <w:r w:rsidRPr="00512783">
        <w:rPr>
          <w:rFonts w:ascii="Arial" w:eastAsia="Times New Roman" w:hAnsi="Arial" w:cs="Arial"/>
          <w:color w:val="333333"/>
          <w:kern w:val="36"/>
          <w:sz w:val="54"/>
          <w:szCs w:val="54"/>
          <w:lang w:val="es-AR"/>
        </w:rPr>
        <w:lastRenderedPageBreak/>
        <w:t>ttk : control Spinbox</w:t>
      </w:r>
    </w:p>
    <w:p w:rsidR="0019053A" w:rsidRPr="0019053A" w:rsidRDefault="0019053A" w:rsidP="0019053A">
      <w:pPr>
        <w:spacing w:after="150" w:line="240" w:lineRule="auto"/>
        <w:rPr>
          <w:rFonts w:ascii="Arial" w:eastAsia="Times New Roman" w:hAnsi="Arial" w:cs="Arial"/>
          <w:color w:val="333333"/>
          <w:sz w:val="25"/>
          <w:szCs w:val="25"/>
          <w:lang w:val="es-AR"/>
        </w:rPr>
      </w:pPr>
      <w:r w:rsidRPr="0019053A">
        <w:rPr>
          <w:rFonts w:ascii="Arial" w:eastAsia="Times New Roman" w:hAnsi="Arial" w:cs="Arial"/>
          <w:color w:val="333333"/>
          <w:sz w:val="25"/>
          <w:szCs w:val="25"/>
          <w:lang w:val="es-AR"/>
        </w:rPr>
        <w:t>Este control visual es muy utilizado para seleccionar un valor de una lista. Se dispone de dos botones para subir o bajar en la lista de valores posibles:</w:t>
      </w:r>
    </w:p>
    <w:p w:rsidR="0019053A" w:rsidRPr="0019053A" w:rsidRDefault="0019053A" w:rsidP="0019053A">
      <w:pPr>
        <w:spacing w:after="0" w:line="240" w:lineRule="auto"/>
        <w:rPr>
          <w:rFonts w:ascii="Times New Roman" w:eastAsia="Times New Roman" w:hAnsi="Times New Roman" w:cs="Times New Roman"/>
          <w:sz w:val="24"/>
          <w:szCs w:val="24"/>
        </w:rPr>
      </w:pPr>
      <w:r w:rsidRPr="0019053A">
        <w:rPr>
          <w:rFonts w:ascii="Times New Roman" w:eastAsia="Times New Roman" w:hAnsi="Times New Roman" w:cs="Times New Roman"/>
          <w:noProof/>
          <w:sz w:val="24"/>
          <w:szCs w:val="24"/>
        </w:rPr>
        <w:drawing>
          <wp:inline distT="0" distB="0" distL="0" distR="0" wp14:anchorId="61963EBC" wp14:editId="5BF1AED4">
            <wp:extent cx="1140460" cy="369570"/>
            <wp:effectExtent l="0" t="0" r="2540" b="0"/>
            <wp:docPr id="60" name="Picture 60" descr="Spi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inbox"/>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40460" cy="369570"/>
                    </a:xfrm>
                    <a:prstGeom prst="rect">
                      <a:avLst/>
                    </a:prstGeom>
                    <a:noFill/>
                    <a:ln>
                      <a:noFill/>
                    </a:ln>
                  </pic:spPr>
                </pic:pic>
              </a:graphicData>
            </a:graphic>
          </wp:inline>
        </w:drawing>
      </w:r>
      <w:r w:rsidRPr="0019053A">
        <w:rPr>
          <w:rFonts w:ascii="Arial" w:eastAsia="Times New Roman" w:hAnsi="Arial" w:cs="Arial"/>
          <w:color w:val="333333"/>
          <w:sz w:val="25"/>
          <w:szCs w:val="25"/>
        </w:rPr>
        <w:br/>
      </w:r>
    </w:p>
    <w:p w:rsidR="0019053A" w:rsidRPr="0019053A" w:rsidRDefault="0019053A" w:rsidP="0019053A">
      <w:pPr>
        <w:spacing w:after="150" w:line="240" w:lineRule="auto"/>
        <w:rPr>
          <w:rFonts w:ascii="Arial" w:eastAsia="Times New Roman" w:hAnsi="Arial" w:cs="Arial"/>
          <w:color w:val="333333"/>
          <w:sz w:val="25"/>
          <w:szCs w:val="25"/>
          <w:lang w:val="es-AR"/>
        </w:rPr>
      </w:pPr>
      <w:r w:rsidRPr="0019053A">
        <w:rPr>
          <w:rFonts w:ascii="Arial" w:eastAsia="Times New Roman" w:hAnsi="Arial" w:cs="Arial"/>
          <w:color w:val="333333"/>
          <w:sz w:val="25"/>
          <w:szCs w:val="25"/>
          <w:lang w:val="es-AR"/>
        </w:rPr>
        <w:t>Se pueden mostrar listas de valores de tipo string.</w:t>
      </w:r>
    </w:p>
    <w:p w:rsidR="0019053A" w:rsidRPr="0019053A" w:rsidRDefault="0019053A" w:rsidP="0019053A">
      <w:pPr>
        <w:spacing w:before="300" w:after="150" w:line="240" w:lineRule="auto"/>
        <w:outlineLvl w:val="2"/>
        <w:rPr>
          <w:rFonts w:ascii="Arial" w:eastAsia="Times New Roman" w:hAnsi="Arial" w:cs="Arial"/>
          <w:color w:val="333333"/>
          <w:sz w:val="36"/>
          <w:szCs w:val="36"/>
          <w:lang w:val="es-AR"/>
        </w:rPr>
      </w:pPr>
      <w:r w:rsidRPr="0019053A">
        <w:rPr>
          <w:rFonts w:ascii="Arial" w:eastAsia="Times New Roman" w:hAnsi="Arial" w:cs="Arial"/>
          <w:color w:val="333333"/>
          <w:sz w:val="36"/>
          <w:szCs w:val="36"/>
          <w:lang w:val="es-AR"/>
        </w:rPr>
        <w:t>Problema:</w:t>
      </w:r>
    </w:p>
    <w:p w:rsidR="0019053A" w:rsidRPr="0019053A" w:rsidRDefault="0019053A" w:rsidP="0019053A">
      <w:pPr>
        <w:spacing w:after="150" w:line="240" w:lineRule="auto"/>
        <w:rPr>
          <w:rFonts w:ascii="Arial" w:eastAsia="Times New Roman" w:hAnsi="Arial" w:cs="Arial"/>
          <w:color w:val="333333"/>
          <w:sz w:val="25"/>
          <w:szCs w:val="25"/>
          <w:lang w:val="es-AR"/>
        </w:rPr>
      </w:pPr>
      <w:r w:rsidRPr="0019053A">
        <w:rPr>
          <w:rFonts w:ascii="Arial" w:eastAsia="Times New Roman" w:hAnsi="Arial" w:cs="Arial"/>
          <w:color w:val="333333"/>
          <w:sz w:val="25"/>
          <w:szCs w:val="25"/>
          <w:lang w:val="es-AR"/>
        </w:rPr>
        <w:t>En una aduana hay una máquina que sortea las personas cuyo equipaje serán revisados.</w:t>
      </w:r>
      <w:r w:rsidRPr="0019053A">
        <w:rPr>
          <w:rFonts w:ascii="Arial" w:eastAsia="Times New Roman" w:hAnsi="Arial" w:cs="Arial"/>
          <w:color w:val="333333"/>
          <w:sz w:val="25"/>
          <w:szCs w:val="25"/>
          <w:lang w:val="es-AR"/>
        </w:rPr>
        <w:br/>
        <w:t>La persona selecciona la cantidad de bultos (hacer dicha selección mediante un Spinbox)</w:t>
      </w:r>
    </w:p>
    <w:p w:rsidR="0019053A" w:rsidRPr="0019053A" w:rsidRDefault="0019053A" w:rsidP="0019053A">
      <w:pPr>
        <w:spacing w:after="150" w:line="240" w:lineRule="auto"/>
        <w:rPr>
          <w:rFonts w:ascii="Arial" w:eastAsia="Times New Roman" w:hAnsi="Arial" w:cs="Arial"/>
          <w:color w:val="333333"/>
          <w:sz w:val="25"/>
          <w:szCs w:val="25"/>
          <w:lang w:val="es-AR"/>
        </w:rPr>
      </w:pPr>
      <w:r w:rsidRPr="0019053A">
        <w:rPr>
          <w:rFonts w:ascii="Arial" w:eastAsia="Times New Roman" w:hAnsi="Arial" w:cs="Arial"/>
          <w:color w:val="333333"/>
          <w:sz w:val="25"/>
          <w:szCs w:val="25"/>
          <w:lang w:val="es-AR"/>
        </w:rPr>
        <w:t>Luego se presiona el botón sortear y aparece al lado de este botón una Label de color rojo o verde (En caso de ser rojo se revisa su equipaje, en caso de ser verde, no se revisa)</w:t>
      </w:r>
      <w:r w:rsidRPr="0019053A">
        <w:rPr>
          <w:rFonts w:ascii="Arial" w:eastAsia="Times New Roman" w:hAnsi="Arial" w:cs="Arial"/>
          <w:color w:val="333333"/>
          <w:sz w:val="25"/>
          <w:szCs w:val="25"/>
          <w:lang w:val="es-AR"/>
        </w:rPr>
        <w:br/>
        <w:t>Para el sorteo generar un valor aleatorio entre 1 y 3. Si se genera un 1 se revisa, si se genera un 2 o 3 no se revisa, mostrar un mensaje de error si el Spinbox tiene un cero.</w:t>
      </w:r>
    </w:p>
    <w:p w:rsidR="0019053A" w:rsidRPr="0019053A" w:rsidRDefault="0019053A" w:rsidP="0019053A">
      <w:pPr>
        <w:spacing w:after="150" w:line="240" w:lineRule="auto"/>
        <w:rPr>
          <w:rFonts w:ascii="Arial" w:eastAsia="Times New Roman" w:hAnsi="Arial" w:cs="Arial"/>
          <w:color w:val="333333"/>
          <w:sz w:val="25"/>
          <w:szCs w:val="25"/>
          <w:lang w:val="es-AR"/>
        </w:rPr>
      </w:pPr>
      <w:r w:rsidRPr="0019053A">
        <w:rPr>
          <w:rFonts w:ascii="Arial" w:eastAsia="Times New Roman" w:hAnsi="Arial" w:cs="Arial"/>
          <w:color w:val="333333"/>
          <w:sz w:val="25"/>
          <w:szCs w:val="25"/>
          <w:lang w:val="es-AR"/>
        </w:rPr>
        <w:t>La interfaz visual debe ser similar a esta:</w:t>
      </w:r>
    </w:p>
    <w:p w:rsidR="0019053A" w:rsidRPr="0019053A" w:rsidRDefault="0019053A" w:rsidP="0019053A">
      <w:pPr>
        <w:spacing w:after="0" w:line="240" w:lineRule="auto"/>
        <w:rPr>
          <w:rFonts w:ascii="Times New Roman" w:eastAsia="Times New Roman" w:hAnsi="Times New Roman" w:cs="Times New Roman"/>
          <w:sz w:val="24"/>
          <w:szCs w:val="24"/>
        </w:rPr>
      </w:pPr>
      <w:r w:rsidRPr="0019053A">
        <w:rPr>
          <w:rFonts w:ascii="Times New Roman" w:eastAsia="Times New Roman" w:hAnsi="Times New Roman" w:cs="Times New Roman"/>
          <w:noProof/>
          <w:sz w:val="24"/>
          <w:szCs w:val="24"/>
        </w:rPr>
        <w:drawing>
          <wp:inline distT="0" distB="0" distL="0" distR="0" wp14:anchorId="39660C9B" wp14:editId="1AFE6AFB">
            <wp:extent cx="3256915" cy="1109345"/>
            <wp:effectExtent l="0" t="0" r="635" b="0"/>
            <wp:docPr id="61" name="Picture 61" descr="Spi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inbox"/>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256915" cy="1109345"/>
                    </a:xfrm>
                    <a:prstGeom prst="rect">
                      <a:avLst/>
                    </a:prstGeom>
                    <a:noFill/>
                    <a:ln>
                      <a:noFill/>
                    </a:ln>
                  </pic:spPr>
                </pic:pic>
              </a:graphicData>
            </a:graphic>
          </wp:inline>
        </w:drawing>
      </w:r>
      <w:r w:rsidRPr="0019053A">
        <w:rPr>
          <w:rFonts w:ascii="Arial" w:eastAsia="Times New Roman" w:hAnsi="Arial" w:cs="Arial"/>
          <w:color w:val="333333"/>
          <w:sz w:val="25"/>
          <w:szCs w:val="25"/>
        </w:rPr>
        <w:br/>
      </w:r>
    </w:p>
    <w:p w:rsidR="0019053A" w:rsidRPr="0019053A" w:rsidRDefault="0019053A" w:rsidP="0019053A">
      <w:pPr>
        <w:spacing w:before="150" w:after="150" w:line="240" w:lineRule="auto"/>
        <w:outlineLvl w:val="3"/>
        <w:rPr>
          <w:rFonts w:ascii="Arial" w:eastAsia="Times New Roman" w:hAnsi="Arial" w:cs="Arial"/>
          <w:color w:val="333333"/>
          <w:sz w:val="27"/>
          <w:szCs w:val="27"/>
          <w:lang w:val="es-AR"/>
        </w:rPr>
      </w:pPr>
      <w:r w:rsidRPr="0019053A">
        <w:rPr>
          <w:rFonts w:ascii="Arial" w:eastAsia="Times New Roman" w:hAnsi="Arial" w:cs="Arial"/>
          <w:color w:val="333333"/>
          <w:sz w:val="27"/>
          <w:szCs w:val="27"/>
          <w:lang w:val="es-AR"/>
        </w:rPr>
        <w:t>Programa: ejercicio252.py</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lang w:val="es-AR"/>
        </w:rPr>
      </w:pPr>
      <w:r w:rsidRPr="0019053A">
        <w:rPr>
          <w:rFonts w:ascii="Consolas" w:eastAsia="Times New Roman" w:hAnsi="Consolas" w:cs="Times New Roman"/>
          <w:color w:val="C586C0"/>
          <w:sz w:val="21"/>
          <w:szCs w:val="21"/>
          <w:lang w:val="es-AR"/>
        </w:rPr>
        <w:t>import</w:t>
      </w: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4EC9B0"/>
          <w:sz w:val="21"/>
          <w:szCs w:val="21"/>
          <w:lang w:val="es-AR"/>
        </w:rPr>
        <w:t>tkinter</w:t>
      </w: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C586C0"/>
          <w:sz w:val="21"/>
          <w:szCs w:val="21"/>
          <w:lang w:val="es-AR"/>
        </w:rPr>
        <w:t>as</w:t>
      </w: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4EC9B0"/>
          <w:sz w:val="21"/>
          <w:szCs w:val="21"/>
          <w:lang w:val="es-AR"/>
        </w:rPr>
        <w:t>tk</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C586C0"/>
          <w:sz w:val="21"/>
          <w:szCs w:val="21"/>
        </w:rPr>
        <w:t>from</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tkinter</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import</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ttk</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C586C0"/>
          <w:sz w:val="21"/>
          <w:szCs w:val="21"/>
        </w:rPr>
        <w:t>from</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tkinter</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import</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messagebox</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as</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mb</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C586C0"/>
          <w:sz w:val="21"/>
          <w:szCs w:val="21"/>
        </w:rPr>
        <w:t>import</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random</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569CD6"/>
          <w:sz w:val="21"/>
          <w:szCs w:val="21"/>
        </w:rPr>
        <w:t>class</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Aplicacion</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569CD6"/>
          <w:sz w:val="21"/>
          <w:szCs w:val="21"/>
        </w:rPr>
        <w:t>def</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DCDCAA"/>
          <w:sz w:val="21"/>
          <w:szCs w:val="21"/>
        </w:rPr>
        <w:t>__init__</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lang w:val="es-AR"/>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lang w:val="es-AR"/>
        </w:rPr>
        <w:t>self</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ventana1</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4EC9B0"/>
          <w:sz w:val="21"/>
          <w:szCs w:val="21"/>
          <w:lang w:val="es-AR"/>
        </w:rPr>
        <w:t>tk</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4EC9B0"/>
          <w:sz w:val="21"/>
          <w:szCs w:val="21"/>
          <w:lang w:val="es-AR"/>
        </w:rPr>
        <w:t>Tk</w:t>
      </w:r>
      <w:r w:rsidRPr="0019053A">
        <w:rPr>
          <w:rFonts w:ascii="Consolas" w:eastAsia="Times New Roman" w:hAnsi="Consolas" w:cs="Times New Roman"/>
          <w:color w:val="D4D4D4"/>
          <w:sz w:val="21"/>
          <w:szCs w:val="21"/>
          <w:lang w:val="es-AR"/>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lang w:val="es-AR"/>
        </w:rPr>
      </w:pP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9CDCFE"/>
          <w:sz w:val="21"/>
          <w:szCs w:val="21"/>
          <w:lang w:val="es-AR"/>
        </w:rPr>
        <w:t>self</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label1</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4EC9B0"/>
          <w:sz w:val="21"/>
          <w:szCs w:val="21"/>
          <w:lang w:val="es-AR"/>
        </w:rPr>
        <w:t>ttk</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4EC9B0"/>
          <w:sz w:val="21"/>
          <w:szCs w:val="21"/>
          <w:lang w:val="es-AR"/>
        </w:rPr>
        <w:t>Label</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self</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ventana1</w:t>
      </w: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9CDCFE"/>
          <w:sz w:val="21"/>
          <w:szCs w:val="21"/>
          <w:lang w:val="es-AR"/>
        </w:rPr>
        <w:t>text</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CE9178"/>
          <w:sz w:val="21"/>
          <w:szCs w:val="21"/>
          <w:lang w:val="es-AR"/>
        </w:rPr>
        <w:t>"Seleccione la cantidad de bultos:"</w:t>
      </w:r>
      <w:r w:rsidRPr="0019053A">
        <w:rPr>
          <w:rFonts w:ascii="Consolas" w:eastAsia="Times New Roman" w:hAnsi="Consolas" w:cs="Times New Roman"/>
          <w:color w:val="D4D4D4"/>
          <w:sz w:val="21"/>
          <w:szCs w:val="21"/>
          <w:lang w:val="es-AR"/>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grid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column</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row</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padx</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pady</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lastRenderedPageBreak/>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spinbox1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ttk</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Spinbox</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ventana1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from_</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to</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width</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state</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'readonly'</w:t>
      </w:r>
      <w:r w:rsidRPr="0019053A">
        <w:rPr>
          <w:rFonts w:ascii="Consolas" w:eastAsia="Times New Roman" w:hAnsi="Consolas" w:cs="Times New Roman"/>
          <w:color w:val="D4D4D4"/>
          <w:sz w:val="21"/>
          <w:szCs w:val="21"/>
        </w:rPr>
        <w:t>)        </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spinbox1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set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spinbox1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grid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column</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row</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padx</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pady</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boton1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ttk</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Button</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ventana1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text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"Sortear"</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command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sortear</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boton1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grid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column</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row</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padx</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pady</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label2</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ttk</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Label</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ventana1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text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width</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20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label2</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grid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column</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row</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padx</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pady</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ventana1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mainloop</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569CD6"/>
          <w:sz w:val="21"/>
          <w:szCs w:val="21"/>
        </w:rPr>
        <w:t>def</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DCDCAA"/>
          <w:sz w:val="21"/>
          <w:szCs w:val="21"/>
        </w:rPr>
        <w:t>sortear</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if</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rPr>
        <w:t>int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spinbox1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get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0</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lang w:val="es-AR"/>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4EC9B0"/>
          <w:sz w:val="21"/>
          <w:szCs w:val="21"/>
          <w:lang w:val="es-AR"/>
        </w:rPr>
        <w:t>mb</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DCDCAA"/>
          <w:sz w:val="21"/>
          <w:szCs w:val="21"/>
          <w:lang w:val="es-AR"/>
        </w:rPr>
        <w:t>showerror</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CE9178"/>
          <w:sz w:val="21"/>
          <w:szCs w:val="21"/>
          <w:lang w:val="es-AR"/>
        </w:rPr>
        <w:t>"Cuidado"</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CE9178"/>
          <w:sz w:val="21"/>
          <w:szCs w:val="21"/>
          <w:lang w:val="es-AR"/>
        </w:rPr>
        <w:t>"Debe seleccionar un valor distinto a cero en bultos"</w:t>
      </w:r>
      <w:r w:rsidRPr="0019053A">
        <w:rPr>
          <w:rFonts w:ascii="Consolas" w:eastAsia="Times New Roman" w:hAnsi="Consolas" w:cs="Times New Roman"/>
          <w:color w:val="D4D4D4"/>
          <w:sz w:val="21"/>
          <w:szCs w:val="21"/>
          <w:lang w:val="es-AR"/>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C586C0"/>
          <w:sz w:val="21"/>
          <w:szCs w:val="21"/>
        </w:rPr>
        <w:t>else</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valor</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random</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randint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3</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if</w:t>
      </w: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valor</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B5CEA8"/>
          <w:sz w:val="21"/>
          <w:szCs w:val="21"/>
        </w:rPr>
        <w:t>1</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lang w:val="es-AR"/>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lang w:val="es-AR"/>
        </w:rPr>
        <w:t>self</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label2</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DCDCAA"/>
          <w:sz w:val="21"/>
          <w:szCs w:val="21"/>
          <w:lang w:val="es-AR"/>
        </w:rPr>
        <w:t>configure</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9CDCFE"/>
          <w:sz w:val="21"/>
          <w:szCs w:val="21"/>
          <w:lang w:val="es-AR"/>
        </w:rPr>
        <w:t>text</w:t>
      </w:r>
      <w:r w:rsidRPr="0019053A">
        <w:rPr>
          <w:rFonts w:ascii="Consolas" w:eastAsia="Times New Roman" w:hAnsi="Consolas" w:cs="Times New Roman"/>
          <w:color w:val="D4D4D4"/>
          <w:sz w:val="21"/>
          <w:szCs w:val="21"/>
          <w:lang w:val="es-AR"/>
        </w:rPr>
        <w:t>=</w:t>
      </w:r>
      <w:r w:rsidRPr="0019053A">
        <w:rPr>
          <w:rFonts w:ascii="Consolas" w:eastAsia="Times New Roman" w:hAnsi="Consolas" w:cs="Times New Roman"/>
          <w:color w:val="CE9178"/>
          <w:sz w:val="21"/>
          <w:szCs w:val="21"/>
          <w:lang w:val="es-AR"/>
        </w:rPr>
        <w:t>"Se deben revisar"</w:t>
      </w:r>
      <w:r w:rsidRPr="0019053A">
        <w:rPr>
          <w:rFonts w:ascii="Consolas" w:eastAsia="Times New Roman" w:hAnsi="Consolas" w:cs="Times New Roman"/>
          <w:color w:val="D4D4D4"/>
          <w:sz w:val="21"/>
          <w:szCs w:val="21"/>
          <w:lang w:val="es-AR"/>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lang w:val="es-AR"/>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label2</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configure</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background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"red"</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C586C0"/>
          <w:sz w:val="21"/>
          <w:szCs w:val="21"/>
        </w:rPr>
        <w:t>else</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label2</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configure</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text</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"No se revisan"</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D4D4D4"/>
          <w:sz w:val="21"/>
          <w:szCs w:val="21"/>
        </w:rPr>
        <w:t xml:space="preserve">                </w:t>
      </w:r>
      <w:r w:rsidRPr="0019053A">
        <w:rPr>
          <w:rFonts w:ascii="Consolas" w:eastAsia="Times New Roman" w:hAnsi="Consolas" w:cs="Times New Roman"/>
          <w:color w:val="9CDCFE"/>
          <w:sz w:val="21"/>
          <w:szCs w:val="21"/>
        </w:rPr>
        <w:t>self</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label2</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DCDCAA"/>
          <w:sz w:val="21"/>
          <w:szCs w:val="21"/>
        </w:rPr>
        <w:t>configure</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9CDCFE"/>
          <w:sz w:val="21"/>
          <w:szCs w:val="21"/>
        </w:rPr>
        <w:t>background</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CE9178"/>
          <w:sz w:val="21"/>
          <w:szCs w:val="21"/>
        </w:rPr>
        <w:t>"green"</w:t>
      </w:r>
      <w:r w:rsidRPr="0019053A">
        <w:rPr>
          <w:rFonts w:ascii="Consolas" w:eastAsia="Times New Roman" w:hAnsi="Consolas" w:cs="Times New Roman"/>
          <w:color w:val="D4D4D4"/>
          <w:sz w:val="21"/>
          <w:szCs w:val="21"/>
        </w:rPr>
        <w:t>)</w:t>
      </w: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p>
    <w:p w:rsidR="0019053A" w:rsidRPr="0019053A" w:rsidRDefault="0019053A" w:rsidP="0019053A">
      <w:pPr>
        <w:shd w:val="clear" w:color="auto" w:fill="1E1E1E"/>
        <w:spacing w:after="0" w:line="285" w:lineRule="atLeast"/>
        <w:rPr>
          <w:rFonts w:ascii="Consolas" w:eastAsia="Times New Roman" w:hAnsi="Consolas" w:cs="Times New Roman"/>
          <w:color w:val="D4D4D4"/>
          <w:sz w:val="21"/>
          <w:szCs w:val="21"/>
        </w:rPr>
      </w:pPr>
      <w:r w:rsidRPr="0019053A">
        <w:rPr>
          <w:rFonts w:ascii="Consolas" w:eastAsia="Times New Roman" w:hAnsi="Consolas" w:cs="Times New Roman"/>
          <w:color w:val="9CDCFE"/>
          <w:sz w:val="21"/>
          <w:szCs w:val="21"/>
        </w:rPr>
        <w:t>aplicacion1</w:t>
      </w:r>
      <w:r w:rsidRPr="0019053A">
        <w:rPr>
          <w:rFonts w:ascii="Consolas" w:eastAsia="Times New Roman" w:hAnsi="Consolas" w:cs="Times New Roman"/>
          <w:color w:val="D4D4D4"/>
          <w:sz w:val="21"/>
          <w:szCs w:val="21"/>
        </w:rPr>
        <w:t>=</w:t>
      </w:r>
      <w:r w:rsidRPr="0019053A">
        <w:rPr>
          <w:rFonts w:ascii="Consolas" w:eastAsia="Times New Roman" w:hAnsi="Consolas" w:cs="Times New Roman"/>
          <w:color w:val="4EC9B0"/>
          <w:sz w:val="21"/>
          <w:szCs w:val="21"/>
        </w:rPr>
        <w:t>Aplicacion</w:t>
      </w:r>
      <w:r w:rsidRPr="0019053A">
        <w:rPr>
          <w:rFonts w:ascii="Consolas" w:eastAsia="Times New Roman" w:hAnsi="Consolas" w:cs="Times New Roman"/>
          <w:color w:val="D4D4D4"/>
          <w:sz w:val="21"/>
          <w:szCs w:val="21"/>
        </w:rPr>
        <w:t xml:space="preserve">() </w:t>
      </w:r>
    </w:p>
    <w:p w:rsidR="00A67C10" w:rsidRDefault="00A67C10" w:rsidP="00A67C10">
      <w:pPr>
        <w:rPr>
          <w:lang w:val="es-AR"/>
        </w:rPr>
      </w:pPr>
    </w:p>
    <w:p w:rsidR="003836B3" w:rsidRDefault="003836B3" w:rsidP="003836B3">
      <w:pPr>
        <w:pStyle w:val="Heading3"/>
        <w:spacing w:before="300" w:after="150"/>
        <w:rPr>
          <w:rFonts w:ascii="Arial" w:hAnsi="Arial" w:cs="Arial"/>
          <w:b w:val="0"/>
          <w:bCs w:val="0"/>
          <w:color w:val="333333"/>
          <w:sz w:val="36"/>
          <w:szCs w:val="36"/>
        </w:rPr>
      </w:pPr>
      <w:r>
        <w:rPr>
          <w:rFonts w:ascii="Arial" w:hAnsi="Arial" w:cs="Arial"/>
          <w:b w:val="0"/>
          <w:bCs w:val="0"/>
          <w:color w:val="333333"/>
          <w:sz w:val="36"/>
          <w:szCs w:val="36"/>
        </w:rPr>
        <w:t>Acotaciones</w:t>
      </w:r>
    </w:p>
    <w:p w:rsidR="003836B3" w:rsidRPr="003836B3" w:rsidRDefault="003836B3" w:rsidP="003836B3">
      <w:pPr>
        <w:pStyle w:val="NormalWeb"/>
        <w:numPr>
          <w:ilvl w:val="0"/>
          <w:numId w:val="68"/>
        </w:numPr>
        <w:spacing w:before="0" w:beforeAutospacing="0" w:after="150" w:afterAutospacing="0"/>
        <w:rPr>
          <w:rFonts w:ascii="Arial" w:hAnsi="Arial" w:cs="Arial"/>
          <w:color w:val="333333"/>
          <w:sz w:val="25"/>
          <w:szCs w:val="25"/>
          <w:lang w:val="es-AR"/>
        </w:rPr>
      </w:pPr>
      <w:r w:rsidRPr="003836B3">
        <w:rPr>
          <w:rFonts w:ascii="Arial" w:hAnsi="Arial" w:cs="Arial"/>
          <w:color w:val="333333"/>
          <w:sz w:val="25"/>
          <w:szCs w:val="25"/>
          <w:lang w:val="es-AR"/>
        </w:rPr>
        <w:t>Si queremos llenar el Spinbox con valores no consecutivos, sino de 3 en 3 podemos utilizar la siguiente sintaxis:</w:t>
      </w:r>
    </w:p>
    <w:p w:rsidR="003836B3" w:rsidRDefault="003836B3" w:rsidP="003836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rPr>
      </w:pPr>
      <w:r>
        <w:rPr>
          <w:rFonts w:ascii="Consolas" w:hAnsi="Consolas"/>
          <w:color w:val="333333"/>
        </w:rPr>
        <w:t xml:space="preserve">self.spinbox1=ttk.Spinbox(self.ventana1, </w:t>
      </w:r>
      <w:r>
        <w:rPr>
          <w:rStyle w:val="Strong"/>
          <w:rFonts w:ascii="Consolas" w:hAnsi="Consolas"/>
          <w:color w:val="FF0000"/>
        </w:rPr>
        <w:t>increment=3</w:t>
      </w:r>
      <w:r>
        <w:rPr>
          <w:rFonts w:ascii="Consolas" w:hAnsi="Consolas"/>
          <w:color w:val="333333"/>
        </w:rPr>
        <w:t xml:space="preserve">, from_=1, to=10, state='readonly')        </w:t>
      </w:r>
    </w:p>
    <w:p w:rsidR="003836B3" w:rsidRPr="003836B3" w:rsidRDefault="003836B3" w:rsidP="003836B3">
      <w:pPr>
        <w:pStyle w:val="NormalWeb"/>
        <w:numPr>
          <w:ilvl w:val="0"/>
          <w:numId w:val="68"/>
        </w:numPr>
        <w:spacing w:before="0" w:beforeAutospacing="0" w:after="150" w:afterAutospacing="0"/>
        <w:rPr>
          <w:rFonts w:ascii="Arial" w:hAnsi="Arial" w:cs="Arial"/>
          <w:color w:val="333333"/>
          <w:sz w:val="25"/>
          <w:szCs w:val="25"/>
          <w:lang w:val="es-AR"/>
        </w:rPr>
      </w:pPr>
      <w:r w:rsidRPr="003836B3">
        <w:rPr>
          <w:rFonts w:ascii="Arial" w:hAnsi="Arial" w:cs="Arial"/>
          <w:color w:val="333333"/>
          <w:sz w:val="25"/>
          <w:szCs w:val="25"/>
          <w:lang w:val="es-AR"/>
        </w:rPr>
        <w:t>Podemos definir una tupla y luego inicializar el parámetro values:</w:t>
      </w:r>
    </w:p>
    <w:p w:rsidR="003836B3" w:rsidRPr="003836B3" w:rsidRDefault="003836B3" w:rsidP="003836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lang w:val="es-AR"/>
        </w:rPr>
      </w:pPr>
      <w:r w:rsidRPr="003836B3">
        <w:rPr>
          <w:rFonts w:ascii="Consolas" w:hAnsi="Consolas"/>
          <w:color w:val="333333"/>
          <w:lang w:val="es-AR"/>
        </w:rPr>
        <w:t>dias=("lunes", "martes", "miércoles","jueves","viernes","sábado","domingo")</w:t>
      </w:r>
    </w:p>
    <w:p w:rsidR="003836B3" w:rsidRDefault="003836B3" w:rsidP="003836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rPr>
      </w:pPr>
      <w:r>
        <w:rPr>
          <w:rFonts w:ascii="Consolas" w:hAnsi="Consolas"/>
          <w:color w:val="333333"/>
        </w:rPr>
        <w:t xml:space="preserve">self.spinbox1=ttk.Spinbox(self.ventana1, values=dias,  state='readonly')        </w:t>
      </w:r>
    </w:p>
    <w:p w:rsidR="003836B3" w:rsidRDefault="003836B3" w:rsidP="003836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Fonts w:ascii="Consolas" w:hAnsi="Consolas"/>
          <w:color w:val="333333"/>
        </w:rPr>
        <w:t xml:space="preserve">self.spinbox1.set(dias[0])        </w:t>
      </w:r>
    </w:p>
    <w:p w:rsidR="0019053A" w:rsidRPr="00DA6F8D" w:rsidRDefault="0019053A" w:rsidP="00A67C10"/>
    <w:p w:rsidR="00D215A0" w:rsidRPr="00DA6F8D" w:rsidRDefault="00D215A0" w:rsidP="00A67C10"/>
    <w:p w:rsidR="00A74164" w:rsidRPr="00DA6F8D" w:rsidRDefault="00A74164" w:rsidP="00A74164">
      <w:pPr>
        <w:pStyle w:val="Heading1"/>
        <w:spacing w:before="300" w:beforeAutospacing="0" w:after="150" w:afterAutospacing="0"/>
        <w:rPr>
          <w:rFonts w:ascii="Arial" w:hAnsi="Arial" w:cs="Arial"/>
          <w:b w:val="0"/>
          <w:bCs w:val="0"/>
          <w:color w:val="333333"/>
          <w:sz w:val="54"/>
          <w:szCs w:val="54"/>
        </w:rPr>
      </w:pPr>
      <w:r w:rsidRPr="00DA6F8D">
        <w:rPr>
          <w:rFonts w:ascii="Arial" w:hAnsi="Arial" w:cs="Arial"/>
          <w:b w:val="0"/>
          <w:bCs w:val="0"/>
          <w:color w:val="333333"/>
          <w:sz w:val="54"/>
          <w:szCs w:val="54"/>
        </w:rPr>
        <w:lastRenderedPageBreak/>
        <w:t>tkinter.ScrolledText : editor multilínea</w:t>
      </w:r>
    </w:p>
    <w:p w:rsidR="00A74164" w:rsidRPr="00A74164" w:rsidRDefault="00A74164" w:rsidP="00A74164">
      <w:pPr>
        <w:pStyle w:val="NormalWeb"/>
        <w:spacing w:before="0" w:beforeAutospacing="0" w:after="150" w:afterAutospacing="0"/>
        <w:rPr>
          <w:rFonts w:ascii="Arial" w:hAnsi="Arial" w:cs="Arial"/>
          <w:color w:val="333333"/>
          <w:sz w:val="25"/>
          <w:szCs w:val="25"/>
          <w:lang w:val="es-AR"/>
        </w:rPr>
      </w:pPr>
      <w:r w:rsidRPr="00A74164">
        <w:rPr>
          <w:rFonts w:ascii="Arial" w:hAnsi="Arial" w:cs="Arial"/>
          <w:color w:val="333333"/>
          <w:sz w:val="25"/>
          <w:szCs w:val="25"/>
          <w:lang w:val="es-AR"/>
        </w:rPr>
        <w:t>Hemos visto anteriormente el control Entry que nos permite ingresar una cadena de caracteres por teclado. El Widget ScrolledText es similar al Widget Entry con la salvedad que nos permite ingresar múltiples líneas.</w:t>
      </w:r>
    </w:p>
    <w:p w:rsidR="00A74164" w:rsidRPr="00A74164" w:rsidRDefault="00A74164" w:rsidP="00A74164">
      <w:pPr>
        <w:pStyle w:val="NormalWeb"/>
        <w:spacing w:before="0" w:beforeAutospacing="0" w:after="150" w:afterAutospacing="0"/>
        <w:rPr>
          <w:rFonts w:ascii="Arial" w:hAnsi="Arial" w:cs="Arial"/>
          <w:color w:val="333333"/>
          <w:sz w:val="25"/>
          <w:szCs w:val="25"/>
          <w:lang w:val="es-AR"/>
        </w:rPr>
      </w:pPr>
      <w:r w:rsidRPr="00A74164">
        <w:rPr>
          <w:rFonts w:ascii="Arial" w:hAnsi="Arial" w:cs="Arial"/>
          <w:color w:val="333333"/>
          <w:sz w:val="25"/>
          <w:szCs w:val="25"/>
          <w:lang w:val="es-AR"/>
        </w:rPr>
        <w:t>Cuenta con métodos sofisticados para extraer trozos del texto ingresado en la componente.</w:t>
      </w:r>
    </w:p>
    <w:p w:rsidR="00A74164" w:rsidRPr="00A74164" w:rsidRDefault="00A74164" w:rsidP="00A74164">
      <w:pPr>
        <w:pStyle w:val="NormalWeb"/>
        <w:spacing w:before="0" w:beforeAutospacing="0" w:after="150" w:afterAutospacing="0"/>
        <w:rPr>
          <w:rFonts w:ascii="Arial" w:hAnsi="Arial" w:cs="Arial"/>
          <w:color w:val="333333"/>
          <w:sz w:val="25"/>
          <w:szCs w:val="25"/>
          <w:lang w:val="es-AR"/>
        </w:rPr>
      </w:pPr>
      <w:r w:rsidRPr="00A74164">
        <w:rPr>
          <w:rFonts w:ascii="Arial" w:hAnsi="Arial" w:cs="Arial"/>
          <w:color w:val="333333"/>
          <w:sz w:val="25"/>
          <w:szCs w:val="25"/>
          <w:lang w:val="es-AR"/>
        </w:rPr>
        <w:t>Para poder utilizar esta nueva componente debemos importar el módulo scrolledtext del paquete tkinter (podemos crear un alias para no tener que escribir scrolledtext):</w:t>
      </w:r>
    </w:p>
    <w:p w:rsidR="00A74164" w:rsidRDefault="00A74164" w:rsidP="00A7416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tkinter import scrolledtext as st</w:t>
      </w:r>
    </w:p>
    <w:p w:rsidR="00A74164" w:rsidRPr="00A74164" w:rsidRDefault="00A74164" w:rsidP="00A74164">
      <w:pPr>
        <w:pStyle w:val="Heading3"/>
        <w:spacing w:before="300" w:after="150"/>
        <w:rPr>
          <w:rFonts w:ascii="Arial" w:hAnsi="Arial" w:cs="Arial"/>
          <w:b w:val="0"/>
          <w:bCs w:val="0"/>
          <w:color w:val="333333"/>
          <w:sz w:val="36"/>
          <w:szCs w:val="36"/>
          <w:lang w:val="es-AR"/>
        </w:rPr>
      </w:pPr>
      <w:r w:rsidRPr="00A74164">
        <w:rPr>
          <w:rFonts w:ascii="Arial" w:hAnsi="Arial" w:cs="Arial"/>
          <w:b w:val="0"/>
          <w:bCs w:val="0"/>
          <w:color w:val="333333"/>
          <w:sz w:val="36"/>
          <w:szCs w:val="36"/>
          <w:lang w:val="es-AR"/>
        </w:rPr>
        <w:t>Problema:</w:t>
      </w:r>
    </w:p>
    <w:p w:rsidR="00A74164" w:rsidRPr="00A74164" w:rsidRDefault="00A74164" w:rsidP="00A74164">
      <w:pPr>
        <w:pStyle w:val="NormalWeb"/>
        <w:spacing w:before="0" w:beforeAutospacing="0" w:after="150" w:afterAutospacing="0"/>
        <w:rPr>
          <w:rFonts w:ascii="Arial" w:hAnsi="Arial" w:cs="Arial"/>
          <w:color w:val="333333"/>
          <w:sz w:val="25"/>
          <w:szCs w:val="25"/>
          <w:lang w:val="es-AR"/>
        </w:rPr>
      </w:pPr>
      <w:r w:rsidRPr="00A74164">
        <w:rPr>
          <w:rFonts w:ascii="Arial" w:hAnsi="Arial" w:cs="Arial"/>
          <w:color w:val="333333"/>
          <w:sz w:val="25"/>
          <w:szCs w:val="25"/>
          <w:lang w:val="es-AR"/>
        </w:rPr>
        <w:t>Confeccionar un programa que contenga dos controles de tipo ScrolledText. En el primero ingresamos por teclado cualquier texto. Mediante 4 controles de tipo Entry indicar desde que fila y columna hasta que fila y columna extraer caracteres del primer ScrolledText y copiarlos al segundo ScrolledText cuando se presione un botón.</w:t>
      </w:r>
    </w:p>
    <w:p w:rsidR="00A74164" w:rsidRPr="00A74164" w:rsidRDefault="00A74164" w:rsidP="00A74164">
      <w:pPr>
        <w:pStyle w:val="NormalWeb"/>
        <w:spacing w:before="0" w:beforeAutospacing="0" w:after="150" w:afterAutospacing="0"/>
        <w:rPr>
          <w:rFonts w:ascii="Arial" w:hAnsi="Arial" w:cs="Arial"/>
          <w:color w:val="333333"/>
          <w:sz w:val="25"/>
          <w:szCs w:val="25"/>
          <w:lang w:val="es-AR"/>
        </w:rPr>
      </w:pPr>
      <w:r w:rsidRPr="00A74164">
        <w:rPr>
          <w:rFonts w:ascii="Arial" w:hAnsi="Arial" w:cs="Arial"/>
          <w:color w:val="333333"/>
          <w:sz w:val="25"/>
          <w:szCs w:val="25"/>
          <w:lang w:val="es-AR"/>
        </w:rPr>
        <w:t>La interfaz visual debe ser similar a esta:</w:t>
      </w:r>
    </w:p>
    <w:p w:rsidR="00A74164" w:rsidRDefault="00A74164" w:rsidP="00A74164">
      <w:pPr>
        <w:rPr>
          <w:rFonts w:ascii="Times New Roman" w:hAnsi="Times New Roman" w:cs="Times New Roman"/>
          <w:sz w:val="24"/>
          <w:szCs w:val="24"/>
        </w:rPr>
      </w:pPr>
      <w:r>
        <w:rPr>
          <w:noProof/>
        </w:rPr>
        <w:lastRenderedPageBreak/>
        <w:drawing>
          <wp:inline distT="0" distB="0" distL="0" distR="0">
            <wp:extent cx="4222750" cy="5712460"/>
            <wp:effectExtent l="0" t="0" r="6350" b="2540"/>
            <wp:docPr id="62" name="Picture 62" descr="Scrolled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olledTex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22750" cy="5712460"/>
                    </a:xfrm>
                    <a:prstGeom prst="rect">
                      <a:avLst/>
                    </a:prstGeom>
                    <a:noFill/>
                    <a:ln>
                      <a:noFill/>
                    </a:ln>
                  </pic:spPr>
                </pic:pic>
              </a:graphicData>
            </a:graphic>
          </wp:inline>
        </w:drawing>
      </w:r>
      <w:r>
        <w:rPr>
          <w:rFonts w:ascii="Arial" w:hAnsi="Arial" w:cs="Arial"/>
          <w:color w:val="333333"/>
          <w:sz w:val="25"/>
          <w:szCs w:val="25"/>
        </w:rPr>
        <w:br/>
      </w:r>
    </w:p>
    <w:p w:rsidR="00A74164" w:rsidRPr="00A74164" w:rsidRDefault="00A74164" w:rsidP="00A74164">
      <w:pPr>
        <w:pStyle w:val="Heading4"/>
        <w:spacing w:before="150" w:after="150"/>
        <w:rPr>
          <w:rFonts w:ascii="Arial" w:hAnsi="Arial" w:cs="Arial"/>
          <w:b w:val="0"/>
          <w:bCs w:val="0"/>
          <w:color w:val="333333"/>
          <w:sz w:val="27"/>
          <w:szCs w:val="27"/>
          <w:lang w:val="es-AR"/>
        </w:rPr>
      </w:pPr>
      <w:r w:rsidRPr="00A74164">
        <w:rPr>
          <w:rFonts w:ascii="Arial" w:hAnsi="Arial" w:cs="Arial"/>
          <w:b w:val="0"/>
          <w:bCs w:val="0"/>
          <w:color w:val="333333"/>
          <w:sz w:val="27"/>
          <w:szCs w:val="27"/>
          <w:lang w:val="es-AR"/>
        </w:rPr>
        <w:t>Programa: ejercicio253.py</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C586C0"/>
          <w:sz w:val="21"/>
          <w:szCs w:val="21"/>
          <w:lang w:val="es-AR"/>
        </w:rPr>
        <w:t>import</w:t>
      </w: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4EC9B0"/>
          <w:sz w:val="21"/>
          <w:szCs w:val="21"/>
          <w:lang w:val="es-AR"/>
        </w:rPr>
        <w:t>tkinter</w:t>
      </w: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C586C0"/>
          <w:sz w:val="21"/>
          <w:szCs w:val="21"/>
          <w:lang w:val="es-AR"/>
        </w:rPr>
        <w:t>as</w:t>
      </w: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4EC9B0"/>
          <w:sz w:val="21"/>
          <w:szCs w:val="21"/>
          <w:lang w:val="es-AR"/>
        </w:rPr>
        <w:t>tk</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C586C0"/>
          <w:sz w:val="21"/>
          <w:szCs w:val="21"/>
        </w:rPr>
        <w:t>from</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tkinter</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C586C0"/>
          <w:sz w:val="21"/>
          <w:szCs w:val="21"/>
        </w:rPr>
        <w:t>import</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ttk</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C586C0"/>
          <w:sz w:val="21"/>
          <w:szCs w:val="21"/>
        </w:rPr>
        <w:t>from</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tkinter</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C586C0"/>
          <w:sz w:val="21"/>
          <w:szCs w:val="21"/>
        </w:rPr>
        <w:t>import</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scrolledtext</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C586C0"/>
          <w:sz w:val="21"/>
          <w:szCs w:val="21"/>
        </w:rPr>
        <w:t>as</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st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569CD6"/>
          <w:sz w:val="21"/>
          <w:szCs w:val="21"/>
        </w:rPr>
        <w:t>class</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Aplicacion</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569CD6"/>
          <w:sz w:val="21"/>
          <w:szCs w:val="21"/>
        </w:rPr>
        <w:t>def</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DCDCAA"/>
          <w:sz w:val="21"/>
          <w:szCs w:val="21"/>
        </w:rPr>
        <w:t>__init__</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ventana1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scrolledtext1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ScrolledText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ventana1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width</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height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scrolledtext1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lastRenderedPageBreak/>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framecopia</w:t>
      </w:r>
      <w:r w:rsidRPr="00A74164">
        <w:rPr>
          <w:rFonts w:ascii="Consolas" w:eastAsia="Times New Roman" w:hAnsi="Consolas" w:cs="Times New Roman"/>
          <w:color w:val="D4D4D4"/>
          <w:sz w:val="21"/>
          <w:szCs w:val="21"/>
        </w:rPr>
        <w:t>()        </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scrolledtext2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ScrolledText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ventana1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width</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height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scrolledtext2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2</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ventana1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mainloop</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240" w:line="285" w:lineRule="atLeast"/>
        <w:rPr>
          <w:rFonts w:ascii="Consolas" w:eastAsia="Times New Roman" w:hAnsi="Consolas" w:cs="Times New Roman"/>
          <w:color w:val="D4D4D4"/>
          <w:sz w:val="21"/>
          <w:szCs w:val="21"/>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569CD6"/>
          <w:sz w:val="21"/>
          <w:szCs w:val="21"/>
        </w:rPr>
        <w:t>def</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DCDCAA"/>
          <w:sz w:val="21"/>
          <w:szCs w:val="21"/>
        </w:rPr>
        <w:t>framecopia</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ventana1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"Region"</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"w"</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Label</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"Desde fila:"</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StringVar</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Entry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textvariable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dato1</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Label</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"Desde columna:"</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StringVar</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Entry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textvariable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dato2</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Label</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"Hasta fila:"</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2</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StringVar</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Entry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textvariable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dato3</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2</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label4</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Label</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"Hasta columna:"</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label4</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3</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dato4</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StringVar</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entry4</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Entry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textvariable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dato4</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entry4</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3</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5</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sticky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"e"</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boton1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4EC9B0"/>
          <w:sz w:val="21"/>
          <w:szCs w:val="21"/>
        </w:rPr>
        <w:t>Button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labelframe1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text</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"Copiar"</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command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copiar</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boton1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grid</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column</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row</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4</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padx</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pady</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B5CEA8"/>
          <w:sz w:val="21"/>
          <w:szCs w:val="21"/>
        </w:rPr>
        <w:t>10</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240" w:line="285" w:lineRule="atLeast"/>
        <w:rPr>
          <w:rFonts w:ascii="Consolas" w:eastAsia="Times New Roman" w:hAnsi="Consolas" w:cs="Times New Roman"/>
          <w:color w:val="D4D4D4"/>
          <w:sz w:val="21"/>
          <w:szCs w:val="21"/>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569CD6"/>
          <w:sz w:val="21"/>
          <w:szCs w:val="21"/>
        </w:rPr>
        <w:t>def</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DCDCAA"/>
          <w:sz w:val="21"/>
          <w:szCs w:val="21"/>
        </w:rPr>
        <w:t>copiar</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iniciofila</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dato1</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get</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iniciocolumna</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get</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rPr>
        <w:t>finfila</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dato3</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get</w:t>
      </w:r>
      <w:r w:rsidRPr="00A74164">
        <w:rPr>
          <w:rFonts w:ascii="Consolas" w:eastAsia="Times New Roman" w:hAnsi="Consolas" w:cs="Times New Roman"/>
          <w:color w:val="D4D4D4"/>
          <w:sz w:val="21"/>
          <w:szCs w:val="21"/>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9CDCFE"/>
          <w:sz w:val="21"/>
          <w:szCs w:val="21"/>
          <w:lang w:val="es-AR"/>
        </w:rPr>
        <w:t>fincolumna</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self</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dato4</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DCDCAA"/>
          <w:sz w:val="21"/>
          <w:szCs w:val="21"/>
          <w:lang w:val="es-AR"/>
        </w:rPr>
        <w:t>get</w:t>
      </w:r>
      <w:r w:rsidRPr="00A74164">
        <w:rPr>
          <w:rFonts w:ascii="Consolas" w:eastAsia="Times New Roman" w:hAnsi="Consolas" w:cs="Times New Roman"/>
          <w:color w:val="D4D4D4"/>
          <w:sz w:val="21"/>
          <w:szCs w:val="21"/>
          <w:lang w:val="es-AR"/>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9CDCFE"/>
          <w:sz w:val="21"/>
          <w:szCs w:val="21"/>
          <w:lang w:val="es-AR"/>
        </w:rPr>
        <w:t>datos</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self</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scrolledtext1</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DCDCAA"/>
          <w:sz w:val="21"/>
          <w:szCs w:val="21"/>
          <w:lang w:val="es-AR"/>
        </w:rPr>
        <w:t>get</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iniciofila</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CE9178"/>
          <w:sz w:val="21"/>
          <w:szCs w:val="21"/>
          <w:lang w:val="es-AR"/>
        </w:rPr>
        <w:t>"."</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iniciocolumna</w:t>
      </w: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9CDCFE"/>
          <w:sz w:val="21"/>
          <w:szCs w:val="21"/>
          <w:lang w:val="es-AR"/>
        </w:rPr>
        <w:t>finfila</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CE9178"/>
          <w:sz w:val="21"/>
          <w:szCs w:val="21"/>
          <w:lang w:val="es-AR"/>
        </w:rPr>
        <w:t>"."</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fincolumna</w:t>
      </w:r>
      <w:r w:rsidRPr="00A74164">
        <w:rPr>
          <w:rFonts w:ascii="Consolas" w:eastAsia="Times New Roman" w:hAnsi="Consolas" w:cs="Times New Roman"/>
          <w:color w:val="D4D4D4"/>
          <w:sz w:val="21"/>
          <w:szCs w:val="21"/>
          <w:lang w:val="es-AR"/>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rPr>
      </w:pP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9CDCFE"/>
          <w:sz w:val="21"/>
          <w:szCs w:val="21"/>
        </w:rPr>
        <w:t>self</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scrolledtext2</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DCDCAA"/>
          <w:sz w:val="21"/>
          <w:szCs w:val="21"/>
        </w:rPr>
        <w:t>delete</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CE9178"/>
          <w:sz w:val="21"/>
          <w:szCs w:val="21"/>
        </w:rPr>
        <w:t>"1.0"</w:t>
      </w:r>
      <w:r w:rsidRPr="00A74164">
        <w:rPr>
          <w:rFonts w:ascii="Consolas" w:eastAsia="Times New Roman" w:hAnsi="Consolas" w:cs="Times New Roman"/>
          <w:color w:val="D4D4D4"/>
          <w:sz w:val="21"/>
          <w:szCs w:val="21"/>
        </w:rPr>
        <w:t xml:space="preserve">, </w:t>
      </w:r>
      <w:r w:rsidRPr="00A74164">
        <w:rPr>
          <w:rFonts w:ascii="Consolas" w:eastAsia="Times New Roman" w:hAnsi="Consolas" w:cs="Times New Roman"/>
          <w:color w:val="4EC9B0"/>
          <w:sz w:val="21"/>
          <w:szCs w:val="21"/>
        </w:rPr>
        <w:t>tk</w:t>
      </w:r>
      <w:r w:rsidRPr="00A74164">
        <w:rPr>
          <w:rFonts w:ascii="Consolas" w:eastAsia="Times New Roman" w:hAnsi="Consolas" w:cs="Times New Roman"/>
          <w:color w:val="D4D4D4"/>
          <w:sz w:val="21"/>
          <w:szCs w:val="21"/>
        </w:rPr>
        <w:t>.</w:t>
      </w:r>
      <w:r w:rsidRPr="00A74164">
        <w:rPr>
          <w:rFonts w:ascii="Consolas" w:eastAsia="Times New Roman" w:hAnsi="Consolas" w:cs="Times New Roman"/>
          <w:color w:val="9CDCFE"/>
          <w:sz w:val="21"/>
          <w:szCs w:val="21"/>
        </w:rPr>
        <w:t>END</w:t>
      </w:r>
      <w:r w:rsidRPr="00A74164">
        <w:rPr>
          <w:rFonts w:ascii="Consolas" w:eastAsia="Times New Roman" w:hAnsi="Consolas" w:cs="Times New Roman"/>
          <w:color w:val="D4D4D4"/>
          <w:sz w:val="21"/>
          <w:szCs w:val="21"/>
        </w:rPr>
        <w:t>)        </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D4D4D4"/>
          <w:sz w:val="21"/>
          <w:szCs w:val="21"/>
        </w:rPr>
        <w:lastRenderedPageBreak/>
        <w:t xml:space="preserve">        </w:t>
      </w:r>
      <w:r w:rsidRPr="00A74164">
        <w:rPr>
          <w:rFonts w:ascii="Consolas" w:eastAsia="Times New Roman" w:hAnsi="Consolas" w:cs="Times New Roman"/>
          <w:color w:val="9CDCFE"/>
          <w:sz w:val="21"/>
          <w:szCs w:val="21"/>
          <w:lang w:val="es-AR"/>
        </w:rPr>
        <w:t>self</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9CDCFE"/>
          <w:sz w:val="21"/>
          <w:szCs w:val="21"/>
          <w:lang w:val="es-AR"/>
        </w:rPr>
        <w:t>scrolledtext2</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DCDCAA"/>
          <w:sz w:val="21"/>
          <w:szCs w:val="21"/>
          <w:lang w:val="es-AR"/>
        </w:rPr>
        <w:t>insert</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CE9178"/>
          <w:sz w:val="21"/>
          <w:szCs w:val="21"/>
          <w:lang w:val="es-AR"/>
        </w:rPr>
        <w:t>"1.0"</w:t>
      </w:r>
      <w:r w:rsidRPr="00A74164">
        <w:rPr>
          <w:rFonts w:ascii="Consolas" w:eastAsia="Times New Roman" w:hAnsi="Consolas" w:cs="Times New Roman"/>
          <w:color w:val="D4D4D4"/>
          <w:sz w:val="21"/>
          <w:szCs w:val="21"/>
          <w:lang w:val="es-AR"/>
        </w:rPr>
        <w:t xml:space="preserve">, </w:t>
      </w:r>
      <w:r w:rsidRPr="00A74164">
        <w:rPr>
          <w:rFonts w:ascii="Consolas" w:eastAsia="Times New Roman" w:hAnsi="Consolas" w:cs="Times New Roman"/>
          <w:color w:val="9CDCFE"/>
          <w:sz w:val="21"/>
          <w:szCs w:val="21"/>
          <w:lang w:val="es-AR"/>
        </w:rPr>
        <w:t>datos</w:t>
      </w:r>
      <w:r w:rsidRPr="00A74164">
        <w:rPr>
          <w:rFonts w:ascii="Consolas" w:eastAsia="Times New Roman" w:hAnsi="Consolas" w:cs="Times New Roman"/>
          <w:color w:val="D4D4D4"/>
          <w:sz w:val="21"/>
          <w:szCs w:val="21"/>
          <w:lang w:val="es-AR"/>
        </w:rPr>
        <w:t>)</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D4D4D4"/>
          <w:sz w:val="21"/>
          <w:szCs w:val="21"/>
          <w:lang w:val="es-AR"/>
        </w:rPr>
        <w:t xml:space="preserve">        </w:t>
      </w: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p>
    <w:p w:rsidR="00A74164" w:rsidRPr="00A74164" w:rsidRDefault="00A74164" w:rsidP="00A74164">
      <w:pPr>
        <w:shd w:val="clear" w:color="auto" w:fill="1E1E1E"/>
        <w:spacing w:after="0" w:line="285" w:lineRule="atLeast"/>
        <w:rPr>
          <w:rFonts w:ascii="Consolas" w:eastAsia="Times New Roman" w:hAnsi="Consolas" w:cs="Times New Roman"/>
          <w:color w:val="D4D4D4"/>
          <w:sz w:val="21"/>
          <w:szCs w:val="21"/>
          <w:lang w:val="es-AR"/>
        </w:rPr>
      </w:pPr>
      <w:r w:rsidRPr="00A74164">
        <w:rPr>
          <w:rFonts w:ascii="Consolas" w:eastAsia="Times New Roman" w:hAnsi="Consolas" w:cs="Times New Roman"/>
          <w:color w:val="9CDCFE"/>
          <w:sz w:val="21"/>
          <w:szCs w:val="21"/>
          <w:lang w:val="es-AR"/>
        </w:rPr>
        <w:t>aplicacion1</w:t>
      </w:r>
      <w:r w:rsidRPr="00A74164">
        <w:rPr>
          <w:rFonts w:ascii="Consolas" w:eastAsia="Times New Roman" w:hAnsi="Consolas" w:cs="Times New Roman"/>
          <w:color w:val="D4D4D4"/>
          <w:sz w:val="21"/>
          <w:szCs w:val="21"/>
          <w:lang w:val="es-AR"/>
        </w:rPr>
        <w:t>=</w:t>
      </w:r>
      <w:r w:rsidRPr="00A74164">
        <w:rPr>
          <w:rFonts w:ascii="Consolas" w:eastAsia="Times New Roman" w:hAnsi="Consolas" w:cs="Times New Roman"/>
          <w:color w:val="4EC9B0"/>
          <w:sz w:val="21"/>
          <w:szCs w:val="21"/>
          <w:lang w:val="es-AR"/>
        </w:rPr>
        <w:t>Aplicacion</w:t>
      </w:r>
      <w:r w:rsidRPr="00A74164">
        <w:rPr>
          <w:rFonts w:ascii="Consolas" w:eastAsia="Times New Roman" w:hAnsi="Consolas" w:cs="Times New Roman"/>
          <w:color w:val="D4D4D4"/>
          <w:sz w:val="21"/>
          <w:szCs w:val="21"/>
          <w:lang w:val="es-AR"/>
        </w:rPr>
        <w:t xml:space="preserve">() </w:t>
      </w:r>
    </w:p>
    <w:p w:rsidR="00D215A0" w:rsidRDefault="00D215A0" w:rsidP="00A67C10">
      <w:pPr>
        <w:rPr>
          <w:lang w:val="es-AR"/>
        </w:rPr>
      </w:pPr>
    </w:p>
    <w:p w:rsidR="00B840B0" w:rsidRPr="003E0DFD" w:rsidRDefault="00B840B0" w:rsidP="00B840B0">
      <w:pPr>
        <w:pStyle w:val="Heading1"/>
        <w:spacing w:before="300" w:beforeAutospacing="0" w:after="150" w:afterAutospacing="0"/>
        <w:rPr>
          <w:rFonts w:ascii="Arial" w:hAnsi="Arial" w:cs="Arial"/>
          <w:b w:val="0"/>
          <w:bCs w:val="0"/>
          <w:color w:val="333333"/>
          <w:sz w:val="54"/>
          <w:szCs w:val="54"/>
          <w:lang w:val="es-AR"/>
        </w:rPr>
      </w:pPr>
      <w:r w:rsidRPr="003E0DFD">
        <w:rPr>
          <w:rFonts w:ascii="Arial" w:hAnsi="Arial" w:cs="Arial"/>
          <w:b w:val="0"/>
          <w:bCs w:val="0"/>
          <w:color w:val="333333"/>
          <w:sz w:val="54"/>
          <w:szCs w:val="54"/>
          <w:lang w:val="es-AR"/>
        </w:rPr>
        <w:t>tkinter: lienzo de control</w:t>
      </w:r>
    </w:p>
    <w:p w:rsidR="003E0DFD" w:rsidRPr="003E0DFD" w:rsidRDefault="003E0DFD" w:rsidP="003E0DFD">
      <w:pPr>
        <w:pStyle w:val="NormalWeb"/>
        <w:spacing w:before="0" w:beforeAutospacing="0" w:after="150" w:afterAutospacing="0"/>
        <w:rPr>
          <w:rFonts w:ascii="Arial" w:hAnsi="Arial" w:cs="Arial"/>
          <w:color w:val="333333"/>
          <w:sz w:val="25"/>
          <w:szCs w:val="25"/>
          <w:lang w:val="es-AR"/>
        </w:rPr>
      </w:pPr>
      <w:r w:rsidRPr="003E0DFD">
        <w:rPr>
          <w:rFonts w:ascii="Arial" w:hAnsi="Arial" w:cs="Arial"/>
          <w:color w:val="333333"/>
          <w:sz w:val="25"/>
          <w:szCs w:val="25"/>
          <w:lang w:val="es-AR"/>
        </w:rPr>
        <w:t>El lienzo de control nos permite acceder a una serie de gráficas primitivas: líneas, rectángulos, óvalos, arcos, etc. para graficar dentro de la misma.</w:t>
      </w:r>
    </w:p>
    <w:p w:rsidR="003E0DFD" w:rsidRPr="003E0DFD" w:rsidRDefault="003E0DFD" w:rsidP="003E0DFD">
      <w:pPr>
        <w:pStyle w:val="Heading3"/>
        <w:spacing w:before="300" w:after="150"/>
        <w:rPr>
          <w:rFonts w:ascii="Arial" w:hAnsi="Arial" w:cs="Arial"/>
          <w:b w:val="0"/>
          <w:bCs w:val="0"/>
          <w:color w:val="333333"/>
          <w:sz w:val="36"/>
          <w:szCs w:val="36"/>
          <w:lang w:val="es-AR"/>
        </w:rPr>
      </w:pPr>
      <w:r w:rsidRPr="003E0DFD">
        <w:rPr>
          <w:rFonts w:ascii="Arial" w:hAnsi="Arial" w:cs="Arial"/>
          <w:b w:val="0"/>
          <w:bCs w:val="0"/>
          <w:color w:val="333333"/>
          <w:sz w:val="36"/>
          <w:szCs w:val="36"/>
          <w:lang w:val="es-AR"/>
        </w:rPr>
        <w:t>Problema:</w:t>
      </w:r>
    </w:p>
    <w:p w:rsidR="003E0DFD" w:rsidRPr="003E0DFD" w:rsidRDefault="003E0DFD" w:rsidP="003E0DFD">
      <w:pPr>
        <w:pStyle w:val="NormalWeb"/>
        <w:spacing w:before="0" w:beforeAutospacing="0" w:after="150" w:afterAutospacing="0"/>
        <w:rPr>
          <w:rFonts w:ascii="Arial" w:hAnsi="Arial" w:cs="Arial"/>
          <w:color w:val="333333"/>
          <w:sz w:val="25"/>
          <w:szCs w:val="25"/>
          <w:lang w:val="es-AR"/>
        </w:rPr>
      </w:pPr>
      <w:r w:rsidRPr="003E0DFD">
        <w:rPr>
          <w:rFonts w:ascii="Arial" w:hAnsi="Arial" w:cs="Arial"/>
          <w:color w:val="333333"/>
          <w:sz w:val="25"/>
          <w:szCs w:val="25"/>
          <w:lang w:val="es-AR"/>
        </w:rPr>
        <w:t>Confeccione un programa que crea un objeto de la clase Canvas y muestre la funcionalidad de las principales gráficas primitivas.</w:t>
      </w:r>
    </w:p>
    <w:p w:rsidR="003E0DFD" w:rsidRPr="003E0DFD" w:rsidRDefault="003E0DFD" w:rsidP="003E0DFD">
      <w:pPr>
        <w:pStyle w:val="NormalWeb"/>
        <w:spacing w:before="0" w:beforeAutospacing="0" w:after="150" w:afterAutospacing="0"/>
        <w:rPr>
          <w:rFonts w:ascii="Arial" w:hAnsi="Arial" w:cs="Arial"/>
          <w:color w:val="333333"/>
          <w:sz w:val="25"/>
          <w:szCs w:val="25"/>
          <w:lang w:val="es-AR"/>
        </w:rPr>
      </w:pPr>
      <w:r w:rsidRPr="003E0DFD">
        <w:rPr>
          <w:rFonts w:ascii="Arial" w:hAnsi="Arial" w:cs="Arial"/>
          <w:color w:val="333333"/>
          <w:sz w:val="25"/>
          <w:szCs w:val="25"/>
          <w:lang w:val="es-AR"/>
        </w:rPr>
        <w:t>La interfaz visual debe ser similar a esta:</w:t>
      </w:r>
    </w:p>
    <w:p w:rsidR="003E0DFD" w:rsidRDefault="003E0DFD" w:rsidP="003E0DFD">
      <w:pPr>
        <w:rPr>
          <w:rFonts w:ascii="Times New Roman" w:hAnsi="Times New Roman" w:cs="Times New Roman"/>
          <w:sz w:val="24"/>
          <w:szCs w:val="24"/>
        </w:rPr>
      </w:pPr>
      <w:r>
        <w:rPr>
          <w:noProof/>
        </w:rPr>
        <w:drawing>
          <wp:inline distT="0" distB="0" distL="0" distR="0">
            <wp:extent cx="5722620" cy="4140200"/>
            <wp:effectExtent l="0" t="0" r="0" b="0"/>
            <wp:docPr id="63" name="Picture 63" descr="Canvas primitiva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vas primitivas grafica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2620" cy="4140200"/>
                    </a:xfrm>
                    <a:prstGeom prst="rect">
                      <a:avLst/>
                    </a:prstGeom>
                    <a:noFill/>
                    <a:ln>
                      <a:noFill/>
                    </a:ln>
                  </pic:spPr>
                </pic:pic>
              </a:graphicData>
            </a:graphic>
          </wp:inline>
        </w:drawing>
      </w:r>
      <w:r>
        <w:rPr>
          <w:rFonts w:ascii="Arial" w:hAnsi="Arial" w:cs="Arial"/>
          <w:color w:val="333333"/>
          <w:sz w:val="25"/>
          <w:szCs w:val="25"/>
        </w:rPr>
        <w:br/>
      </w:r>
    </w:p>
    <w:p w:rsidR="003E0DFD" w:rsidRPr="003E0DFD" w:rsidRDefault="003E0DFD" w:rsidP="003E0DFD">
      <w:pPr>
        <w:pStyle w:val="Heading4"/>
        <w:spacing w:before="150" w:after="150"/>
        <w:rPr>
          <w:rFonts w:ascii="Arial" w:hAnsi="Arial" w:cs="Arial"/>
          <w:b w:val="0"/>
          <w:bCs w:val="0"/>
          <w:color w:val="333333"/>
          <w:sz w:val="27"/>
          <w:szCs w:val="27"/>
          <w:lang w:val="es-AR"/>
        </w:rPr>
      </w:pPr>
      <w:r w:rsidRPr="003E0DFD">
        <w:rPr>
          <w:rFonts w:ascii="Arial" w:hAnsi="Arial" w:cs="Arial"/>
          <w:b w:val="0"/>
          <w:bCs w:val="0"/>
          <w:color w:val="333333"/>
          <w:sz w:val="27"/>
          <w:szCs w:val="27"/>
          <w:lang w:val="es-AR"/>
        </w:rPr>
        <w:lastRenderedPageBreak/>
        <w:t>Programa: ejercicio254.py</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C586C0"/>
          <w:sz w:val="21"/>
          <w:szCs w:val="21"/>
          <w:lang w:val="es-AR"/>
        </w:rPr>
        <w:t>import</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4EC9B0"/>
          <w:sz w:val="21"/>
          <w:szCs w:val="21"/>
          <w:lang w:val="es-AR"/>
        </w:rPr>
        <w:t>tkinter</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C586C0"/>
          <w:sz w:val="21"/>
          <w:szCs w:val="21"/>
          <w:lang w:val="es-AR"/>
        </w:rPr>
        <w:t>as</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4EC9B0"/>
          <w:sz w:val="21"/>
          <w:szCs w:val="21"/>
          <w:lang w:val="es-AR"/>
        </w:rPr>
        <w:t>tk</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569CD6"/>
          <w:sz w:val="21"/>
          <w:szCs w:val="21"/>
        </w:rPr>
        <w:t>class</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4EC9B0"/>
          <w:sz w:val="21"/>
          <w:szCs w:val="21"/>
        </w:rPr>
        <w:t>Aplicacion</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569CD6"/>
          <w:sz w:val="21"/>
          <w:szCs w:val="21"/>
        </w:rPr>
        <w:t>def</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DCDCAA"/>
          <w:sz w:val="21"/>
          <w:szCs w:val="21"/>
        </w:rPr>
        <w:t>__init__</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ventana1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Canvas</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ventana1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width</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600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height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400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background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"black"</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create_line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100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create_rectangle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250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create_oval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150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"red"</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create_arc</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420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"yellow"</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start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180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extent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90</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create_rectangle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250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outline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create_oval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350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outline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"red"</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create_arc</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420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550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310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outline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"yellow"</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start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180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extent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90</w:t>
      </w:r>
      <w:r w:rsidRPr="003E0DFD">
        <w:rPr>
          <w:rFonts w:ascii="Consolas" w:eastAsia="Times New Roman" w:hAnsi="Consolas" w:cs="Times New Roman"/>
          <w:color w:val="D4D4D4"/>
          <w:sz w:val="21"/>
          <w:szCs w:val="21"/>
        </w:rPr>
        <w:t>)        </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lang w:val="es-AR"/>
        </w:rPr>
        <w:t>self</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ventana1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DCDCAA"/>
          <w:sz w:val="21"/>
          <w:szCs w:val="21"/>
          <w:lang w:val="es-AR"/>
        </w:rPr>
        <w:t>mainloop</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9CDCFE"/>
          <w:sz w:val="21"/>
          <w:szCs w:val="21"/>
          <w:lang w:val="es-AR"/>
        </w:rPr>
        <w:t>aplicacion1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4EC9B0"/>
          <w:sz w:val="21"/>
          <w:szCs w:val="21"/>
          <w:lang w:val="es-AR"/>
        </w:rPr>
        <w:t>Aplicacion</w:t>
      </w:r>
      <w:r w:rsidRPr="003E0DFD">
        <w:rPr>
          <w:rFonts w:ascii="Consolas" w:eastAsia="Times New Roman" w:hAnsi="Consolas" w:cs="Times New Roman"/>
          <w:color w:val="D4D4D4"/>
          <w:sz w:val="21"/>
          <w:szCs w:val="21"/>
          <w:lang w:val="es-AR"/>
        </w:rPr>
        <w:t>(</w:t>
      </w:r>
    </w:p>
    <w:p w:rsidR="00A74164" w:rsidRDefault="00A74164" w:rsidP="00A67C10">
      <w:pPr>
        <w:rPr>
          <w:lang w:val="es-AR"/>
        </w:rPr>
      </w:pPr>
    </w:p>
    <w:p w:rsidR="003E0DFD" w:rsidRPr="003E0DFD" w:rsidRDefault="003E0DFD" w:rsidP="003E0DFD">
      <w:pPr>
        <w:pStyle w:val="Heading3"/>
        <w:spacing w:before="300" w:after="150"/>
        <w:rPr>
          <w:rFonts w:ascii="Arial" w:hAnsi="Arial" w:cs="Arial"/>
          <w:b w:val="0"/>
          <w:bCs w:val="0"/>
          <w:color w:val="333333"/>
          <w:sz w:val="36"/>
          <w:szCs w:val="36"/>
          <w:lang w:val="es-AR"/>
        </w:rPr>
      </w:pPr>
      <w:r w:rsidRPr="003E0DFD">
        <w:rPr>
          <w:rFonts w:ascii="Arial" w:hAnsi="Arial" w:cs="Arial"/>
          <w:b w:val="0"/>
          <w:bCs w:val="0"/>
          <w:color w:val="333333"/>
          <w:sz w:val="36"/>
          <w:szCs w:val="36"/>
          <w:lang w:val="es-AR"/>
        </w:rPr>
        <w:t>Problema:</w:t>
      </w:r>
    </w:p>
    <w:p w:rsidR="003E0DFD" w:rsidRPr="003E0DFD" w:rsidRDefault="003E0DFD" w:rsidP="003E0DFD">
      <w:pPr>
        <w:pStyle w:val="NormalWeb"/>
        <w:spacing w:before="0" w:beforeAutospacing="0" w:after="150" w:afterAutospacing="0"/>
        <w:rPr>
          <w:rFonts w:ascii="Arial" w:hAnsi="Arial" w:cs="Arial"/>
          <w:color w:val="333333"/>
          <w:sz w:val="25"/>
          <w:szCs w:val="25"/>
          <w:lang w:val="es-AR"/>
        </w:rPr>
      </w:pPr>
      <w:r w:rsidRPr="003E0DFD">
        <w:rPr>
          <w:rFonts w:ascii="Arial" w:hAnsi="Arial" w:cs="Arial"/>
          <w:color w:val="333333"/>
          <w:sz w:val="25"/>
          <w:szCs w:val="25"/>
          <w:lang w:val="es-AR"/>
        </w:rPr>
        <w:t>Crear una aplicación que solicite el ingreso de tres valores por teclado que representan las cantidades de votos obtenidas por tres partidos políticos. Luego mostrar un gráfico de barras horizontales.</w:t>
      </w:r>
    </w:p>
    <w:p w:rsidR="003E0DFD" w:rsidRPr="003E0DFD" w:rsidRDefault="003E0DFD" w:rsidP="003E0DFD">
      <w:pPr>
        <w:pStyle w:val="NormalWeb"/>
        <w:spacing w:before="0" w:beforeAutospacing="0" w:after="150" w:afterAutospacing="0"/>
        <w:rPr>
          <w:rFonts w:ascii="Arial" w:hAnsi="Arial" w:cs="Arial"/>
          <w:color w:val="333333"/>
          <w:sz w:val="25"/>
          <w:szCs w:val="25"/>
          <w:lang w:val="es-AR"/>
        </w:rPr>
      </w:pPr>
      <w:r w:rsidRPr="003E0DFD">
        <w:rPr>
          <w:rFonts w:ascii="Arial" w:hAnsi="Arial" w:cs="Arial"/>
          <w:color w:val="333333"/>
          <w:sz w:val="25"/>
          <w:szCs w:val="25"/>
          <w:lang w:val="es-AR"/>
        </w:rPr>
        <w:t>La interfaz visual debe ser similar a esta:</w:t>
      </w:r>
    </w:p>
    <w:p w:rsidR="003E0DFD" w:rsidRDefault="003E0DFD" w:rsidP="003E0DFD">
      <w:pPr>
        <w:rPr>
          <w:rFonts w:ascii="Times New Roman" w:hAnsi="Times New Roman" w:cs="Times New Roman"/>
          <w:sz w:val="24"/>
          <w:szCs w:val="24"/>
        </w:rPr>
      </w:pPr>
      <w:r>
        <w:rPr>
          <w:noProof/>
        </w:rPr>
        <w:lastRenderedPageBreak/>
        <w:drawing>
          <wp:inline distT="0" distB="0" distL="0" distR="0">
            <wp:extent cx="5753735" cy="5568315"/>
            <wp:effectExtent l="0" t="0" r="0" b="0"/>
            <wp:docPr id="64" name="Picture 64" descr="Canvas primitivas grá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vas primitivas gráfica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735" cy="5568315"/>
                    </a:xfrm>
                    <a:prstGeom prst="rect">
                      <a:avLst/>
                    </a:prstGeom>
                    <a:noFill/>
                    <a:ln>
                      <a:noFill/>
                    </a:ln>
                  </pic:spPr>
                </pic:pic>
              </a:graphicData>
            </a:graphic>
          </wp:inline>
        </w:drawing>
      </w:r>
      <w:r>
        <w:rPr>
          <w:rFonts w:ascii="Arial" w:hAnsi="Arial" w:cs="Arial"/>
          <w:color w:val="333333"/>
          <w:sz w:val="25"/>
          <w:szCs w:val="25"/>
        </w:rPr>
        <w:br/>
      </w:r>
    </w:p>
    <w:p w:rsidR="003E0DFD" w:rsidRPr="003E0DFD" w:rsidRDefault="003E0DFD" w:rsidP="003E0DFD">
      <w:pPr>
        <w:pStyle w:val="Heading4"/>
        <w:spacing w:before="150" w:after="150"/>
        <w:rPr>
          <w:rFonts w:ascii="Arial" w:hAnsi="Arial" w:cs="Arial"/>
          <w:b w:val="0"/>
          <w:bCs w:val="0"/>
          <w:color w:val="333333"/>
          <w:sz w:val="27"/>
          <w:szCs w:val="27"/>
          <w:lang w:val="es-AR"/>
        </w:rPr>
      </w:pPr>
      <w:r w:rsidRPr="003E0DFD">
        <w:rPr>
          <w:rFonts w:ascii="Arial" w:hAnsi="Arial" w:cs="Arial"/>
          <w:b w:val="0"/>
          <w:bCs w:val="0"/>
          <w:color w:val="333333"/>
          <w:sz w:val="27"/>
          <w:szCs w:val="27"/>
          <w:lang w:val="es-AR"/>
        </w:rPr>
        <w:t>Programa: ejercicio255.py</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C586C0"/>
          <w:sz w:val="21"/>
          <w:szCs w:val="21"/>
          <w:lang w:val="es-AR"/>
        </w:rPr>
        <w:t>import</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4EC9B0"/>
          <w:sz w:val="21"/>
          <w:szCs w:val="21"/>
          <w:lang w:val="es-AR"/>
        </w:rPr>
        <w:t>tkinter</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C586C0"/>
          <w:sz w:val="21"/>
          <w:szCs w:val="21"/>
          <w:lang w:val="es-AR"/>
        </w:rPr>
        <w:t>as</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4EC9B0"/>
          <w:sz w:val="21"/>
          <w:szCs w:val="21"/>
          <w:lang w:val="es-AR"/>
        </w:rPr>
        <w:t>tk</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C586C0"/>
          <w:sz w:val="21"/>
          <w:szCs w:val="21"/>
        </w:rPr>
        <w:t>from</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4EC9B0"/>
          <w:sz w:val="21"/>
          <w:szCs w:val="21"/>
        </w:rPr>
        <w:t>tkinter</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C586C0"/>
          <w:sz w:val="21"/>
          <w:szCs w:val="21"/>
        </w:rPr>
        <w:t>import</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4EC9B0"/>
          <w:sz w:val="21"/>
          <w:szCs w:val="21"/>
        </w:rPr>
        <w:t>ttk</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569CD6"/>
          <w:sz w:val="21"/>
          <w:szCs w:val="21"/>
        </w:rPr>
        <w:t>class</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4EC9B0"/>
          <w:sz w:val="21"/>
          <w:szCs w:val="21"/>
        </w:rPr>
        <w:t>Aplicacion</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569CD6"/>
          <w:sz w:val="21"/>
          <w:szCs w:val="21"/>
        </w:rPr>
        <w:t>def</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DCDCAA"/>
          <w:sz w:val="21"/>
          <w:szCs w:val="21"/>
        </w:rPr>
        <w:t>__init__</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ventana1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entradadatos</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Canvas</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ventana1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width</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600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height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400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background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"black"</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lastRenderedPageBreak/>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ventana1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mainloop</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569CD6"/>
          <w:sz w:val="21"/>
          <w:szCs w:val="21"/>
          <w:lang w:val="es-AR"/>
        </w:rPr>
        <w:t>def</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DCDCAA"/>
          <w:sz w:val="21"/>
          <w:szCs w:val="21"/>
          <w:lang w:val="es-AR"/>
        </w:rPr>
        <w:t>entradadatos</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self</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self</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lf1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4EC9B0"/>
          <w:sz w:val="21"/>
          <w:szCs w:val="21"/>
          <w:lang w:val="es-AR"/>
        </w:rPr>
        <w:t>ttk</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LabelFrame</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self</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ventana1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text</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CE9178"/>
          <w:sz w:val="21"/>
          <w:szCs w:val="21"/>
          <w:lang w:val="es-AR"/>
        </w:rPr>
        <w:t>"Partidos políticos"</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sticky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Label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A:"</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StringVar</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Entry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textvariable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dato1</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Label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B:"</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StringVar</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Entry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textvariable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dato2</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Label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C:"</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label3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StringVar</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Entry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textvariable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dato3</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boton1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Button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lf1</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"Generar gráfico"</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command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grafico_barra</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boton1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grid</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column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row</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columnspan</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padx</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pady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5</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sticky</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"we"</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entry1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focus</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569CD6"/>
          <w:sz w:val="21"/>
          <w:szCs w:val="21"/>
        </w:rPr>
        <w:t>def</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DCDCAA"/>
          <w:sz w:val="21"/>
          <w:szCs w:val="21"/>
        </w:rPr>
        <w:t>grafico_barra</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delete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tk</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ALL</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valor1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int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get</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valor2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int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get</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valor3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4EC9B0"/>
          <w:sz w:val="21"/>
          <w:szCs w:val="21"/>
        </w:rPr>
        <w:t>int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dato3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get</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C586C0"/>
          <w:sz w:val="21"/>
          <w:szCs w:val="21"/>
          <w:lang w:val="es-AR"/>
        </w:rPr>
        <w:t>if</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valor1</w:t>
      </w:r>
      <w:r w:rsidRPr="003E0DFD">
        <w:rPr>
          <w:rFonts w:ascii="Consolas" w:eastAsia="Times New Roman" w:hAnsi="Consolas" w:cs="Times New Roman"/>
          <w:color w:val="D4D4D4"/>
          <w:sz w:val="21"/>
          <w:szCs w:val="21"/>
          <w:lang w:val="es-AR"/>
        </w:rPr>
        <w:t>&gt;</w:t>
      </w:r>
      <w:r w:rsidRPr="003E0DFD">
        <w:rPr>
          <w:rFonts w:ascii="Consolas" w:eastAsia="Times New Roman" w:hAnsi="Consolas" w:cs="Times New Roman"/>
          <w:color w:val="9CDCFE"/>
          <w:sz w:val="21"/>
          <w:szCs w:val="21"/>
          <w:lang w:val="es-AR"/>
        </w:rPr>
        <w:t>valor2</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569CD6"/>
          <w:sz w:val="21"/>
          <w:szCs w:val="21"/>
          <w:lang w:val="es-AR"/>
        </w:rPr>
        <w:t>and</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valor1</w:t>
      </w:r>
      <w:r w:rsidRPr="003E0DFD">
        <w:rPr>
          <w:rFonts w:ascii="Consolas" w:eastAsia="Times New Roman" w:hAnsi="Consolas" w:cs="Times New Roman"/>
          <w:color w:val="D4D4D4"/>
          <w:sz w:val="21"/>
          <w:szCs w:val="21"/>
          <w:lang w:val="es-AR"/>
        </w:rPr>
        <w:t>&gt;</w:t>
      </w:r>
      <w:r w:rsidRPr="003E0DFD">
        <w:rPr>
          <w:rFonts w:ascii="Consolas" w:eastAsia="Times New Roman" w:hAnsi="Consolas" w:cs="Times New Roman"/>
          <w:color w:val="9CDCFE"/>
          <w:sz w:val="21"/>
          <w:szCs w:val="21"/>
          <w:lang w:val="es-AR"/>
        </w:rPr>
        <w:t>valor3</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mayor</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valor1</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C586C0"/>
          <w:sz w:val="21"/>
          <w:szCs w:val="21"/>
          <w:lang w:val="es-AR"/>
        </w:rPr>
        <w:t>else</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C586C0"/>
          <w:sz w:val="21"/>
          <w:szCs w:val="21"/>
          <w:lang w:val="es-AR"/>
        </w:rPr>
        <w:t>if</w:t>
      </w: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valor2</w:t>
      </w:r>
      <w:r w:rsidRPr="003E0DFD">
        <w:rPr>
          <w:rFonts w:ascii="Consolas" w:eastAsia="Times New Roman" w:hAnsi="Consolas" w:cs="Times New Roman"/>
          <w:color w:val="D4D4D4"/>
          <w:sz w:val="21"/>
          <w:szCs w:val="21"/>
          <w:lang w:val="es-AR"/>
        </w:rPr>
        <w:t>&gt;</w:t>
      </w:r>
      <w:r w:rsidRPr="003E0DFD">
        <w:rPr>
          <w:rFonts w:ascii="Consolas" w:eastAsia="Times New Roman" w:hAnsi="Consolas" w:cs="Times New Roman"/>
          <w:color w:val="9CDCFE"/>
          <w:sz w:val="21"/>
          <w:szCs w:val="21"/>
          <w:lang w:val="es-AR"/>
        </w:rPr>
        <w:t>valor3</w:t>
      </w:r>
      <w:r w:rsidRPr="003E0DFD">
        <w:rPr>
          <w:rFonts w:ascii="Consolas" w:eastAsia="Times New Roman" w:hAnsi="Consolas" w:cs="Times New Roman"/>
          <w:color w:val="D4D4D4"/>
          <w:sz w:val="21"/>
          <w:szCs w:val="21"/>
          <w:lang w:val="es-AR"/>
        </w:rPr>
        <w:t>:</w:t>
      </w:r>
    </w:p>
    <w:p w:rsidR="003E0DFD" w:rsidRPr="00DA6F8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DA6F8D">
        <w:rPr>
          <w:rFonts w:ascii="Consolas" w:eastAsia="Times New Roman" w:hAnsi="Consolas" w:cs="Times New Roman"/>
          <w:color w:val="9CDCFE"/>
          <w:sz w:val="21"/>
          <w:szCs w:val="21"/>
          <w:lang w:val="es-AR"/>
        </w:rPr>
        <w:t>mayor</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9CDCFE"/>
          <w:sz w:val="21"/>
          <w:szCs w:val="21"/>
          <w:lang w:val="es-AR"/>
        </w:rPr>
        <w:t>valor2</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C586C0"/>
          <w:sz w:val="21"/>
          <w:szCs w:val="21"/>
          <w:lang w:val="es-AR"/>
        </w:rPr>
        <w:t>else</w:t>
      </w:r>
      <w:r w:rsidRPr="003E0DFD">
        <w:rPr>
          <w:rFonts w:ascii="Consolas" w:eastAsia="Times New Roman" w:hAnsi="Consolas" w:cs="Times New Roman"/>
          <w:color w:val="D4D4D4"/>
          <w:sz w:val="21"/>
          <w:szCs w:val="21"/>
          <w:lang w:val="es-AR"/>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mayor</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valor3</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largo1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valor1</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mayor</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B5CEA8"/>
          <w:sz w:val="21"/>
          <w:szCs w:val="21"/>
          <w:lang w:val="es-AR"/>
        </w:rPr>
        <w:t>400</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largo2</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valor2</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mayor</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B5CEA8"/>
          <w:sz w:val="21"/>
          <w:szCs w:val="21"/>
          <w:lang w:val="es-AR"/>
        </w:rPr>
        <w:t>400</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lang w:val="es-AR"/>
        </w:rPr>
        <w:t>largo3</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valor3</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9CDCFE"/>
          <w:sz w:val="21"/>
          <w:szCs w:val="21"/>
          <w:lang w:val="es-AR"/>
        </w:rPr>
        <w:t>mayor</w:t>
      </w:r>
      <w:r w:rsidRPr="003E0DFD">
        <w:rPr>
          <w:rFonts w:ascii="Consolas" w:eastAsia="Times New Roman" w:hAnsi="Consolas" w:cs="Times New Roman"/>
          <w:color w:val="D4D4D4"/>
          <w:sz w:val="21"/>
          <w:szCs w:val="21"/>
          <w:lang w:val="es-AR"/>
        </w:rPr>
        <w:t>*</w:t>
      </w:r>
      <w:r w:rsidRPr="003E0DFD">
        <w:rPr>
          <w:rFonts w:ascii="Consolas" w:eastAsia="Times New Roman" w:hAnsi="Consolas" w:cs="Times New Roman"/>
          <w:color w:val="B5CEA8"/>
          <w:sz w:val="21"/>
          <w:szCs w:val="21"/>
          <w:lang w:val="es-AR"/>
        </w:rPr>
        <w:t>400</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lang w:val="es-AR"/>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create_rectangle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90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"red"</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create_rectangle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120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200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"blue"</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create_rectangle</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230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310</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"green"</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lastRenderedPageBreak/>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70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50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A"</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font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"Arial"</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largo2</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70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160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B"</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font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"Arial"</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self</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canvas1</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DCDCAA"/>
          <w:sz w:val="21"/>
          <w:szCs w:val="21"/>
        </w:rPr>
        <w:t>create_text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9CDCFE"/>
          <w:sz w:val="21"/>
          <w:szCs w:val="21"/>
        </w:rPr>
        <w:t>largo3</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B5CEA8"/>
          <w:sz w:val="21"/>
          <w:szCs w:val="21"/>
        </w:rPr>
        <w:t>70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B5CEA8"/>
          <w:sz w:val="21"/>
          <w:szCs w:val="21"/>
        </w:rPr>
        <w:t>270</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text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"partido C"</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fill</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"white"</w:t>
      </w:r>
      <w:r w:rsidRPr="003E0DFD">
        <w:rPr>
          <w:rFonts w:ascii="Consolas" w:eastAsia="Times New Roman" w:hAnsi="Consolas" w:cs="Times New Roman"/>
          <w:color w:val="D4D4D4"/>
          <w:sz w:val="21"/>
          <w:szCs w:val="21"/>
        </w:rPr>
        <w:t xml:space="preserve">, </w:t>
      </w:r>
      <w:r w:rsidRPr="003E0DFD">
        <w:rPr>
          <w:rFonts w:ascii="Consolas" w:eastAsia="Times New Roman" w:hAnsi="Consolas" w:cs="Times New Roman"/>
          <w:color w:val="9CDCFE"/>
          <w:sz w:val="21"/>
          <w:szCs w:val="21"/>
        </w:rPr>
        <w:t>font</w:t>
      </w:r>
      <w:r w:rsidRPr="003E0DFD">
        <w:rPr>
          <w:rFonts w:ascii="Consolas" w:eastAsia="Times New Roman" w:hAnsi="Consolas" w:cs="Times New Roman"/>
          <w:color w:val="D4D4D4"/>
          <w:sz w:val="21"/>
          <w:szCs w:val="21"/>
        </w:rPr>
        <w:t>=</w:t>
      </w:r>
      <w:r w:rsidRPr="003E0DFD">
        <w:rPr>
          <w:rFonts w:ascii="Consolas" w:eastAsia="Times New Roman" w:hAnsi="Consolas" w:cs="Times New Roman"/>
          <w:color w:val="CE9178"/>
          <w:sz w:val="21"/>
          <w:szCs w:val="21"/>
        </w:rPr>
        <w:t>"Arial"</w:t>
      </w:r>
      <w:r w:rsidRPr="003E0DFD">
        <w:rPr>
          <w:rFonts w:ascii="Consolas" w:eastAsia="Times New Roman" w:hAnsi="Consolas" w:cs="Times New Roman"/>
          <w:color w:val="D4D4D4"/>
          <w:sz w:val="21"/>
          <w:szCs w:val="21"/>
        </w:rPr>
        <w:t>)</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r w:rsidRPr="003E0DFD">
        <w:rPr>
          <w:rFonts w:ascii="Consolas" w:eastAsia="Times New Roman" w:hAnsi="Consolas" w:cs="Times New Roman"/>
          <w:color w:val="D4D4D4"/>
          <w:sz w:val="21"/>
          <w:szCs w:val="21"/>
        </w:rPr>
        <w:t xml:space="preserve">        </w:t>
      </w:r>
    </w:p>
    <w:p w:rsidR="003E0DFD" w:rsidRPr="003E0DFD" w:rsidRDefault="003E0DFD" w:rsidP="003E0DFD">
      <w:pPr>
        <w:shd w:val="clear" w:color="auto" w:fill="1E1E1E"/>
        <w:spacing w:after="0" w:line="285" w:lineRule="atLeast"/>
        <w:rPr>
          <w:rFonts w:ascii="Consolas" w:eastAsia="Times New Roman" w:hAnsi="Consolas" w:cs="Times New Roman"/>
          <w:color w:val="D4D4D4"/>
          <w:sz w:val="21"/>
          <w:szCs w:val="21"/>
        </w:rPr>
      </w:pPr>
    </w:p>
    <w:p w:rsidR="003E0DFD" w:rsidRPr="00DA6F8D" w:rsidRDefault="003E0DFD" w:rsidP="003E0DFD">
      <w:pPr>
        <w:shd w:val="clear" w:color="auto" w:fill="1E1E1E"/>
        <w:spacing w:after="0" w:line="285" w:lineRule="atLeast"/>
        <w:rPr>
          <w:rFonts w:ascii="Consolas" w:eastAsia="Times New Roman" w:hAnsi="Consolas" w:cs="Times New Roman"/>
          <w:color w:val="D4D4D4"/>
          <w:sz w:val="21"/>
          <w:szCs w:val="21"/>
          <w:lang w:val="es-AR"/>
        </w:rPr>
      </w:pPr>
      <w:r w:rsidRPr="00DA6F8D">
        <w:rPr>
          <w:rFonts w:ascii="Consolas" w:eastAsia="Times New Roman" w:hAnsi="Consolas" w:cs="Times New Roman"/>
          <w:color w:val="9CDCFE"/>
          <w:sz w:val="21"/>
          <w:szCs w:val="21"/>
          <w:lang w:val="es-AR"/>
        </w:rPr>
        <w:t>aplicacion1</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4EC9B0"/>
          <w:sz w:val="21"/>
          <w:szCs w:val="21"/>
          <w:lang w:val="es-AR"/>
        </w:rPr>
        <w:t>Aplicacion</w:t>
      </w:r>
      <w:r w:rsidRPr="00DA6F8D">
        <w:rPr>
          <w:rFonts w:ascii="Consolas" w:eastAsia="Times New Roman" w:hAnsi="Consolas" w:cs="Times New Roman"/>
          <w:color w:val="D4D4D4"/>
          <w:sz w:val="21"/>
          <w:szCs w:val="21"/>
          <w:lang w:val="es-AR"/>
        </w:rPr>
        <w:t>()</w:t>
      </w:r>
    </w:p>
    <w:p w:rsidR="003E0DFD" w:rsidRDefault="003E0DFD" w:rsidP="00A67C10">
      <w:pPr>
        <w:rPr>
          <w:lang w:val="es-AR"/>
        </w:rPr>
      </w:pPr>
    </w:p>
    <w:p w:rsidR="001F0B0E" w:rsidRPr="001F0B0E" w:rsidRDefault="001F0B0E" w:rsidP="001F0B0E">
      <w:pPr>
        <w:pStyle w:val="Heading3"/>
        <w:spacing w:before="300" w:after="150"/>
        <w:rPr>
          <w:rFonts w:ascii="Arial" w:hAnsi="Arial" w:cs="Arial"/>
          <w:b w:val="0"/>
          <w:bCs w:val="0"/>
          <w:color w:val="333333"/>
          <w:sz w:val="36"/>
          <w:szCs w:val="36"/>
          <w:lang w:val="es-AR"/>
        </w:rPr>
      </w:pPr>
      <w:r w:rsidRPr="001F0B0E">
        <w:rPr>
          <w:rFonts w:ascii="Arial" w:hAnsi="Arial" w:cs="Arial"/>
          <w:b w:val="0"/>
          <w:bCs w:val="0"/>
          <w:color w:val="333333"/>
          <w:sz w:val="36"/>
          <w:szCs w:val="36"/>
          <w:lang w:val="es-AR"/>
        </w:rPr>
        <w:t>Problema:</w:t>
      </w:r>
    </w:p>
    <w:p w:rsidR="001F0B0E" w:rsidRPr="001F0B0E" w:rsidRDefault="001F0B0E" w:rsidP="001F0B0E">
      <w:pPr>
        <w:pStyle w:val="NormalWeb"/>
        <w:spacing w:before="0" w:beforeAutospacing="0" w:after="150" w:afterAutospacing="0"/>
        <w:rPr>
          <w:rFonts w:ascii="Arial" w:hAnsi="Arial" w:cs="Arial"/>
          <w:color w:val="333333"/>
          <w:sz w:val="25"/>
          <w:szCs w:val="25"/>
          <w:lang w:val="es-AR"/>
        </w:rPr>
      </w:pPr>
      <w:r w:rsidRPr="001F0B0E">
        <w:rPr>
          <w:rFonts w:ascii="Arial" w:hAnsi="Arial" w:cs="Arial"/>
          <w:color w:val="333333"/>
          <w:sz w:val="25"/>
          <w:szCs w:val="25"/>
          <w:lang w:val="es-AR"/>
        </w:rPr>
        <w:t>Crear una aplicación que solicite el ingreso de tres valores por teclado que representan las cantidades de votos obtenidas por tres partidos políticos. Luego mostrar un gráfico de tartas:.</w:t>
      </w:r>
    </w:p>
    <w:p w:rsidR="001F0B0E" w:rsidRPr="001F0B0E" w:rsidRDefault="001F0B0E" w:rsidP="001F0B0E">
      <w:pPr>
        <w:pStyle w:val="NormalWeb"/>
        <w:spacing w:before="0" w:beforeAutospacing="0" w:after="150" w:afterAutospacing="0"/>
        <w:rPr>
          <w:rFonts w:ascii="Arial" w:hAnsi="Arial" w:cs="Arial"/>
          <w:color w:val="333333"/>
          <w:sz w:val="25"/>
          <w:szCs w:val="25"/>
          <w:lang w:val="es-AR"/>
        </w:rPr>
      </w:pPr>
      <w:r w:rsidRPr="001F0B0E">
        <w:rPr>
          <w:rFonts w:ascii="Arial" w:hAnsi="Arial" w:cs="Arial"/>
          <w:color w:val="333333"/>
          <w:sz w:val="25"/>
          <w:szCs w:val="25"/>
          <w:lang w:val="es-AR"/>
        </w:rPr>
        <w:t>La interfaz visual debe ser similar a esta:</w:t>
      </w:r>
    </w:p>
    <w:p w:rsidR="001F0B0E" w:rsidRDefault="001F0B0E" w:rsidP="001F0B0E">
      <w:pPr>
        <w:rPr>
          <w:rFonts w:ascii="Times New Roman" w:hAnsi="Times New Roman" w:cs="Times New Roman"/>
          <w:sz w:val="24"/>
          <w:szCs w:val="24"/>
        </w:rPr>
      </w:pPr>
      <w:r>
        <w:rPr>
          <w:noProof/>
        </w:rPr>
        <w:lastRenderedPageBreak/>
        <w:drawing>
          <wp:inline distT="0" distB="0" distL="0" distR="0">
            <wp:extent cx="5753735" cy="5547995"/>
            <wp:effectExtent l="0" t="0" r="0" b="0"/>
            <wp:docPr id="65" name="Picture 65" descr="Canvas primitivas grá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vas primitivas gráfica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3735" cy="5547995"/>
                    </a:xfrm>
                    <a:prstGeom prst="rect">
                      <a:avLst/>
                    </a:prstGeom>
                    <a:noFill/>
                    <a:ln>
                      <a:noFill/>
                    </a:ln>
                  </pic:spPr>
                </pic:pic>
              </a:graphicData>
            </a:graphic>
          </wp:inline>
        </w:drawing>
      </w:r>
      <w:r>
        <w:rPr>
          <w:rFonts w:ascii="Arial" w:hAnsi="Arial" w:cs="Arial"/>
          <w:color w:val="333333"/>
          <w:sz w:val="25"/>
          <w:szCs w:val="25"/>
        </w:rPr>
        <w:br/>
      </w:r>
    </w:p>
    <w:p w:rsidR="001F0B0E" w:rsidRPr="00034AC2" w:rsidRDefault="001F0B0E" w:rsidP="001F0B0E">
      <w:pPr>
        <w:pStyle w:val="Heading4"/>
        <w:spacing w:before="150" w:after="150"/>
        <w:rPr>
          <w:rFonts w:ascii="Arial" w:hAnsi="Arial" w:cs="Arial"/>
          <w:b w:val="0"/>
          <w:bCs w:val="0"/>
          <w:color w:val="333333"/>
          <w:sz w:val="27"/>
          <w:szCs w:val="27"/>
          <w:lang w:val="es-AR"/>
        </w:rPr>
      </w:pPr>
      <w:r w:rsidRPr="00034AC2">
        <w:rPr>
          <w:rFonts w:ascii="Arial" w:hAnsi="Arial" w:cs="Arial"/>
          <w:b w:val="0"/>
          <w:bCs w:val="0"/>
          <w:color w:val="333333"/>
          <w:sz w:val="27"/>
          <w:szCs w:val="27"/>
          <w:lang w:val="es-AR"/>
        </w:rPr>
        <w:t>Programa: ejercicio256.py</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C586C0"/>
          <w:sz w:val="21"/>
          <w:szCs w:val="21"/>
          <w:lang w:val="es-AR"/>
        </w:rPr>
        <w:t>import</w:t>
      </w: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4EC9B0"/>
          <w:sz w:val="21"/>
          <w:szCs w:val="21"/>
          <w:lang w:val="es-AR"/>
        </w:rPr>
        <w:t>tkinter</w:t>
      </w: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C586C0"/>
          <w:sz w:val="21"/>
          <w:szCs w:val="21"/>
          <w:lang w:val="es-AR"/>
        </w:rPr>
        <w:t>as</w:t>
      </w: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4EC9B0"/>
          <w:sz w:val="21"/>
          <w:szCs w:val="21"/>
          <w:lang w:val="es-AR"/>
        </w:rPr>
        <w:t>tk</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C586C0"/>
          <w:sz w:val="21"/>
          <w:szCs w:val="21"/>
        </w:rPr>
        <w:t>from</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4EC9B0"/>
          <w:sz w:val="21"/>
          <w:szCs w:val="21"/>
        </w:rPr>
        <w:t>tkinter</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C586C0"/>
          <w:sz w:val="21"/>
          <w:szCs w:val="21"/>
        </w:rPr>
        <w:t>import</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4EC9B0"/>
          <w:sz w:val="21"/>
          <w:szCs w:val="21"/>
        </w:rPr>
        <w:t>ttk</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569CD6"/>
          <w:sz w:val="21"/>
          <w:szCs w:val="21"/>
        </w:rPr>
        <w:t>class</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4EC9B0"/>
          <w:sz w:val="21"/>
          <w:szCs w:val="21"/>
        </w:rPr>
        <w:t>Aplicacion</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569CD6"/>
          <w:sz w:val="21"/>
          <w:szCs w:val="21"/>
        </w:rPr>
        <w:t>def</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DCDCAA"/>
          <w:sz w:val="21"/>
          <w:szCs w:val="21"/>
        </w:rPr>
        <w:t>__init__</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ventana1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entradadatos</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Canvas</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ventana1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width</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600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height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400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background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"black"</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lastRenderedPageBreak/>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ventana1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mainloop</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569CD6"/>
          <w:sz w:val="21"/>
          <w:szCs w:val="21"/>
          <w:lang w:val="es-AR"/>
        </w:rPr>
        <w:t>def</w:t>
      </w: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DCDCAA"/>
          <w:sz w:val="21"/>
          <w:szCs w:val="21"/>
          <w:lang w:val="es-AR"/>
        </w:rPr>
        <w:t>entradadatos</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self</w:t>
      </w:r>
      <w:r w:rsidRPr="00034AC2">
        <w:rPr>
          <w:rFonts w:ascii="Consolas" w:eastAsia="Times New Roman" w:hAnsi="Consolas" w:cs="Times New Roman"/>
          <w:color w:val="D4D4D4"/>
          <w:sz w:val="21"/>
          <w:szCs w:val="21"/>
          <w:lang w:val="es-AR"/>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9CDCFE"/>
          <w:sz w:val="21"/>
          <w:szCs w:val="21"/>
          <w:lang w:val="es-AR"/>
        </w:rPr>
        <w:t>self</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lf1</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4EC9B0"/>
          <w:sz w:val="21"/>
          <w:szCs w:val="21"/>
          <w:lang w:val="es-AR"/>
        </w:rPr>
        <w:t>ttk</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LabelFrame</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self</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ventana1</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text</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CE9178"/>
          <w:sz w:val="21"/>
          <w:szCs w:val="21"/>
          <w:lang w:val="es-AR"/>
        </w:rPr>
        <w:t>"Partidos políticos"</w:t>
      </w:r>
      <w:r w:rsidRPr="00034AC2">
        <w:rPr>
          <w:rFonts w:ascii="Consolas" w:eastAsia="Times New Roman" w:hAnsi="Consolas" w:cs="Times New Roman"/>
          <w:color w:val="D4D4D4"/>
          <w:sz w:val="21"/>
          <w:szCs w:val="21"/>
          <w:lang w:val="es-AR"/>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sticky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"w"</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Label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A:"</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StringVar</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Entry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textvariable</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dato1</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Label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B:"</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StringVar</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Entry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textvariable</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dato2</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Label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C:"</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label3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2</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StringVar</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Entry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textvariable</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dato3</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2</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boton1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Button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lf1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"Generar gráfico"</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command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grafico_tarta</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boton1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grid</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column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row</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3</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columnspan</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2</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padx</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pady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sticky</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"we"</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entry1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focus</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569CD6"/>
          <w:sz w:val="21"/>
          <w:szCs w:val="21"/>
        </w:rPr>
        <w:t>def</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DCDCAA"/>
          <w:sz w:val="21"/>
          <w:szCs w:val="21"/>
        </w:rPr>
        <w:t>grafico_tarta</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delete</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tk</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ALL</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valor1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int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get</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valor2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int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dato2</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get</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valor3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int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dato3</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get</w:t>
      </w:r>
      <w:r w:rsidRPr="00034AC2">
        <w:rPr>
          <w:rFonts w:ascii="Consolas" w:eastAsia="Times New Roman" w:hAnsi="Consolas" w:cs="Times New Roman"/>
          <w:color w:val="D4D4D4"/>
          <w:sz w:val="21"/>
          <w:szCs w:val="21"/>
        </w:rPr>
        <w:t>())</w:t>
      </w:r>
    </w:p>
    <w:p w:rsidR="00034AC2" w:rsidRPr="00DA6F8D"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lang w:val="es-AR"/>
        </w:rPr>
        <w:t>suma</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9CDCFE"/>
          <w:sz w:val="21"/>
          <w:szCs w:val="21"/>
          <w:lang w:val="es-AR"/>
        </w:rPr>
        <w:t>valor1</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9CDCFE"/>
          <w:sz w:val="21"/>
          <w:szCs w:val="21"/>
          <w:lang w:val="es-AR"/>
        </w:rPr>
        <w:t>valor2</w:t>
      </w:r>
      <w:r w:rsidRPr="00DA6F8D">
        <w:rPr>
          <w:rFonts w:ascii="Consolas" w:eastAsia="Times New Roman" w:hAnsi="Consolas" w:cs="Times New Roman"/>
          <w:color w:val="D4D4D4"/>
          <w:sz w:val="21"/>
          <w:szCs w:val="21"/>
          <w:lang w:val="es-AR"/>
        </w:rPr>
        <w:t>+</w:t>
      </w:r>
      <w:r w:rsidRPr="00DA6F8D">
        <w:rPr>
          <w:rFonts w:ascii="Consolas" w:eastAsia="Times New Roman" w:hAnsi="Consolas" w:cs="Times New Roman"/>
          <w:color w:val="9CDCFE"/>
          <w:sz w:val="21"/>
          <w:szCs w:val="21"/>
          <w:lang w:val="es-AR"/>
        </w:rPr>
        <w:t>valor3</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9CDCFE"/>
          <w:sz w:val="21"/>
          <w:szCs w:val="21"/>
          <w:lang w:val="es-AR"/>
        </w:rPr>
        <w:t>grados1</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valor1</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suma</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B5CEA8"/>
          <w:sz w:val="21"/>
          <w:szCs w:val="21"/>
          <w:lang w:val="es-AR"/>
        </w:rPr>
        <w:t>360</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9CDCFE"/>
          <w:sz w:val="21"/>
          <w:szCs w:val="21"/>
          <w:lang w:val="es-AR"/>
        </w:rPr>
        <w:t>grados2</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valor2</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suma</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B5CEA8"/>
          <w:sz w:val="21"/>
          <w:szCs w:val="21"/>
          <w:lang w:val="es-AR"/>
        </w:rPr>
        <w:t>360</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lang w:val="es-AR"/>
        </w:rPr>
      </w:pPr>
      <w:r w:rsidRPr="00034AC2">
        <w:rPr>
          <w:rFonts w:ascii="Consolas" w:eastAsia="Times New Roman" w:hAnsi="Consolas" w:cs="Times New Roman"/>
          <w:color w:val="D4D4D4"/>
          <w:sz w:val="21"/>
          <w:szCs w:val="21"/>
          <w:lang w:val="es-AR"/>
        </w:rPr>
        <w:t xml:space="preserve">        </w:t>
      </w:r>
      <w:r w:rsidRPr="00034AC2">
        <w:rPr>
          <w:rFonts w:ascii="Consolas" w:eastAsia="Times New Roman" w:hAnsi="Consolas" w:cs="Times New Roman"/>
          <w:color w:val="9CDCFE"/>
          <w:sz w:val="21"/>
          <w:szCs w:val="21"/>
          <w:lang w:val="es-AR"/>
        </w:rPr>
        <w:t>grados3</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valor3</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9CDCFE"/>
          <w:sz w:val="21"/>
          <w:szCs w:val="21"/>
          <w:lang w:val="es-AR"/>
        </w:rPr>
        <w:t>suma</w:t>
      </w:r>
      <w:r w:rsidRPr="00034AC2">
        <w:rPr>
          <w:rFonts w:ascii="Consolas" w:eastAsia="Times New Roman" w:hAnsi="Consolas" w:cs="Times New Roman"/>
          <w:color w:val="D4D4D4"/>
          <w:sz w:val="21"/>
          <w:szCs w:val="21"/>
          <w:lang w:val="es-AR"/>
        </w:rPr>
        <w:t>*</w:t>
      </w:r>
      <w:r w:rsidRPr="00034AC2">
        <w:rPr>
          <w:rFonts w:ascii="Consolas" w:eastAsia="Times New Roman" w:hAnsi="Consolas" w:cs="Times New Roman"/>
          <w:color w:val="B5CEA8"/>
          <w:sz w:val="21"/>
          <w:szCs w:val="21"/>
          <w:lang w:val="es-AR"/>
        </w:rPr>
        <w:t>360</w:t>
      </w:r>
    </w:p>
    <w:p w:rsidR="00034AC2" w:rsidRPr="00DA6F8D"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lang w:val="es-AR"/>
        </w:rPr>
        <w:t xml:space="preserve">        </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canvas1</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DCDCAA"/>
          <w:sz w:val="21"/>
          <w:szCs w:val="21"/>
        </w:rPr>
        <w:t>create_arc</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10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10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400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400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fill</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CE9178"/>
          <w:sz w:val="21"/>
          <w:szCs w:val="21"/>
        </w:rPr>
        <w:t>"red"</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start</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0</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extent</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grados1</w:t>
      </w:r>
      <w:r w:rsidRPr="00DA6F8D">
        <w:rPr>
          <w:rFonts w:ascii="Consolas" w:eastAsia="Times New Roman" w:hAnsi="Consolas" w:cs="Times New Roman"/>
          <w:color w:val="D4D4D4"/>
          <w:sz w:val="21"/>
          <w:szCs w:val="21"/>
        </w:rPr>
        <w:t>)</w:t>
      </w:r>
    </w:p>
    <w:p w:rsidR="00034AC2" w:rsidRPr="00DA6F8D" w:rsidRDefault="00034AC2" w:rsidP="00034AC2">
      <w:pPr>
        <w:shd w:val="clear" w:color="auto" w:fill="1E1E1E"/>
        <w:spacing w:after="0" w:line="285" w:lineRule="atLeast"/>
        <w:rPr>
          <w:rFonts w:ascii="Consolas" w:eastAsia="Times New Roman" w:hAnsi="Consolas" w:cs="Times New Roman"/>
          <w:color w:val="D4D4D4"/>
          <w:sz w:val="21"/>
          <w:szCs w:val="21"/>
        </w:rPr>
      </w:pP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self</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canvas1</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DCDCAA"/>
          <w:sz w:val="21"/>
          <w:szCs w:val="21"/>
        </w:rPr>
        <w:t>create_arc</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10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10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400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B5CEA8"/>
          <w:sz w:val="21"/>
          <w:szCs w:val="21"/>
        </w:rPr>
        <w:t>400</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fill</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CE9178"/>
          <w:sz w:val="21"/>
          <w:szCs w:val="21"/>
        </w:rPr>
        <w:t>"blue"</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start</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grados1</w:t>
      </w:r>
      <w:r w:rsidRPr="00DA6F8D">
        <w:rPr>
          <w:rFonts w:ascii="Consolas" w:eastAsia="Times New Roman" w:hAnsi="Consolas" w:cs="Times New Roman"/>
          <w:color w:val="D4D4D4"/>
          <w:sz w:val="21"/>
          <w:szCs w:val="21"/>
        </w:rPr>
        <w:t xml:space="preserve">, </w:t>
      </w:r>
      <w:r w:rsidRPr="00DA6F8D">
        <w:rPr>
          <w:rFonts w:ascii="Consolas" w:eastAsia="Times New Roman" w:hAnsi="Consolas" w:cs="Times New Roman"/>
          <w:color w:val="9CDCFE"/>
          <w:sz w:val="21"/>
          <w:szCs w:val="21"/>
        </w:rPr>
        <w:t>extent</w:t>
      </w:r>
      <w:r w:rsidRPr="00DA6F8D">
        <w:rPr>
          <w:rFonts w:ascii="Consolas" w:eastAsia="Times New Roman" w:hAnsi="Consolas" w:cs="Times New Roman"/>
          <w:color w:val="D4D4D4"/>
          <w:sz w:val="21"/>
          <w:szCs w:val="21"/>
        </w:rPr>
        <w:t>=</w:t>
      </w:r>
      <w:r w:rsidRPr="00DA6F8D">
        <w:rPr>
          <w:rFonts w:ascii="Consolas" w:eastAsia="Times New Roman" w:hAnsi="Consolas" w:cs="Times New Roman"/>
          <w:color w:val="9CDCFE"/>
          <w:sz w:val="21"/>
          <w:szCs w:val="21"/>
        </w:rPr>
        <w:t>grados2</w:t>
      </w:r>
      <w:r w:rsidRPr="00DA6F8D">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DA6F8D">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create_arc</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10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400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400</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fill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"yellow"</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start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grados1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grados2</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extent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grados3</w:t>
      </w:r>
      <w:r w:rsidRPr="00034AC2">
        <w:rPr>
          <w:rFonts w:ascii="Consolas" w:eastAsia="Times New Roman" w:hAnsi="Consolas" w:cs="Times New Roman"/>
          <w:color w:val="D4D4D4"/>
          <w:sz w:val="21"/>
          <w:szCs w:val="21"/>
        </w:rPr>
        <w:t>)        </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create_text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B5CEA8"/>
          <w:sz w:val="21"/>
          <w:szCs w:val="21"/>
        </w:rPr>
        <w:t>50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A:"</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valor1</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fill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"red"</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font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"Arial"</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create_text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B5CEA8"/>
          <w:sz w:val="21"/>
          <w:szCs w:val="21"/>
        </w:rPr>
        <w:t>100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B:"</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valor2</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fill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"blue"</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font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"Arial"</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lastRenderedPageBreak/>
        <w:t xml:space="preserve">        </w:t>
      </w:r>
      <w:r w:rsidRPr="00034AC2">
        <w:rPr>
          <w:rFonts w:ascii="Consolas" w:eastAsia="Times New Roman" w:hAnsi="Consolas" w:cs="Times New Roman"/>
          <w:color w:val="9CDCFE"/>
          <w:sz w:val="21"/>
          <w:szCs w:val="21"/>
        </w:rPr>
        <w:t>self</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canvas1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DCDCAA"/>
          <w:sz w:val="21"/>
          <w:szCs w:val="21"/>
        </w:rPr>
        <w:t>create_text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B5CEA8"/>
          <w:sz w:val="21"/>
          <w:szCs w:val="21"/>
        </w:rPr>
        <w:t>500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B5CEA8"/>
          <w:sz w:val="21"/>
          <w:szCs w:val="21"/>
        </w:rPr>
        <w:t>150</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text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"partido C:"</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str</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9CDCFE"/>
          <w:sz w:val="21"/>
          <w:szCs w:val="21"/>
        </w:rPr>
        <w:t>valor3</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fill</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"yellow"</w:t>
      </w:r>
      <w:r w:rsidRPr="00034AC2">
        <w:rPr>
          <w:rFonts w:ascii="Consolas" w:eastAsia="Times New Roman" w:hAnsi="Consolas" w:cs="Times New Roman"/>
          <w:color w:val="D4D4D4"/>
          <w:sz w:val="21"/>
          <w:szCs w:val="21"/>
        </w:rPr>
        <w:t xml:space="preserve">, </w:t>
      </w:r>
      <w:r w:rsidRPr="00034AC2">
        <w:rPr>
          <w:rFonts w:ascii="Consolas" w:eastAsia="Times New Roman" w:hAnsi="Consolas" w:cs="Times New Roman"/>
          <w:color w:val="9CDCFE"/>
          <w:sz w:val="21"/>
          <w:szCs w:val="21"/>
        </w:rPr>
        <w:t>font</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CE9178"/>
          <w:sz w:val="21"/>
          <w:szCs w:val="21"/>
        </w:rPr>
        <w:t>"Arial"</w:t>
      </w:r>
      <w:r w:rsidRPr="00034AC2">
        <w:rPr>
          <w:rFonts w:ascii="Consolas" w:eastAsia="Times New Roman" w:hAnsi="Consolas" w:cs="Times New Roman"/>
          <w:color w:val="D4D4D4"/>
          <w:sz w:val="21"/>
          <w:szCs w:val="21"/>
        </w:rPr>
        <w:t>)</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D4D4D4"/>
          <w:sz w:val="21"/>
          <w:szCs w:val="21"/>
        </w:rPr>
        <w:t xml:space="preserve">        </w:t>
      </w: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p>
    <w:p w:rsidR="00034AC2" w:rsidRPr="00034AC2" w:rsidRDefault="00034AC2" w:rsidP="00034AC2">
      <w:pPr>
        <w:shd w:val="clear" w:color="auto" w:fill="1E1E1E"/>
        <w:spacing w:after="0" w:line="285" w:lineRule="atLeast"/>
        <w:rPr>
          <w:rFonts w:ascii="Consolas" w:eastAsia="Times New Roman" w:hAnsi="Consolas" w:cs="Times New Roman"/>
          <w:color w:val="D4D4D4"/>
          <w:sz w:val="21"/>
          <w:szCs w:val="21"/>
        </w:rPr>
      </w:pPr>
      <w:r w:rsidRPr="00034AC2">
        <w:rPr>
          <w:rFonts w:ascii="Consolas" w:eastAsia="Times New Roman" w:hAnsi="Consolas" w:cs="Times New Roman"/>
          <w:color w:val="9CDCFE"/>
          <w:sz w:val="21"/>
          <w:szCs w:val="21"/>
        </w:rPr>
        <w:t>aplicacion1</w:t>
      </w:r>
      <w:r w:rsidRPr="00034AC2">
        <w:rPr>
          <w:rFonts w:ascii="Consolas" w:eastAsia="Times New Roman" w:hAnsi="Consolas" w:cs="Times New Roman"/>
          <w:color w:val="D4D4D4"/>
          <w:sz w:val="21"/>
          <w:szCs w:val="21"/>
        </w:rPr>
        <w:t>=</w:t>
      </w:r>
      <w:r w:rsidRPr="00034AC2">
        <w:rPr>
          <w:rFonts w:ascii="Consolas" w:eastAsia="Times New Roman" w:hAnsi="Consolas" w:cs="Times New Roman"/>
          <w:color w:val="4EC9B0"/>
          <w:sz w:val="21"/>
          <w:szCs w:val="21"/>
        </w:rPr>
        <w:t>Aplicacion</w:t>
      </w:r>
      <w:r w:rsidRPr="00034AC2">
        <w:rPr>
          <w:rFonts w:ascii="Consolas" w:eastAsia="Times New Roman" w:hAnsi="Consolas" w:cs="Times New Roman"/>
          <w:color w:val="D4D4D4"/>
          <w:sz w:val="21"/>
          <w:szCs w:val="21"/>
        </w:rPr>
        <w:t>()</w:t>
      </w:r>
    </w:p>
    <w:p w:rsidR="00231A09" w:rsidRPr="00231A09" w:rsidRDefault="00231A09" w:rsidP="00231A09">
      <w:pPr>
        <w:spacing w:before="300" w:after="150" w:line="240" w:lineRule="auto"/>
        <w:outlineLvl w:val="1"/>
        <w:rPr>
          <w:rFonts w:ascii="Arial" w:eastAsia="Times New Roman" w:hAnsi="Arial" w:cs="Arial"/>
          <w:color w:val="333333"/>
          <w:sz w:val="45"/>
          <w:szCs w:val="45"/>
        </w:rPr>
      </w:pPr>
      <w:r w:rsidRPr="00231A09">
        <w:rPr>
          <w:rFonts w:ascii="Arial" w:eastAsia="Times New Roman" w:hAnsi="Arial" w:cs="Arial"/>
          <w:color w:val="333333"/>
          <w:sz w:val="45"/>
          <w:szCs w:val="45"/>
        </w:rPr>
        <w:t>Problema propuesto</w:t>
      </w:r>
    </w:p>
    <w:p w:rsidR="00231A09" w:rsidRPr="00231A09" w:rsidRDefault="00231A09" w:rsidP="00231A09">
      <w:pPr>
        <w:numPr>
          <w:ilvl w:val="0"/>
          <w:numId w:val="69"/>
        </w:numPr>
        <w:spacing w:before="100" w:beforeAutospacing="1" w:after="240" w:line="240" w:lineRule="auto"/>
        <w:rPr>
          <w:rFonts w:ascii="Arial" w:eastAsia="Times New Roman" w:hAnsi="Arial" w:cs="Arial"/>
          <w:color w:val="333333"/>
          <w:sz w:val="25"/>
          <w:szCs w:val="25"/>
          <w:lang w:val="es-AR"/>
        </w:rPr>
      </w:pPr>
      <w:r w:rsidRPr="00231A09">
        <w:rPr>
          <w:rFonts w:ascii="Arial" w:eastAsia="Times New Roman" w:hAnsi="Arial" w:cs="Arial"/>
          <w:color w:val="333333"/>
          <w:sz w:val="25"/>
          <w:szCs w:val="25"/>
          <w:lang w:val="es-AR"/>
        </w:rPr>
        <w:t>Implementar un gráfico estadístico de tipo "Barra Porcentual":</w:t>
      </w:r>
      <w:r w:rsidRPr="00231A09">
        <w:rPr>
          <w:rFonts w:ascii="Arial" w:eastAsia="Times New Roman" w:hAnsi="Arial" w:cs="Arial"/>
          <w:color w:val="333333"/>
          <w:sz w:val="25"/>
          <w:szCs w:val="25"/>
          <w:lang w:val="es-AR"/>
        </w:rPr>
        <w:br/>
      </w:r>
      <w:r>
        <w:rPr>
          <w:rFonts w:ascii="Arial" w:eastAsia="Times New Roman" w:hAnsi="Arial" w:cs="Arial"/>
          <w:noProof/>
          <w:color w:val="333333"/>
          <w:sz w:val="25"/>
          <w:szCs w:val="25"/>
        </w:rPr>
        <w:drawing>
          <wp:inline distT="0" distB="0" distL="0" distR="0">
            <wp:extent cx="5763895" cy="5537835"/>
            <wp:effectExtent l="0" t="0" r="8255" b="5715"/>
            <wp:docPr id="66" name="Picture 66" descr="Label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belFram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3895" cy="5537835"/>
                    </a:xfrm>
                    <a:prstGeom prst="rect">
                      <a:avLst/>
                    </a:prstGeom>
                    <a:noFill/>
                    <a:ln>
                      <a:noFill/>
                    </a:ln>
                  </pic:spPr>
                </pic:pic>
              </a:graphicData>
            </a:graphic>
          </wp:inline>
        </w:drawing>
      </w:r>
    </w:p>
    <w:p w:rsidR="00231A09" w:rsidRPr="00231A09" w:rsidRDefault="00231A09" w:rsidP="00231A09">
      <w:pPr>
        <w:pStyle w:val="ListParagraph"/>
        <w:numPr>
          <w:ilvl w:val="0"/>
          <w:numId w:val="69"/>
        </w:num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231A09">
        <w:rPr>
          <w:rFonts w:ascii="Courier" w:eastAsia="Times New Roman" w:hAnsi="Courier" w:cs="Courier New"/>
          <w:color w:val="333333"/>
          <w:sz w:val="20"/>
          <w:szCs w:val="20"/>
        </w:rPr>
        <w:t>ejercicio257.py</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C586C0"/>
          <w:sz w:val="21"/>
          <w:szCs w:val="21"/>
        </w:rPr>
        <w:t>import</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4EC9B0"/>
          <w:sz w:val="21"/>
          <w:szCs w:val="21"/>
        </w:rPr>
        <w:t>tkinter</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C586C0"/>
          <w:sz w:val="21"/>
          <w:szCs w:val="21"/>
        </w:rPr>
        <w:t>as</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4EC9B0"/>
          <w:sz w:val="21"/>
          <w:szCs w:val="21"/>
        </w:rPr>
        <w:t>tk</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C586C0"/>
          <w:sz w:val="21"/>
          <w:szCs w:val="21"/>
        </w:rPr>
        <w:t>from</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4EC9B0"/>
          <w:sz w:val="21"/>
          <w:szCs w:val="21"/>
        </w:rPr>
        <w:t>tkinter</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C586C0"/>
          <w:sz w:val="21"/>
          <w:szCs w:val="21"/>
        </w:rPr>
        <w:t>import</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4EC9B0"/>
          <w:sz w:val="21"/>
          <w:szCs w:val="21"/>
        </w:rPr>
        <w:t>ttk</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569CD6"/>
          <w:sz w:val="21"/>
          <w:szCs w:val="21"/>
        </w:rPr>
        <w:t>class</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4EC9B0"/>
          <w:sz w:val="21"/>
          <w:szCs w:val="21"/>
        </w:rPr>
        <w:t>Aplicacion</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569CD6"/>
          <w:sz w:val="21"/>
          <w:szCs w:val="21"/>
        </w:rPr>
        <w:t>def</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DCDCAA"/>
          <w:sz w:val="21"/>
          <w:szCs w:val="21"/>
        </w:rPr>
        <w:t>__init__</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ventana1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entradadatos</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Canvas</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ventana1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width</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600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height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400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background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"black"</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ventana1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mainloop</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569CD6"/>
          <w:sz w:val="21"/>
          <w:szCs w:val="21"/>
        </w:rPr>
        <w:t>def</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DCDCAA"/>
          <w:sz w:val="21"/>
          <w:szCs w:val="21"/>
        </w:rPr>
        <w:t>entradadatos</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lang w:val="es-AR"/>
        </w:rPr>
      </w:pPr>
      <w:r w:rsidRPr="00231A09">
        <w:rPr>
          <w:rFonts w:ascii="Consolas" w:eastAsia="Times New Roman" w:hAnsi="Consolas" w:cs="Times New Roman"/>
          <w:color w:val="D4D4D4"/>
          <w:sz w:val="21"/>
          <w:szCs w:val="21"/>
          <w:lang w:val="es-AR"/>
        </w:rPr>
        <w:t xml:space="preserve">        </w:t>
      </w:r>
      <w:r w:rsidRPr="00231A09">
        <w:rPr>
          <w:rFonts w:ascii="Consolas" w:eastAsia="Times New Roman" w:hAnsi="Consolas" w:cs="Times New Roman"/>
          <w:color w:val="9CDCFE"/>
          <w:sz w:val="21"/>
          <w:szCs w:val="21"/>
          <w:lang w:val="es-AR"/>
        </w:rPr>
        <w:t>self</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lf1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4EC9B0"/>
          <w:sz w:val="21"/>
          <w:szCs w:val="21"/>
          <w:lang w:val="es-AR"/>
        </w:rPr>
        <w:t>ttk</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LabelFrame</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self</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ventana1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text</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CE9178"/>
          <w:sz w:val="21"/>
          <w:szCs w:val="21"/>
          <w:lang w:val="es-AR"/>
        </w:rPr>
        <w:t>"Partidos políticos"</w:t>
      </w:r>
      <w:r w:rsidRPr="00231A09">
        <w:rPr>
          <w:rFonts w:ascii="Consolas" w:eastAsia="Times New Roman" w:hAnsi="Consolas" w:cs="Times New Roman"/>
          <w:color w:val="D4D4D4"/>
          <w:sz w:val="21"/>
          <w:szCs w:val="21"/>
          <w:lang w:val="es-AR"/>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lang w:val="es-AR"/>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sticky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Label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"Partido A:"</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StringVar</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Entry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textvariable</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dato1</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Label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"Partido B:"</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StringVar</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Entry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textvariable</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dato2</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Label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"Partido C:"</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label3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2</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StringVar</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Entry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textvariable</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dato3</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2</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boton1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Button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lf1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"Generar gráfico"</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command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grafico_barraporcentual</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boton1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grid</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column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row</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3</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columnspan</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2</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padx</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pady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sticky</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"we"</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entry1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focus</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569CD6"/>
          <w:sz w:val="21"/>
          <w:szCs w:val="21"/>
        </w:rPr>
        <w:t>def</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DCDCAA"/>
          <w:sz w:val="21"/>
          <w:szCs w:val="21"/>
        </w:rPr>
        <w:t>grafico_barraporcentual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delete</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tk</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ALL</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valor1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int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get</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valor2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int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get</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valor3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int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dato3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get</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suma</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valor3</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largo1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largo2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largo3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porc1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100</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lastRenderedPageBreak/>
        <w:t xml:space="preserve">        </w:t>
      </w:r>
      <w:r w:rsidRPr="00231A09">
        <w:rPr>
          <w:rFonts w:ascii="Consolas" w:eastAsia="Times New Roman" w:hAnsi="Consolas" w:cs="Times New Roman"/>
          <w:color w:val="9CDCFE"/>
          <w:sz w:val="21"/>
          <w:szCs w:val="21"/>
        </w:rPr>
        <w:t>porc2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100</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porc3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valor3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suma</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100</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create_rectangle</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200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10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largo1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260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fill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"red"</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create_text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B5CEA8"/>
          <w:sz w:val="21"/>
          <w:szCs w:val="21"/>
        </w:rPr>
        <w:t>220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569CD6"/>
          <w:sz w:val="21"/>
          <w:szCs w:val="21"/>
        </w:rPr>
        <w:t>{0:.2f}</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format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porc1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fill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"white"</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font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"Arial"</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lang w:val="es-AR"/>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lang w:val="es-AR"/>
        </w:rPr>
        <w:t>self</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canvas1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DCDCAA"/>
          <w:sz w:val="21"/>
          <w:szCs w:val="21"/>
          <w:lang w:val="es-AR"/>
        </w:rPr>
        <w:t>create_rectangle</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10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200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10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largo2</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260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fill</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CE9178"/>
          <w:sz w:val="21"/>
          <w:szCs w:val="21"/>
          <w:lang w:val="es-AR"/>
        </w:rPr>
        <w:t>"green"</w:t>
      </w:r>
      <w:r w:rsidRPr="00231A09">
        <w:rPr>
          <w:rFonts w:ascii="Consolas" w:eastAsia="Times New Roman" w:hAnsi="Consolas" w:cs="Times New Roman"/>
          <w:color w:val="D4D4D4"/>
          <w:sz w:val="21"/>
          <w:szCs w:val="21"/>
          <w:lang w:val="es-AR"/>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lang w:val="es-AR"/>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create_text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largo1</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B5CEA8"/>
          <w:sz w:val="21"/>
          <w:szCs w:val="21"/>
        </w:rPr>
        <w:t>220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569CD6"/>
          <w:sz w:val="21"/>
          <w:szCs w:val="21"/>
        </w:rPr>
        <w:t>{0:.2f}</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format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porc2</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fill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"white"</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font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"Arial"</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lang w:val="es-AR"/>
        </w:rPr>
      </w:pP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lang w:val="es-AR"/>
        </w:rPr>
        <w:t>self</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canvas1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DCDCAA"/>
          <w:sz w:val="21"/>
          <w:szCs w:val="21"/>
          <w:lang w:val="es-AR"/>
        </w:rPr>
        <w:t>create_rectangle</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10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largo2</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200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10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largo1</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largo2</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largo3</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B5CEA8"/>
          <w:sz w:val="21"/>
          <w:szCs w:val="21"/>
          <w:lang w:val="es-AR"/>
        </w:rPr>
        <w:t>260</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9CDCFE"/>
          <w:sz w:val="21"/>
          <w:szCs w:val="21"/>
          <w:lang w:val="es-AR"/>
        </w:rPr>
        <w:t>fill</w:t>
      </w:r>
      <w:r w:rsidRPr="00231A09">
        <w:rPr>
          <w:rFonts w:ascii="Consolas" w:eastAsia="Times New Roman" w:hAnsi="Consolas" w:cs="Times New Roman"/>
          <w:color w:val="D4D4D4"/>
          <w:sz w:val="21"/>
          <w:szCs w:val="21"/>
          <w:lang w:val="es-AR"/>
        </w:rPr>
        <w:t>=</w:t>
      </w:r>
      <w:r w:rsidRPr="00231A09">
        <w:rPr>
          <w:rFonts w:ascii="Consolas" w:eastAsia="Times New Roman" w:hAnsi="Consolas" w:cs="Times New Roman"/>
          <w:color w:val="CE9178"/>
          <w:sz w:val="21"/>
          <w:szCs w:val="21"/>
          <w:lang w:val="es-AR"/>
        </w:rPr>
        <w:t>"blue"</w:t>
      </w:r>
      <w:r w:rsidRPr="00231A09">
        <w:rPr>
          <w:rFonts w:ascii="Consolas" w:eastAsia="Times New Roman" w:hAnsi="Consolas" w:cs="Times New Roman"/>
          <w:color w:val="D4D4D4"/>
          <w:sz w:val="21"/>
          <w:szCs w:val="21"/>
          <w:lang w:val="es-AR"/>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lang w:val="es-AR"/>
        </w:rPr>
        <w:t xml:space="preserve">        </w:t>
      </w:r>
      <w:r w:rsidRPr="00231A09">
        <w:rPr>
          <w:rFonts w:ascii="Consolas" w:eastAsia="Times New Roman" w:hAnsi="Consolas" w:cs="Times New Roman"/>
          <w:color w:val="9CDCFE"/>
          <w:sz w:val="21"/>
          <w:szCs w:val="21"/>
        </w:rPr>
        <w:t>self</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canvas1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create_text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B5CEA8"/>
          <w:sz w:val="21"/>
          <w:szCs w:val="21"/>
        </w:rPr>
        <w:t>50</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largo1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largo2</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B5CEA8"/>
          <w:sz w:val="21"/>
          <w:szCs w:val="21"/>
        </w:rPr>
        <w:t>220</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text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569CD6"/>
          <w:sz w:val="21"/>
          <w:szCs w:val="21"/>
        </w:rPr>
        <w:t>{0:.2f}</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DCDCAA"/>
          <w:sz w:val="21"/>
          <w:szCs w:val="21"/>
        </w:rPr>
        <w:t>format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9CDCFE"/>
          <w:sz w:val="21"/>
          <w:szCs w:val="21"/>
        </w:rPr>
        <w:t>porc3</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fill</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"white"</w:t>
      </w:r>
      <w:r w:rsidRPr="00231A09">
        <w:rPr>
          <w:rFonts w:ascii="Consolas" w:eastAsia="Times New Roman" w:hAnsi="Consolas" w:cs="Times New Roman"/>
          <w:color w:val="D4D4D4"/>
          <w:sz w:val="21"/>
          <w:szCs w:val="21"/>
        </w:rPr>
        <w:t xml:space="preserve">, </w:t>
      </w:r>
      <w:r w:rsidRPr="00231A09">
        <w:rPr>
          <w:rFonts w:ascii="Consolas" w:eastAsia="Times New Roman" w:hAnsi="Consolas" w:cs="Times New Roman"/>
          <w:color w:val="9CDCFE"/>
          <w:sz w:val="21"/>
          <w:szCs w:val="21"/>
        </w:rPr>
        <w:t>font</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CE9178"/>
          <w:sz w:val="21"/>
          <w:szCs w:val="21"/>
        </w:rPr>
        <w:t>"Arial"</w:t>
      </w:r>
      <w:r w:rsidRPr="00231A09">
        <w:rPr>
          <w:rFonts w:ascii="Consolas" w:eastAsia="Times New Roman" w:hAnsi="Consolas" w:cs="Times New Roman"/>
          <w:color w:val="D4D4D4"/>
          <w:sz w:val="21"/>
          <w:szCs w:val="21"/>
        </w:rPr>
        <w:t>)</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D4D4D4"/>
          <w:sz w:val="21"/>
          <w:szCs w:val="21"/>
        </w:rPr>
        <w:t xml:space="preserve">        </w:t>
      </w: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rsidR="00231A09" w:rsidRPr="00231A09" w:rsidRDefault="00231A09" w:rsidP="00231A09">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231A09">
        <w:rPr>
          <w:rFonts w:ascii="Consolas" w:eastAsia="Times New Roman" w:hAnsi="Consolas" w:cs="Times New Roman"/>
          <w:color w:val="9CDCFE"/>
          <w:sz w:val="21"/>
          <w:szCs w:val="21"/>
        </w:rPr>
        <w:t>aplicacion1</w:t>
      </w:r>
      <w:r w:rsidRPr="00231A09">
        <w:rPr>
          <w:rFonts w:ascii="Consolas" w:eastAsia="Times New Roman" w:hAnsi="Consolas" w:cs="Times New Roman"/>
          <w:color w:val="D4D4D4"/>
          <w:sz w:val="21"/>
          <w:szCs w:val="21"/>
        </w:rPr>
        <w:t>=</w:t>
      </w:r>
      <w:r w:rsidRPr="00231A09">
        <w:rPr>
          <w:rFonts w:ascii="Consolas" w:eastAsia="Times New Roman" w:hAnsi="Consolas" w:cs="Times New Roman"/>
          <w:color w:val="4EC9B0"/>
          <w:sz w:val="21"/>
          <w:szCs w:val="21"/>
        </w:rPr>
        <w:t>Aplicacion</w:t>
      </w:r>
      <w:r w:rsidRPr="00231A09">
        <w:rPr>
          <w:rFonts w:ascii="Consolas" w:eastAsia="Times New Roman" w:hAnsi="Consolas" w:cs="Times New Roman"/>
          <w:color w:val="D4D4D4"/>
          <w:sz w:val="21"/>
          <w:szCs w:val="21"/>
        </w:rPr>
        <w:t>()</w:t>
      </w:r>
    </w:p>
    <w:p w:rsidR="001F0B0E" w:rsidRDefault="001F0B0E" w:rsidP="00A67C10">
      <w:pPr>
        <w:rPr>
          <w:lang w:val="es-AR"/>
        </w:rPr>
      </w:pPr>
    </w:p>
    <w:p w:rsidR="000B7A1C" w:rsidRPr="000B7A1C" w:rsidRDefault="000B7A1C" w:rsidP="000B7A1C">
      <w:pPr>
        <w:pStyle w:val="Heading1"/>
        <w:spacing w:before="300" w:beforeAutospacing="0" w:after="150" w:afterAutospacing="0"/>
        <w:rPr>
          <w:rFonts w:ascii="Arial" w:hAnsi="Arial" w:cs="Arial"/>
          <w:b w:val="0"/>
          <w:bCs w:val="0"/>
          <w:color w:val="333333"/>
          <w:sz w:val="54"/>
          <w:szCs w:val="54"/>
          <w:lang w:val="es-AR"/>
        </w:rPr>
      </w:pPr>
      <w:r w:rsidRPr="000B7A1C">
        <w:rPr>
          <w:rFonts w:ascii="Arial" w:hAnsi="Arial" w:cs="Arial"/>
          <w:b w:val="0"/>
          <w:bCs w:val="0"/>
          <w:color w:val="333333"/>
          <w:sz w:val="54"/>
          <w:szCs w:val="54"/>
          <w:lang w:val="es-AR"/>
        </w:rPr>
        <w:t>Canvas : captura de eventos del mouse</w:t>
      </w:r>
    </w:p>
    <w:p w:rsidR="009F7E1E" w:rsidRPr="009F7E1E" w:rsidRDefault="009F7E1E" w:rsidP="009F7E1E">
      <w:pPr>
        <w:pStyle w:val="NormalWeb"/>
        <w:spacing w:before="0" w:beforeAutospacing="0" w:after="150" w:afterAutospacing="0"/>
        <w:rPr>
          <w:rFonts w:ascii="Arial" w:hAnsi="Arial" w:cs="Arial"/>
          <w:color w:val="333333"/>
          <w:sz w:val="25"/>
          <w:szCs w:val="25"/>
          <w:lang w:val="es-AR"/>
        </w:rPr>
      </w:pPr>
      <w:r w:rsidRPr="009F7E1E">
        <w:rPr>
          <w:rFonts w:ascii="Arial" w:hAnsi="Arial" w:cs="Arial"/>
          <w:color w:val="333333"/>
          <w:sz w:val="25"/>
          <w:szCs w:val="25"/>
          <w:lang w:val="es-AR"/>
        </w:rPr>
        <w:t>Una actividad muy común es poder detectar cuando hemos presionado el mouse dentro de un control Canvas (o de cualquier otro Widget que hayamos visto) y a partir de eso disparar un evento.</w:t>
      </w:r>
    </w:p>
    <w:p w:rsidR="009F7E1E" w:rsidRPr="009F7E1E" w:rsidRDefault="009F7E1E" w:rsidP="009F7E1E">
      <w:pPr>
        <w:pStyle w:val="NormalWeb"/>
        <w:spacing w:before="0" w:beforeAutospacing="0" w:after="150" w:afterAutospacing="0"/>
        <w:rPr>
          <w:rFonts w:ascii="Arial" w:hAnsi="Arial" w:cs="Arial"/>
          <w:color w:val="333333"/>
          <w:sz w:val="25"/>
          <w:szCs w:val="25"/>
          <w:lang w:val="es-AR"/>
        </w:rPr>
      </w:pPr>
      <w:r w:rsidRPr="009F7E1E">
        <w:rPr>
          <w:rFonts w:ascii="Arial" w:hAnsi="Arial" w:cs="Arial"/>
          <w:color w:val="333333"/>
          <w:sz w:val="25"/>
          <w:szCs w:val="25"/>
          <w:lang w:val="es-AR"/>
        </w:rPr>
        <w:t>Veremos con una serie de ejemplos la posibilidades de tkinter nos provee.</w:t>
      </w:r>
    </w:p>
    <w:p w:rsidR="009F7E1E" w:rsidRPr="009F7E1E" w:rsidRDefault="009F7E1E" w:rsidP="009F7E1E">
      <w:pPr>
        <w:pStyle w:val="Heading3"/>
        <w:spacing w:before="300" w:after="150"/>
        <w:rPr>
          <w:rFonts w:ascii="Arial" w:hAnsi="Arial" w:cs="Arial"/>
          <w:b w:val="0"/>
          <w:bCs w:val="0"/>
          <w:color w:val="333333"/>
          <w:sz w:val="36"/>
          <w:szCs w:val="36"/>
          <w:lang w:val="es-AR"/>
        </w:rPr>
      </w:pPr>
      <w:r w:rsidRPr="009F7E1E">
        <w:rPr>
          <w:rFonts w:ascii="Arial" w:hAnsi="Arial" w:cs="Arial"/>
          <w:b w:val="0"/>
          <w:bCs w:val="0"/>
          <w:color w:val="333333"/>
          <w:sz w:val="36"/>
          <w:szCs w:val="36"/>
          <w:lang w:val="es-AR"/>
        </w:rPr>
        <w:t>Problema:</w:t>
      </w:r>
    </w:p>
    <w:p w:rsidR="009F7E1E" w:rsidRPr="009F7E1E" w:rsidRDefault="009F7E1E" w:rsidP="009F7E1E">
      <w:pPr>
        <w:pStyle w:val="NormalWeb"/>
        <w:spacing w:before="0" w:beforeAutospacing="0" w:after="150" w:afterAutospacing="0"/>
        <w:rPr>
          <w:rFonts w:ascii="Arial" w:hAnsi="Arial" w:cs="Arial"/>
          <w:color w:val="333333"/>
          <w:sz w:val="25"/>
          <w:szCs w:val="25"/>
          <w:lang w:val="es-AR"/>
        </w:rPr>
      </w:pPr>
      <w:r w:rsidRPr="009F7E1E">
        <w:rPr>
          <w:rFonts w:ascii="Arial" w:hAnsi="Arial" w:cs="Arial"/>
          <w:color w:val="333333"/>
          <w:sz w:val="25"/>
          <w:szCs w:val="25"/>
          <w:lang w:val="es-AR"/>
        </w:rPr>
        <w:t>Confeccionar un programa que cree un objeto de la clase Canvas y nos muestre en el título de la ventana la coordenada actual del mouse dentro del control Canvas y al presionar el botón izquierdo del mouse se dibuje un círculo en dicha posición.</w:t>
      </w:r>
    </w:p>
    <w:p w:rsidR="009F7E1E" w:rsidRPr="009F7E1E" w:rsidRDefault="009F7E1E" w:rsidP="009F7E1E">
      <w:pPr>
        <w:pStyle w:val="NormalWeb"/>
        <w:spacing w:before="0" w:beforeAutospacing="0" w:after="150" w:afterAutospacing="0"/>
        <w:rPr>
          <w:rFonts w:ascii="Arial" w:hAnsi="Arial" w:cs="Arial"/>
          <w:color w:val="333333"/>
          <w:sz w:val="25"/>
          <w:szCs w:val="25"/>
          <w:lang w:val="es-AR"/>
        </w:rPr>
      </w:pPr>
      <w:r w:rsidRPr="009F7E1E">
        <w:rPr>
          <w:rFonts w:ascii="Arial" w:hAnsi="Arial" w:cs="Arial"/>
          <w:color w:val="333333"/>
          <w:sz w:val="25"/>
          <w:szCs w:val="25"/>
          <w:lang w:val="es-AR"/>
        </w:rPr>
        <w:t>La interfaz visual debe ser similar a esta:</w:t>
      </w:r>
    </w:p>
    <w:p w:rsidR="009F7E1E" w:rsidRDefault="009F7E1E" w:rsidP="009F7E1E">
      <w:pPr>
        <w:rPr>
          <w:rFonts w:ascii="Times New Roman" w:hAnsi="Times New Roman" w:cs="Times New Roman"/>
          <w:sz w:val="24"/>
          <w:szCs w:val="24"/>
        </w:rPr>
      </w:pPr>
      <w:r>
        <w:rPr>
          <w:noProof/>
        </w:rPr>
        <w:lastRenderedPageBreak/>
        <w:drawing>
          <wp:inline distT="0" distB="0" distL="0" distR="0">
            <wp:extent cx="5774055" cy="4130040"/>
            <wp:effectExtent l="0" t="0" r="0" b="3810"/>
            <wp:docPr id="67" name="Picture 67" descr="Canvas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vas evento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74055" cy="4130040"/>
                    </a:xfrm>
                    <a:prstGeom prst="rect">
                      <a:avLst/>
                    </a:prstGeom>
                    <a:noFill/>
                    <a:ln>
                      <a:noFill/>
                    </a:ln>
                  </pic:spPr>
                </pic:pic>
              </a:graphicData>
            </a:graphic>
          </wp:inline>
        </w:drawing>
      </w:r>
      <w:r>
        <w:rPr>
          <w:rFonts w:ascii="Arial" w:hAnsi="Arial" w:cs="Arial"/>
          <w:color w:val="333333"/>
          <w:sz w:val="25"/>
          <w:szCs w:val="25"/>
        </w:rPr>
        <w:br/>
      </w:r>
    </w:p>
    <w:p w:rsidR="009F7E1E" w:rsidRPr="009F7E1E" w:rsidRDefault="009F7E1E" w:rsidP="009F7E1E">
      <w:pPr>
        <w:pStyle w:val="Heading4"/>
        <w:spacing w:before="150" w:after="150"/>
        <w:rPr>
          <w:rFonts w:ascii="Arial" w:hAnsi="Arial" w:cs="Arial"/>
          <w:b w:val="0"/>
          <w:bCs w:val="0"/>
          <w:color w:val="333333"/>
          <w:sz w:val="27"/>
          <w:szCs w:val="27"/>
          <w:lang w:val="es-AR"/>
        </w:rPr>
      </w:pPr>
      <w:r w:rsidRPr="009F7E1E">
        <w:rPr>
          <w:rFonts w:ascii="Arial" w:hAnsi="Arial" w:cs="Arial"/>
          <w:b w:val="0"/>
          <w:bCs w:val="0"/>
          <w:color w:val="333333"/>
          <w:sz w:val="27"/>
          <w:szCs w:val="27"/>
          <w:lang w:val="es-AR"/>
        </w:rPr>
        <w:t>Programa: ejercicio258.py</w:t>
      </w:r>
    </w:p>
    <w:p w:rsidR="009F7E1E" w:rsidRPr="00014853" w:rsidRDefault="009F7E1E" w:rsidP="009F7E1E">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C586C0"/>
          <w:sz w:val="21"/>
          <w:szCs w:val="21"/>
          <w:lang w:val="es-AR"/>
        </w:rPr>
        <w:t>import</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4EC9B0"/>
          <w:sz w:val="21"/>
          <w:szCs w:val="21"/>
          <w:lang w:val="es-AR"/>
        </w:rPr>
        <w:t>tkinter</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C586C0"/>
          <w:sz w:val="21"/>
          <w:szCs w:val="21"/>
          <w:lang w:val="es-AR"/>
        </w:rPr>
        <w:t>as</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4EC9B0"/>
          <w:sz w:val="21"/>
          <w:szCs w:val="21"/>
          <w:lang w:val="es-AR"/>
        </w:rPr>
        <w:t>tk</w:t>
      </w:r>
    </w:p>
    <w:p w:rsidR="009F7E1E" w:rsidRPr="00014853" w:rsidRDefault="009F7E1E" w:rsidP="009F7E1E">
      <w:pPr>
        <w:shd w:val="clear" w:color="auto" w:fill="1E1E1E"/>
        <w:spacing w:after="0" w:line="285" w:lineRule="atLeast"/>
        <w:rPr>
          <w:rFonts w:ascii="Consolas" w:eastAsia="Times New Roman" w:hAnsi="Consolas" w:cs="Times New Roman"/>
          <w:color w:val="D4D4D4"/>
          <w:sz w:val="21"/>
          <w:szCs w:val="21"/>
          <w:lang w:val="es-AR"/>
        </w:rPr>
      </w:pP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569CD6"/>
          <w:sz w:val="21"/>
          <w:szCs w:val="21"/>
        </w:rPr>
        <w:t>class</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4EC9B0"/>
          <w:sz w:val="21"/>
          <w:szCs w:val="21"/>
        </w:rPr>
        <w:t>Aplicacion</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569CD6"/>
          <w:sz w:val="21"/>
          <w:szCs w:val="21"/>
        </w:rPr>
        <w:t>def</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DCDCAA"/>
          <w:sz w:val="21"/>
          <w:szCs w:val="21"/>
        </w:rPr>
        <w:t>__init__</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ventana1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tk</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Tk</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canvas1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tk</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Canvas</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ventana1</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width</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B5CEA8"/>
          <w:sz w:val="21"/>
          <w:szCs w:val="21"/>
        </w:rPr>
        <w:t>600</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height</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B5CEA8"/>
          <w:sz w:val="21"/>
          <w:szCs w:val="21"/>
        </w:rPr>
        <w:t>400</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background</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CE9178"/>
          <w:sz w:val="21"/>
          <w:szCs w:val="21"/>
        </w:rPr>
        <w:t>"black"</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canvas1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bind</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CE9178"/>
          <w:sz w:val="21"/>
          <w:szCs w:val="21"/>
        </w:rPr>
        <w:t>"&lt;Motion&gt;"</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mover_mouse</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canvas1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bind</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CE9178"/>
          <w:sz w:val="21"/>
          <w:szCs w:val="21"/>
        </w:rPr>
        <w:t>"&lt;Button-1&gt;"</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presion_mouse</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canvas1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grid</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column</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B5CEA8"/>
          <w:sz w:val="21"/>
          <w:szCs w:val="21"/>
        </w:rPr>
        <w:t>0</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row</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B5CEA8"/>
          <w:sz w:val="21"/>
          <w:szCs w:val="21"/>
        </w:rPr>
        <w:t>1</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ventana1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mainloop</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569CD6"/>
          <w:sz w:val="21"/>
          <w:szCs w:val="21"/>
        </w:rPr>
        <w:t>def</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DCDCAA"/>
          <w:sz w:val="21"/>
          <w:szCs w:val="21"/>
        </w:rPr>
        <w:t>presion_mouse</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canvas1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DCDCAA"/>
          <w:sz w:val="21"/>
          <w:szCs w:val="21"/>
        </w:rPr>
        <w:t>create_oval</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.x-</w:t>
      </w:r>
      <w:r w:rsidRPr="009F7E1E">
        <w:rPr>
          <w:rFonts w:ascii="Consolas" w:eastAsia="Times New Roman" w:hAnsi="Consolas" w:cs="Times New Roman"/>
          <w:color w:val="B5CEA8"/>
          <w:sz w:val="21"/>
          <w:szCs w:val="21"/>
        </w:rPr>
        <w:t>5</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.y-</w:t>
      </w:r>
      <w:r w:rsidRPr="009F7E1E">
        <w:rPr>
          <w:rFonts w:ascii="Consolas" w:eastAsia="Times New Roman" w:hAnsi="Consolas" w:cs="Times New Roman"/>
          <w:color w:val="B5CEA8"/>
          <w:sz w:val="21"/>
          <w:szCs w:val="21"/>
        </w:rPr>
        <w:t>5</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.x+</w:t>
      </w:r>
      <w:r w:rsidRPr="009F7E1E">
        <w:rPr>
          <w:rFonts w:ascii="Consolas" w:eastAsia="Times New Roman" w:hAnsi="Consolas" w:cs="Times New Roman"/>
          <w:color w:val="B5CEA8"/>
          <w:sz w:val="21"/>
          <w:szCs w:val="21"/>
        </w:rPr>
        <w:t>5</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.y+</w:t>
      </w:r>
      <w:r w:rsidRPr="009F7E1E">
        <w:rPr>
          <w:rFonts w:ascii="Consolas" w:eastAsia="Times New Roman" w:hAnsi="Consolas" w:cs="Times New Roman"/>
          <w:color w:val="B5CEA8"/>
          <w:sz w:val="21"/>
          <w:szCs w:val="21"/>
        </w:rPr>
        <w:t>5</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fill</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CE9178"/>
          <w:sz w:val="21"/>
          <w:szCs w:val="21"/>
        </w:rPr>
        <w:t>"red"</w:t>
      </w:r>
      <w:r w:rsidRPr="009F7E1E">
        <w:rPr>
          <w:rFonts w:ascii="Consolas" w:eastAsia="Times New Roman" w:hAnsi="Consolas" w:cs="Times New Roman"/>
          <w:color w:val="D4D4D4"/>
          <w:sz w:val="21"/>
          <w:szCs w:val="21"/>
        </w:rPr>
        <w:t>)</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569CD6"/>
          <w:sz w:val="21"/>
          <w:szCs w:val="21"/>
        </w:rPr>
        <w:t>def</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DCDCAA"/>
          <w:sz w:val="21"/>
          <w:szCs w:val="21"/>
        </w:rPr>
        <w:t>mover_mouse</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        </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r w:rsidRPr="009F7E1E">
        <w:rPr>
          <w:rFonts w:ascii="Consolas" w:eastAsia="Times New Roman" w:hAnsi="Consolas" w:cs="Times New Roman"/>
          <w:color w:val="D4D4D4"/>
          <w:sz w:val="21"/>
          <w:szCs w:val="21"/>
        </w:rPr>
        <w:t xml:space="preserve">        </w:t>
      </w:r>
      <w:r w:rsidRPr="009F7E1E">
        <w:rPr>
          <w:rFonts w:ascii="Consolas" w:eastAsia="Times New Roman" w:hAnsi="Consolas" w:cs="Times New Roman"/>
          <w:color w:val="9CDCFE"/>
          <w:sz w:val="21"/>
          <w:szCs w:val="21"/>
        </w:rPr>
        <w:t>self</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ventana1</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title</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str</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.x)+</w:t>
      </w:r>
      <w:r w:rsidRPr="009F7E1E">
        <w:rPr>
          <w:rFonts w:ascii="Consolas" w:eastAsia="Times New Roman" w:hAnsi="Consolas" w:cs="Times New Roman"/>
          <w:color w:val="CE9178"/>
          <w:sz w:val="21"/>
          <w:szCs w:val="21"/>
        </w:rPr>
        <w:t>"-"</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4EC9B0"/>
          <w:sz w:val="21"/>
          <w:szCs w:val="21"/>
        </w:rPr>
        <w:t>str</w:t>
      </w:r>
      <w:r w:rsidRPr="009F7E1E">
        <w:rPr>
          <w:rFonts w:ascii="Consolas" w:eastAsia="Times New Roman" w:hAnsi="Consolas" w:cs="Times New Roman"/>
          <w:color w:val="D4D4D4"/>
          <w:sz w:val="21"/>
          <w:szCs w:val="21"/>
        </w:rPr>
        <w:t>(</w:t>
      </w:r>
      <w:r w:rsidRPr="009F7E1E">
        <w:rPr>
          <w:rFonts w:ascii="Consolas" w:eastAsia="Times New Roman" w:hAnsi="Consolas" w:cs="Times New Roman"/>
          <w:color w:val="9CDCFE"/>
          <w:sz w:val="21"/>
          <w:szCs w:val="21"/>
        </w:rPr>
        <w:t>evento</w:t>
      </w:r>
      <w:r w:rsidRPr="009F7E1E">
        <w:rPr>
          <w:rFonts w:ascii="Consolas" w:eastAsia="Times New Roman" w:hAnsi="Consolas" w:cs="Times New Roman"/>
          <w:color w:val="D4D4D4"/>
          <w:sz w:val="21"/>
          <w:szCs w:val="21"/>
        </w:rPr>
        <w:t>.y))</w:t>
      </w:r>
    </w:p>
    <w:p w:rsidR="009F7E1E" w:rsidRPr="009F7E1E" w:rsidRDefault="009F7E1E" w:rsidP="009F7E1E">
      <w:pPr>
        <w:shd w:val="clear" w:color="auto" w:fill="1E1E1E"/>
        <w:spacing w:after="0" w:line="285" w:lineRule="atLeast"/>
        <w:rPr>
          <w:rFonts w:ascii="Consolas" w:eastAsia="Times New Roman" w:hAnsi="Consolas" w:cs="Times New Roman"/>
          <w:color w:val="D4D4D4"/>
          <w:sz w:val="21"/>
          <w:szCs w:val="21"/>
        </w:rPr>
      </w:pPr>
    </w:p>
    <w:p w:rsidR="009F7E1E" w:rsidRPr="00B45704" w:rsidRDefault="009F7E1E" w:rsidP="009F7E1E">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9CDCFE"/>
          <w:sz w:val="21"/>
          <w:szCs w:val="21"/>
          <w:lang w:val="es-AR"/>
        </w:rPr>
        <w:t>aplicacion1</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4EC9B0"/>
          <w:sz w:val="21"/>
          <w:szCs w:val="21"/>
          <w:lang w:val="es-AR"/>
        </w:rPr>
        <w:t>Aplicacion</w:t>
      </w:r>
      <w:r w:rsidRPr="00B45704">
        <w:rPr>
          <w:rFonts w:ascii="Consolas" w:eastAsia="Times New Roman" w:hAnsi="Consolas" w:cs="Times New Roman"/>
          <w:color w:val="D4D4D4"/>
          <w:sz w:val="21"/>
          <w:szCs w:val="21"/>
          <w:lang w:val="es-AR"/>
        </w:rPr>
        <w:t>()</w:t>
      </w:r>
    </w:p>
    <w:p w:rsidR="00231A09" w:rsidRDefault="00231A09" w:rsidP="00A67C10">
      <w:pPr>
        <w:rPr>
          <w:lang w:val="es-AR"/>
        </w:rPr>
      </w:pPr>
    </w:p>
    <w:p w:rsidR="00C4148A" w:rsidRPr="00C4148A" w:rsidRDefault="00C4148A" w:rsidP="00C4148A">
      <w:pPr>
        <w:pStyle w:val="Heading3"/>
        <w:spacing w:before="300" w:after="150"/>
        <w:rPr>
          <w:rFonts w:ascii="Arial" w:hAnsi="Arial" w:cs="Arial"/>
          <w:b w:val="0"/>
          <w:bCs w:val="0"/>
          <w:color w:val="333333"/>
          <w:sz w:val="36"/>
          <w:szCs w:val="36"/>
          <w:lang w:val="es-AR"/>
        </w:rPr>
      </w:pPr>
      <w:r w:rsidRPr="00C4148A">
        <w:rPr>
          <w:rFonts w:ascii="Arial" w:hAnsi="Arial" w:cs="Arial"/>
          <w:b w:val="0"/>
          <w:bCs w:val="0"/>
          <w:color w:val="333333"/>
          <w:sz w:val="36"/>
          <w:szCs w:val="36"/>
          <w:lang w:val="es-AR"/>
        </w:rPr>
        <w:t>Acotaciones</w:t>
      </w:r>
    </w:p>
    <w:p w:rsidR="00C4148A" w:rsidRPr="00C4148A" w:rsidRDefault="00C4148A" w:rsidP="00C4148A">
      <w:pPr>
        <w:pStyle w:val="NormalWeb"/>
        <w:spacing w:before="0" w:beforeAutospacing="0" w:after="150" w:afterAutospacing="0"/>
        <w:rPr>
          <w:rFonts w:ascii="Arial" w:hAnsi="Arial" w:cs="Arial"/>
          <w:color w:val="333333"/>
          <w:sz w:val="25"/>
          <w:szCs w:val="25"/>
          <w:lang w:val="es-AR"/>
        </w:rPr>
      </w:pPr>
      <w:r w:rsidRPr="00C4148A">
        <w:rPr>
          <w:rFonts w:ascii="Arial" w:hAnsi="Arial" w:cs="Arial"/>
          <w:color w:val="333333"/>
          <w:sz w:val="25"/>
          <w:szCs w:val="25"/>
          <w:lang w:val="es-AR"/>
        </w:rPr>
        <w:t>La diversidad de eventos que podemos capturar es muy grande, veamos algunos ejemplos:</w:t>
      </w:r>
    </w:p>
    <w:p w:rsidR="00C4148A" w:rsidRPr="00C4148A" w:rsidRDefault="00C4148A" w:rsidP="00C4148A">
      <w:pPr>
        <w:numPr>
          <w:ilvl w:val="0"/>
          <w:numId w:val="70"/>
        </w:numPr>
        <w:spacing w:before="100" w:beforeAutospacing="1" w:after="240" w:line="240" w:lineRule="auto"/>
        <w:rPr>
          <w:rFonts w:ascii="Arial" w:hAnsi="Arial" w:cs="Arial"/>
          <w:color w:val="333333"/>
          <w:sz w:val="25"/>
          <w:szCs w:val="25"/>
          <w:lang w:val="es-AR"/>
        </w:rPr>
      </w:pPr>
      <w:r w:rsidRPr="00C4148A">
        <w:rPr>
          <w:rFonts w:ascii="Arial" w:hAnsi="Arial" w:cs="Arial"/>
          <w:color w:val="333333"/>
          <w:sz w:val="25"/>
          <w:szCs w:val="25"/>
          <w:lang w:val="es-AR"/>
        </w:rPr>
        <w:t>Para capturar el evento clic del botón izquierdo del mouse indicamos en el método bind &lt;Button-1&gt;, el botón central &lt;Button-2&gt; y el botón derecho del mouse &lt;Button-3&gt;</w:t>
      </w:r>
    </w:p>
    <w:p w:rsidR="00C4148A" w:rsidRPr="00C4148A" w:rsidRDefault="00C4148A" w:rsidP="00C4148A">
      <w:pPr>
        <w:pStyle w:val="NormalWeb"/>
        <w:numPr>
          <w:ilvl w:val="0"/>
          <w:numId w:val="70"/>
        </w:numPr>
        <w:spacing w:before="0" w:beforeAutospacing="0" w:after="150" w:afterAutospacing="0"/>
        <w:rPr>
          <w:rFonts w:ascii="Arial" w:hAnsi="Arial" w:cs="Arial"/>
          <w:color w:val="333333"/>
          <w:sz w:val="25"/>
          <w:szCs w:val="25"/>
          <w:lang w:val="es-AR"/>
        </w:rPr>
      </w:pPr>
      <w:r w:rsidRPr="00C4148A">
        <w:rPr>
          <w:rFonts w:ascii="Arial" w:hAnsi="Arial" w:cs="Arial"/>
          <w:color w:val="333333"/>
          <w:sz w:val="25"/>
          <w:szCs w:val="25"/>
          <w:lang w:val="es-AR"/>
        </w:rPr>
        <w:t>Si necesitamos capturar el evento clic del botón derecho del mouse y a su vez que se encuentre presionada la tecla Shift tenemos que codificar:</w:t>
      </w:r>
    </w:p>
    <w:p w:rsidR="00C4148A" w:rsidRDefault="00C4148A" w:rsidP="00C4148A">
      <w:pPr>
        <w:pStyle w:val="HTMLPreformatted"/>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rPr>
          <w:rFonts w:ascii="Consolas" w:hAnsi="Consolas"/>
          <w:color w:val="333333"/>
        </w:rPr>
      </w:pPr>
      <w:r w:rsidRPr="00C4148A">
        <w:rPr>
          <w:rFonts w:ascii="Consolas" w:hAnsi="Consolas"/>
          <w:color w:val="333333"/>
          <w:lang w:val="es-AR"/>
        </w:rPr>
        <w:t xml:space="preserve">        </w:t>
      </w:r>
      <w:r>
        <w:rPr>
          <w:rFonts w:ascii="Consolas" w:hAnsi="Consolas"/>
          <w:color w:val="333333"/>
        </w:rPr>
        <w:t>self.canvas1.bind("&lt;Shift Button-1&gt;", self.presion_mouse)</w:t>
      </w:r>
    </w:p>
    <w:p w:rsidR="00C4148A" w:rsidRPr="00C4148A" w:rsidRDefault="00C4148A" w:rsidP="00C4148A">
      <w:pPr>
        <w:pStyle w:val="NormalWeb"/>
        <w:spacing w:before="0" w:beforeAutospacing="0" w:after="150" w:afterAutospacing="0"/>
        <w:ind w:left="720"/>
        <w:rPr>
          <w:rFonts w:ascii="Arial" w:hAnsi="Arial" w:cs="Arial"/>
          <w:color w:val="333333"/>
          <w:sz w:val="25"/>
          <w:szCs w:val="25"/>
          <w:lang w:val="es-AR"/>
        </w:rPr>
      </w:pPr>
      <w:r w:rsidRPr="00C4148A">
        <w:rPr>
          <w:rFonts w:ascii="Arial" w:hAnsi="Arial" w:cs="Arial"/>
          <w:color w:val="333333"/>
          <w:sz w:val="25"/>
          <w:szCs w:val="25"/>
          <w:lang w:val="es-AR"/>
        </w:rPr>
        <w:t>En lugar de Shift podemos verificar si se está presionando la tecla control:</w:t>
      </w:r>
    </w:p>
    <w:p w:rsid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sidRPr="00C4148A">
        <w:rPr>
          <w:rFonts w:ascii="Consolas" w:hAnsi="Consolas"/>
          <w:color w:val="333333"/>
          <w:lang w:val="es-AR"/>
        </w:rPr>
        <w:t xml:space="preserve">        </w:t>
      </w:r>
      <w:r>
        <w:rPr>
          <w:rFonts w:ascii="Consolas" w:hAnsi="Consolas"/>
          <w:color w:val="333333"/>
        </w:rPr>
        <w:t>self.canvas1.bind("&lt;Control Button-1&gt;", self.presion_mouse)</w:t>
      </w:r>
    </w:p>
    <w:p w:rsidR="00C4148A" w:rsidRPr="00C4148A" w:rsidRDefault="00C4148A" w:rsidP="00C4148A">
      <w:pPr>
        <w:pStyle w:val="NormalWeb"/>
        <w:spacing w:before="0" w:beforeAutospacing="0" w:after="150" w:afterAutospacing="0"/>
        <w:ind w:left="720"/>
        <w:rPr>
          <w:rFonts w:ascii="Arial" w:hAnsi="Arial" w:cs="Arial"/>
          <w:color w:val="333333"/>
          <w:sz w:val="25"/>
          <w:szCs w:val="25"/>
          <w:lang w:val="es-AR"/>
        </w:rPr>
      </w:pPr>
      <w:r w:rsidRPr="00C4148A">
        <w:rPr>
          <w:rFonts w:ascii="Arial" w:hAnsi="Arial" w:cs="Arial"/>
          <w:color w:val="333333"/>
          <w:sz w:val="25"/>
          <w:szCs w:val="25"/>
          <w:lang w:val="es-AR"/>
        </w:rPr>
        <w:t>Inclusive detectar el evento si se presiona Shift, Control y el botón izquierdo del mouse:</w:t>
      </w:r>
    </w:p>
    <w:p w:rsid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sidRPr="00C4148A">
        <w:rPr>
          <w:rFonts w:ascii="Consolas" w:hAnsi="Consolas"/>
          <w:color w:val="333333"/>
          <w:lang w:val="es-AR"/>
        </w:rPr>
        <w:t xml:space="preserve">        </w:t>
      </w:r>
      <w:r>
        <w:rPr>
          <w:rFonts w:ascii="Consolas" w:hAnsi="Consolas"/>
          <w:color w:val="333333"/>
        </w:rPr>
        <w:t>self.canvas1.bind("&lt;Control Shift Button-1&gt;", self.presion_mouse)</w:t>
      </w:r>
    </w:p>
    <w:p w:rsidR="00C4148A" w:rsidRPr="00C4148A" w:rsidRDefault="00C4148A" w:rsidP="00C4148A">
      <w:pPr>
        <w:pStyle w:val="NormalWeb"/>
        <w:spacing w:before="0" w:beforeAutospacing="0" w:after="150" w:afterAutospacing="0"/>
        <w:ind w:left="720"/>
        <w:rPr>
          <w:rFonts w:ascii="Arial" w:hAnsi="Arial" w:cs="Arial"/>
          <w:color w:val="333333"/>
          <w:sz w:val="25"/>
          <w:szCs w:val="25"/>
          <w:lang w:val="es-AR"/>
        </w:rPr>
      </w:pPr>
      <w:r w:rsidRPr="00C4148A">
        <w:rPr>
          <w:rFonts w:ascii="Arial" w:hAnsi="Arial" w:cs="Arial"/>
          <w:color w:val="333333"/>
          <w:sz w:val="25"/>
          <w:szCs w:val="25"/>
          <w:lang w:val="es-AR"/>
        </w:rPr>
        <w:t>La tecla Alt, Shift, Control y el botón izquierdo del mouse:</w:t>
      </w:r>
    </w:p>
    <w:p w:rsid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sidRPr="00C4148A">
        <w:rPr>
          <w:rFonts w:ascii="Consolas" w:hAnsi="Consolas"/>
          <w:color w:val="333333"/>
          <w:lang w:val="es-AR"/>
        </w:rPr>
        <w:t xml:space="preserve">        </w:t>
      </w:r>
      <w:r>
        <w:rPr>
          <w:rFonts w:ascii="Consolas" w:hAnsi="Consolas"/>
          <w:color w:val="333333"/>
        </w:rPr>
        <w:t>self.canvas1.bind("&lt;Control Shift Alt Button-1&gt;", self.presion_mouse)</w:t>
      </w:r>
    </w:p>
    <w:p w:rsidR="00C4148A" w:rsidRPr="00C4148A" w:rsidRDefault="00C4148A" w:rsidP="00C4148A">
      <w:pPr>
        <w:pStyle w:val="NormalWeb"/>
        <w:numPr>
          <w:ilvl w:val="0"/>
          <w:numId w:val="70"/>
        </w:numPr>
        <w:spacing w:before="0" w:beforeAutospacing="0" w:after="150" w:afterAutospacing="0"/>
        <w:rPr>
          <w:rFonts w:ascii="Arial" w:hAnsi="Arial" w:cs="Arial"/>
          <w:color w:val="333333"/>
          <w:sz w:val="25"/>
          <w:szCs w:val="25"/>
          <w:lang w:val="es-AR"/>
        </w:rPr>
      </w:pPr>
      <w:r w:rsidRPr="00C4148A">
        <w:rPr>
          <w:rFonts w:ascii="Arial" w:hAnsi="Arial" w:cs="Arial"/>
          <w:color w:val="333333"/>
          <w:sz w:val="25"/>
          <w:szCs w:val="25"/>
          <w:lang w:val="es-AR"/>
        </w:rPr>
        <w:t>Si necesitamos hacer algo cuando la flecha del mouse entra al control podemos plantear la captura del evento:</w:t>
      </w:r>
    </w:p>
    <w:p w:rsidR="00C4148A" w:rsidRP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lang w:val="es-AR"/>
        </w:rPr>
      </w:pPr>
      <w:r w:rsidRPr="00C4148A">
        <w:rPr>
          <w:rFonts w:ascii="Consolas" w:hAnsi="Consolas"/>
          <w:color w:val="333333"/>
          <w:lang w:val="es-AR"/>
        </w:rPr>
        <w:t xml:space="preserve">        self.canvas1.bind("&lt;Enter&gt;", self.entrada)</w:t>
      </w:r>
    </w:p>
    <w:p w:rsidR="00C4148A" w:rsidRPr="00C4148A" w:rsidRDefault="00C4148A" w:rsidP="00C4148A">
      <w:pPr>
        <w:pStyle w:val="NormalWeb"/>
        <w:spacing w:before="0" w:beforeAutospacing="0" w:after="150" w:afterAutospacing="0"/>
        <w:ind w:left="720"/>
        <w:rPr>
          <w:rFonts w:ascii="Arial" w:hAnsi="Arial" w:cs="Arial"/>
          <w:color w:val="333333"/>
          <w:sz w:val="25"/>
          <w:szCs w:val="25"/>
          <w:lang w:val="es-AR"/>
        </w:rPr>
      </w:pPr>
      <w:r w:rsidRPr="00C4148A">
        <w:rPr>
          <w:rFonts w:ascii="Arial" w:hAnsi="Arial" w:cs="Arial"/>
          <w:color w:val="333333"/>
          <w:sz w:val="25"/>
          <w:szCs w:val="25"/>
          <w:lang w:val="es-AR"/>
        </w:rPr>
        <w:t>Y si queremos detectar cuando la flecha del mouse sale de la componente:</w:t>
      </w:r>
    </w:p>
    <w:p w:rsid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sidRPr="00C4148A">
        <w:rPr>
          <w:rFonts w:ascii="Consolas" w:hAnsi="Consolas"/>
          <w:color w:val="333333"/>
          <w:lang w:val="es-AR"/>
        </w:rPr>
        <w:t xml:space="preserve">        </w:t>
      </w:r>
      <w:r>
        <w:rPr>
          <w:rFonts w:ascii="Consolas" w:hAnsi="Consolas"/>
          <w:color w:val="333333"/>
        </w:rPr>
        <w:t>self.canvas1.bind("&lt;Leave&gt;", self.salida)</w:t>
      </w:r>
    </w:p>
    <w:p w:rsidR="00C4148A" w:rsidRPr="00C4148A" w:rsidRDefault="00C4148A" w:rsidP="00C4148A">
      <w:pPr>
        <w:pStyle w:val="NormalWeb"/>
        <w:numPr>
          <w:ilvl w:val="0"/>
          <w:numId w:val="70"/>
        </w:numPr>
        <w:spacing w:before="0" w:beforeAutospacing="0" w:after="150" w:afterAutospacing="0"/>
        <w:rPr>
          <w:rFonts w:ascii="Arial" w:hAnsi="Arial" w:cs="Arial"/>
          <w:color w:val="333333"/>
          <w:sz w:val="25"/>
          <w:szCs w:val="25"/>
          <w:lang w:val="es-AR"/>
        </w:rPr>
      </w:pPr>
      <w:r w:rsidRPr="00C4148A">
        <w:rPr>
          <w:rFonts w:ascii="Arial" w:hAnsi="Arial" w:cs="Arial"/>
          <w:color w:val="333333"/>
          <w:sz w:val="25"/>
          <w:szCs w:val="25"/>
          <w:lang w:val="es-AR"/>
        </w:rPr>
        <w:t>Para detectar el doble clic de un botón del mouse:</w:t>
      </w:r>
    </w:p>
    <w:p w:rsidR="00C4148A" w:rsidRDefault="00C4148A" w:rsidP="00C4148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sidRPr="00C4148A">
        <w:rPr>
          <w:rFonts w:ascii="Consolas" w:hAnsi="Consolas"/>
          <w:color w:val="333333"/>
          <w:lang w:val="es-AR"/>
        </w:rPr>
        <w:lastRenderedPageBreak/>
        <w:t xml:space="preserve">        </w:t>
      </w:r>
      <w:r>
        <w:rPr>
          <w:rFonts w:ascii="Consolas" w:hAnsi="Consolas"/>
          <w:color w:val="333333"/>
        </w:rPr>
        <w:t>self.canvas1.bind("&lt;Double-Button-1&gt;", self.presion_mouse)</w:t>
      </w:r>
    </w:p>
    <w:p w:rsidR="009F7E1E" w:rsidRDefault="00C4148A" w:rsidP="00A67C10">
      <w:r>
        <w:rPr>
          <w:noProof/>
        </w:rPr>
        <w:drawing>
          <wp:inline distT="0" distB="0" distL="0" distR="0">
            <wp:extent cx="5612130" cy="4063635"/>
            <wp:effectExtent l="0" t="0" r="7620" b="0"/>
            <wp:docPr id="68" name="Picture 68" descr="Canvas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vas evento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12130" cy="4063635"/>
                    </a:xfrm>
                    <a:prstGeom prst="rect">
                      <a:avLst/>
                    </a:prstGeom>
                    <a:noFill/>
                    <a:ln>
                      <a:noFill/>
                    </a:ln>
                  </pic:spPr>
                </pic:pic>
              </a:graphicData>
            </a:graphic>
          </wp:inline>
        </w:drawing>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C586C0"/>
          <w:sz w:val="21"/>
          <w:szCs w:val="21"/>
        </w:rPr>
        <w:t>import</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4EC9B0"/>
          <w:sz w:val="21"/>
          <w:szCs w:val="21"/>
        </w:rPr>
        <w:t>tkinter</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C586C0"/>
          <w:sz w:val="21"/>
          <w:szCs w:val="21"/>
        </w:rPr>
        <w:t>as</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4EC9B0"/>
          <w:sz w:val="21"/>
          <w:szCs w:val="21"/>
        </w:rPr>
        <w:t>tk</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569CD6"/>
          <w:sz w:val="21"/>
          <w:szCs w:val="21"/>
        </w:rPr>
        <w:t>class</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4EC9B0"/>
          <w:sz w:val="21"/>
          <w:szCs w:val="21"/>
        </w:rPr>
        <w:t>Aplicacion</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569CD6"/>
          <w:sz w:val="21"/>
          <w:szCs w:val="21"/>
        </w:rPr>
        <w:t>def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DCDCAA"/>
          <w:sz w:val="21"/>
          <w:szCs w:val="21"/>
        </w:rPr>
        <w:t>__init__</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ventana1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4EC9B0"/>
          <w:sz w:val="21"/>
          <w:szCs w:val="21"/>
        </w:rPr>
        <w:t>tk</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4EC9B0"/>
          <w:sz w:val="21"/>
          <w:szCs w:val="21"/>
        </w:rPr>
        <w:t>Tk</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4EC9B0"/>
          <w:sz w:val="21"/>
          <w:szCs w:val="21"/>
        </w:rPr>
        <w:t>tk</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4EC9B0"/>
          <w:sz w:val="21"/>
          <w:szCs w:val="21"/>
        </w:rPr>
        <w:t>Canvas</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ventana1</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width</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B5CEA8"/>
          <w:sz w:val="21"/>
          <w:szCs w:val="21"/>
        </w:rPr>
        <w:t>600</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height</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B5CEA8"/>
          <w:sz w:val="21"/>
          <w:szCs w:val="21"/>
        </w:rPr>
        <w:t>400</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background</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CE9178"/>
          <w:sz w:val="21"/>
          <w:szCs w:val="21"/>
        </w:rPr>
        <w:t>"black"</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grid</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column</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B5CEA8"/>
          <w:sz w:val="21"/>
          <w:szCs w:val="21"/>
        </w:rPr>
        <w:t>0</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row</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B5CEA8"/>
          <w:sz w:val="21"/>
          <w:szCs w:val="21"/>
        </w:rPr>
        <w:t>0</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bind</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CE9178"/>
          <w:sz w:val="21"/>
          <w:szCs w:val="21"/>
        </w:rPr>
        <w:t>"&lt;ButtonPress-1&gt;"</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boton_presion</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bind</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CE9178"/>
          <w:sz w:val="21"/>
          <w:szCs w:val="21"/>
        </w:rPr>
        <w:t>"&lt;Motion&gt;"</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mover_mouse</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bind</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CE9178"/>
          <w:sz w:val="21"/>
          <w:szCs w:val="21"/>
        </w:rPr>
        <w:t>"&lt;ButtonRelease-1&gt;"</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boton_soltar</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presionado</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569CD6"/>
          <w:sz w:val="21"/>
          <w:szCs w:val="21"/>
        </w:rPr>
        <w:t>False</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ventana1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mainloop</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569CD6"/>
          <w:sz w:val="21"/>
          <w:szCs w:val="21"/>
        </w:rPr>
        <w:t>def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DCDCAA"/>
          <w:sz w:val="21"/>
          <w:szCs w:val="21"/>
        </w:rPr>
        <w:t>boton_presion</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evento</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presionado</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569CD6"/>
          <w:sz w:val="21"/>
          <w:szCs w:val="21"/>
          <w:lang w:val="es-AR"/>
        </w:rPr>
        <w:t>True</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origenx</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evento</w:t>
      </w:r>
      <w:r w:rsidRPr="00C4148A">
        <w:rPr>
          <w:rFonts w:ascii="Consolas" w:eastAsia="Times New Roman" w:hAnsi="Consolas" w:cs="Times New Roman"/>
          <w:color w:val="D4D4D4"/>
          <w:sz w:val="21"/>
          <w:szCs w:val="21"/>
          <w:lang w:val="es-AR"/>
        </w:rPr>
        <w:t>.x</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origeny</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evento</w:t>
      </w:r>
      <w:r w:rsidRPr="00C4148A">
        <w:rPr>
          <w:rFonts w:ascii="Consolas" w:eastAsia="Times New Roman" w:hAnsi="Consolas" w:cs="Times New Roman"/>
          <w:color w:val="D4D4D4"/>
          <w:sz w:val="21"/>
          <w:szCs w:val="21"/>
        </w:rPr>
        <w:t>.y</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569CD6"/>
          <w:sz w:val="21"/>
          <w:szCs w:val="21"/>
        </w:rPr>
        <w:t>def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DCDCAA"/>
          <w:sz w:val="21"/>
          <w:szCs w:val="21"/>
        </w:rPr>
        <w:t>mover_mouse</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evento</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C586C0"/>
          <w:sz w:val="21"/>
          <w:szCs w:val="21"/>
        </w:rPr>
        <w:t>if</w:t>
      </w: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presionado</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canvas1</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DCDCAA"/>
          <w:sz w:val="21"/>
          <w:szCs w:val="21"/>
        </w:rPr>
        <w:t>create_line</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origenx</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self</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origeny</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9CDCFE"/>
          <w:sz w:val="21"/>
          <w:szCs w:val="21"/>
        </w:rPr>
        <w:t>evento</w:t>
      </w:r>
      <w:r w:rsidRPr="00C4148A">
        <w:rPr>
          <w:rFonts w:ascii="Consolas" w:eastAsia="Times New Roman" w:hAnsi="Consolas" w:cs="Times New Roman"/>
          <w:color w:val="D4D4D4"/>
          <w:sz w:val="21"/>
          <w:szCs w:val="21"/>
        </w:rPr>
        <w:t>.x,</w:t>
      </w:r>
      <w:r w:rsidRPr="00C4148A">
        <w:rPr>
          <w:rFonts w:ascii="Consolas" w:eastAsia="Times New Roman" w:hAnsi="Consolas" w:cs="Times New Roman"/>
          <w:color w:val="9CDCFE"/>
          <w:sz w:val="21"/>
          <w:szCs w:val="21"/>
        </w:rPr>
        <w:t>evento</w:t>
      </w:r>
      <w:r w:rsidRPr="00C4148A">
        <w:rPr>
          <w:rFonts w:ascii="Consolas" w:eastAsia="Times New Roman" w:hAnsi="Consolas" w:cs="Times New Roman"/>
          <w:color w:val="D4D4D4"/>
          <w:sz w:val="21"/>
          <w:szCs w:val="21"/>
        </w:rPr>
        <w:t xml:space="preserve">.y, </w:t>
      </w:r>
      <w:r w:rsidRPr="00C4148A">
        <w:rPr>
          <w:rFonts w:ascii="Consolas" w:eastAsia="Times New Roman" w:hAnsi="Consolas" w:cs="Times New Roman"/>
          <w:color w:val="9CDCFE"/>
          <w:sz w:val="21"/>
          <w:szCs w:val="21"/>
        </w:rPr>
        <w:t>fill</w:t>
      </w:r>
      <w:r w:rsidRPr="00C4148A">
        <w:rPr>
          <w:rFonts w:ascii="Consolas" w:eastAsia="Times New Roman" w:hAnsi="Consolas" w:cs="Times New Roman"/>
          <w:color w:val="D4D4D4"/>
          <w:sz w:val="21"/>
          <w:szCs w:val="21"/>
        </w:rPr>
        <w:t>=</w:t>
      </w:r>
      <w:r w:rsidRPr="00C4148A">
        <w:rPr>
          <w:rFonts w:ascii="Consolas" w:eastAsia="Times New Roman" w:hAnsi="Consolas" w:cs="Times New Roman"/>
          <w:color w:val="CE9178"/>
          <w:sz w:val="21"/>
          <w:szCs w:val="21"/>
        </w:rPr>
        <w:t>"red"</w:t>
      </w:r>
      <w:r w:rsidRPr="00C4148A">
        <w:rPr>
          <w:rFonts w:ascii="Consolas" w:eastAsia="Times New Roman" w:hAnsi="Consolas" w:cs="Times New Roman"/>
          <w:color w:val="D4D4D4"/>
          <w:sz w:val="21"/>
          <w:szCs w:val="21"/>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rPr>
        <w:t xml:space="preserve">            </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origenx</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evento</w:t>
      </w:r>
      <w:r w:rsidRPr="00C4148A">
        <w:rPr>
          <w:rFonts w:ascii="Consolas" w:eastAsia="Times New Roman" w:hAnsi="Consolas" w:cs="Times New Roman"/>
          <w:color w:val="D4D4D4"/>
          <w:sz w:val="21"/>
          <w:szCs w:val="21"/>
          <w:lang w:val="es-AR"/>
        </w:rPr>
        <w:t>.x</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origeny</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evento</w:t>
      </w:r>
      <w:r w:rsidRPr="00C4148A">
        <w:rPr>
          <w:rFonts w:ascii="Consolas" w:eastAsia="Times New Roman" w:hAnsi="Consolas" w:cs="Times New Roman"/>
          <w:color w:val="D4D4D4"/>
          <w:sz w:val="21"/>
          <w:szCs w:val="21"/>
          <w:lang w:val="es-AR"/>
        </w:rPr>
        <w:t>.y</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lang w:val="es-AR"/>
        </w:rPr>
        <w:t xml:space="preserve">    </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569CD6"/>
          <w:sz w:val="21"/>
          <w:szCs w:val="21"/>
          <w:lang w:val="es-AR"/>
        </w:rPr>
        <w:t>def</w:t>
      </w: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DCDCAA"/>
          <w:sz w:val="21"/>
          <w:szCs w:val="21"/>
          <w:lang w:val="es-AR"/>
        </w:rPr>
        <w:t>boton_soltar</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evento</w:t>
      </w:r>
      <w:r w:rsidRPr="00C4148A">
        <w:rPr>
          <w:rFonts w:ascii="Consolas" w:eastAsia="Times New Roman" w:hAnsi="Consolas" w:cs="Times New Roman"/>
          <w:color w:val="D4D4D4"/>
          <w:sz w:val="21"/>
          <w:szCs w:val="21"/>
          <w:lang w:val="es-AR"/>
        </w:rPr>
        <w:t>):</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D4D4D4"/>
          <w:sz w:val="21"/>
          <w:szCs w:val="21"/>
          <w:lang w:val="es-AR"/>
        </w:rPr>
        <w:t xml:space="preserve">        </w:t>
      </w:r>
      <w:r w:rsidRPr="00C4148A">
        <w:rPr>
          <w:rFonts w:ascii="Consolas" w:eastAsia="Times New Roman" w:hAnsi="Consolas" w:cs="Times New Roman"/>
          <w:color w:val="9CDCFE"/>
          <w:sz w:val="21"/>
          <w:szCs w:val="21"/>
          <w:lang w:val="es-AR"/>
        </w:rPr>
        <w:t>self</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9CDCFE"/>
          <w:sz w:val="21"/>
          <w:szCs w:val="21"/>
          <w:lang w:val="es-AR"/>
        </w:rPr>
        <w:t>presionado</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569CD6"/>
          <w:sz w:val="21"/>
          <w:szCs w:val="21"/>
          <w:lang w:val="es-AR"/>
        </w:rPr>
        <w:t>False</w:t>
      </w: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p>
    <w:p w:rsidR="00C4148A" w:rsidRPr="00C4148A" w:rsidRDefault="00C4148A" w:rsidP="00C4148A">
      <w:pPr>
        <w:shd w:val="clear" w:color="auto" w:fill="1E1E1E"/>
        <w:spacing w:after="0" w:line="285" w:lineRule="atLeast"/>
        <w:rPr>
          <w:rFonts w:ascii="Consolas" w:eastAsia="Times New Roman" w:hAnsi="Consolas" w:cs="Times New Roman"/>
          <w:color w:val="D4D4D4"/>
          <w:sz w:val="21"/>
          <w:szCs w:val="21"/>
          <w:lang w:val="es-AR"/>
        </w:rPr>
      </w:pPr>
      <w:r w:rsidRPr="00C4148A">
        <w:rPr>
          <w:rFonts w:ascii="Consolas" w:eastAsia="Times New Roman" w:hAnsi="Consolas" w:cs="Times New Roman"/>
          <w:color w:val="9CDCFE"/>
          <w:sz w:val="21"/>
          <w:szCs w:val="21"/>
          <w:lang w:val="es-AR"/>
        </w:rPr>
        <w:t>aplicacion1</w:t>
      </w:r>
      <w:r w:rsidRPr="00C4148A">
        <w:rPr>
          <w:rFonts w:ascii="Consolas" w:eastAsia="Times New Roman" w:hAnsi="Consolas" w:cs="Times New Roman"/>
          <w:color w:val="D4D4D4"/>
          <w:sz w:val="21"/>
          <w:szCs w:val="21"/>
          <w:lang w:val="es-AR"/>
        </w:rPr>
        <w:t>=</w:t>
      </w:r>
      <w:r w:rsidRPr="00C4148A">
        <w:rPr>
          <w:rFonts w:ascii="Consolas" w:eastAsia="Times New Roman" w:hAnsi="Consolas" w:cs="Times New Roman"/>
          <w:color w:val="4EC9B0"/>
          <w:sz w:val="21"/>
          <w:szCs w:val="21"/>
          <w:lang w:val="es-AR"/>
        </w:rPr>
        <w:t>Aplicacion</w:t>
      </w:r>
      <w:r w:rsidRPr="00C4148A">
        <w:rPr>
          <w:rFonts w:ascii="Consolas" w:eastAsia="Times New Roman" w:hAnsi="Consolas" w:cs="Times New Roman"/>
          <w:color w:val="D4D4D4"/>
          <w:sz w:val="21"/>
          <w:szCs w:val="21"/>
          <w:lang w:val="es-AR"/>
        </w:rPr>
        <w:t>()</w:t>
      </w:r>
    </w:p>
    <w:p w:rsidR="00C4148A" w:rsidRDefault="00C4148A" w:rsidP="00A67C10">
      <w:pPr>
        <w:rPr>
          <w:lang w:val="es-AR"/>
        </w:rPr>
      </w:pPr>
    </w:p>
    <w:p w:rsidR="00A43A9D" w:rsidRPr="00A43A9D" w:rsidRDefault="00A43A9D" w:rsidP="00A43A9D">
      <w:pPr>
        <w:spacing w:before="300" w:after="150" w:line="240" w:lineRule="auto"/>
        <w:outlineLvl w:val="0"/>
        <w:rPr>
          <w:rFonts w:ascii="Arial" w:eastAsia="Times New Roman" w:hAnsi="Arial" w:cs="Arial"/>
          <w:color w:val="333333"/>
          <w:kern w:val="36"/>
          <w:sz w:val="54"/>
          <w:szCs w:val="54"/>
          <w:lang w:val="es-AR"/>
        </w:rPr>
      </w:pPr>
      <w:r w:rsidRPr="00A43A9D">
        <w:rPr>
          <w:rFonts w:ascii="Arial" w:eastAsia="Times New Roman" w:hAnsi="Arial" w:cs="Arial"/>
          <w:color w:val="333333"/>
          <w:kern w:val="36"/>
          <w:sz w:val="54"/>
          <w:szCs w:val="54"/>
          <w:lang w:val="es-AR"/>
        </w:rPr>
        <w:t>Canvas : borrar figuras mediante Ids y Tags</w:t>
      </w:r>
    </w:p>
    <w:p w:rsidR="00A43A9D" w:rsidRPr="00A43A9D" w:rsidRDefault="00A43A9D" w:rsidP="00A43A9D">
      <w:pPr>
        <w:pStyle w:val="NormalWeb"/>
        <w:spacing w:before="0" w:beforeAutospacing="0" w:after="150" w:afterAutospacing="0"/>
        <w:rPr>
          <w:rFonts w:ascii="Arial" w:hAnsi="Arial" w:cs="Arial"/>
          <w:color w:val="333333"/>
          <w:sz w:val="25"/>
          <w:szCs w:val="25"/>
          <w:lang w:val="es-AR"/>
        </w:rPr>
      </w:pPr>
      <w:r w:rsidRPr="00A43A9D">
        <w:rPr>
          <w:rFonts w:ascii="Arial" w:hAnsi="Arial" w:cs="Arial"/>
          <w:color w:val="333333"/>
          <w:sz w:val="25"/>
          <w:szCs w:val="25"/>
          <w:lang w:val="es-AR"/>
        </w:rPr>
        <w:t>Cuando creamos una figura con los métodos que provee la clase Canvas, el mismo nos retorna un Id (identificador) de dicha figura. Luego podemos hacer referencia a la misma mediante ese Id.</w:t>
      </w:r>
    </w:p>
    <w:p w:rsidR="00A43A9D" w:rsidRPr="00A43A9D" w:rsidRDefault="00A43A9D" w:rsidP="00A43A9D">
      <w:pPr>
        <w:pStyle w:val="NormalWeb"/>
        <w:spacing w:before="0" w:beforeAutospacing="0" w:after="150" w:afterAutospacing="0"/>
        <w:rPr>
          <w:rFonts w:ascii="Arial" w:hAnsi="Arial" w:cs="Arial"/>
          <w:color w:val="333333"/>
          <w:sz w:val="25"/>
          <w:szCs w:val="25"/>
          <w:lang w:val="es-AR"/>
        </w:rPr>
      </w:pPr>
      <w:r w:rsidRPr="00A43A9D">
        <w:rPr>
          <w:rFonts w:ascii="Arial" w:hAnsi="Arial" w:cs="Arial"/>
          <w:color w:val="333333"/>
          <w:sz w:val="25"/>
          <w:szCs w:val="25"/>
          <w:lang w:val="es-AR"/>
        </w:rPr>
        <w:t>Podemos asociar además a una o más figuras un Tag (marca) y luego borrar todas las figuras que tienen dicho Tag.</w:t>
      </w:r>
    </w:p>
    <w:p w:rsidR="00A43A9D" w:rsidRPr="00A43A9D" w:rsidRDefault="00A43A9D" w:rsidP="00A43A9D">
      <w:pPr>
        <w:pStyle w:val="Heading3"/>
        <w:spacing w:before="300" w:after="150"/>
        <w:rPr>
          <w:rFonts w:ascii="Arial" w:hAnsi="Arial" w:cs="Arial"/>
          <w:b w:val="0"/>
          <w:bCs w:val="0"/>
          <w:color w:val="333333"/>
          <w:sz w:val="36"/>
          <w:szCs w:val="36"/>
          <w:lang w:val="es-AR"/>
        </w:rPr>
      </w:pPr>
      <w:r w:rsidRPr="00A43A9D">
        <w:rPr>
          <w:rFonts w:ascii="Arial" w:hAnsi="Arial" w:cs="Arial"/>
          <w:b w:val="0"/>
          <w:bCs w:val="0"/>
          <w:color w:val="333333"/>
          <w:sz w:val="36"/>
          <w:szCs w:val="36"/>
          <w:lang w:val="es-AR"/>
        </w:rPr>
        <w:t>Problema:</w:t>
      </w:r>
    </w:p>
    <w:p w:rsidR="00A43A9D" w:rsidRPr="00A43A9D" w:rsidRDefault="00A43A9D" w:rsidP="00A43A9D">
      <w:pPr>
        <w:pStyle w:val="NormalWeb"/>
        <w:spacing w:before="0" w:beforeAutospacing="0" w:after="150" w:afterAutospacing="0"/>
        <w:rPr>
          <w:rFonts w:ascii="Arial" w:hAnsi="Arial" w:cs="Arial"/>
          <w:color w:val="333333"/>
          <w:sz w:val="25"/>
          <w:szCs w:val="25"/>
          <w:lang w:val="es-AR"/>
        </w:rPr>
      </w:pPr>
      <w:r w:rsidRPr="00A43A9D">
        <w:rPr>
          <w:rFonts w:ascii="Arial" w:hAnsi="Arial" w:cs="Arial"/>
          <w:color w:val="333333"/>
          <w:sz w:val="25"/>
          <w:szCs w:val="25"/>
          <w:lang w:val="es-AR"/>
        </w:rPr>
        <w:t>Confeccionar un programa que cree un objeto de la clase Canvas y luego dibuje una línea, un réctángulo y un óvalo, almacenar el Id de cada dibujo en un atributo.</w:t>
      </w:r>
      <w:r w:rsidRPr="00A43A9D">
        <w:rPr>
          <w:rFonts w:ascii="Arial" w:hAnsi="Arial" w:cs="Arial"/>
          <w:color w:val="333333"/>
          <w:sz w:val="25"/>
          <w:szCs w:val="25"/>
          <w:lang w:val="es-AR"/>
        </w:rPr>
        <w:br/>
        <w:t>Crear también 3 cuadrados y definir el parámetro tag con el mismo valor para cada uno de ellos.</w:t>
      </w:r>
    </w:p>
    <w:p w:rsidR="00A43A9D" w:rsidRPr="00A43A9D" w:rsidRDefault="00A43A9D" w:rsidP="00A43A9D">
      <w:pPr>
        <w:pStyle w:val="NormalWeb"/>
        <w:spacing w:before="0" w:beforeAutospacing="0" w:after="150" w:afterAutospacing="0"/>
        <w:rPr>
          <w:rFonts w:ascii="Arial" w:hAnsi="Arial" w:cs="Arial"/>
          <w:color w:val="333333"/>
          <w:sz w:val="25"/>
          <w:szCs w:val="25"/>
          <w:lang w:val="es-AR"/>
        </w:rPr>
      </w:pPr>
      <w:r w:rsidRPr="00A43A9D">
        <w:rPr>
          <w:rFonts w:ascii="Arial" w:hAnsi="Arial" w:cs="Arial"/>
          <w:color w:val="333333"/>
          <w:sz w:val="25"/>
          <w:szCs w:val="25"/>
          <w:lang w:val="es-AR"/>
        </w:rPr>
        <w:t>Mediante cinco botones permitir: borrar la línea, borrar el rectángulo, borrar el óvalo, borrar todos los cuadrados y borrar todas las figuras contenidas en el objeto Canvas.</w:t>
      </w:r>
    </w:p>
    <w:p w:rsidR="00A43A9D" w:rsidRPr="00A43A9D" w:rsidRDefault="00A43A9D" w:rsidP="00A43A9D">
      <w:pPr>
        <w:pStyle w:val="NormalWeb"/>
        <w:spacing w:before="0" w:beforeAutospacing="0" w:after="150" w:afterAutospacing="0"/>
        <w:rPr>
          <w:rFonts w:ascii="Arial" w:hAnsi="Arial" w:cs="Arial"/>
          <w:color w:val="333333"/>
          <w:sz w:val="25"/>
          <w:szCs w:val="25"/>
          <w:lang w:val="es-AR"/>
        </w:rPr>
      </w:pPr>
      <w:r w:rsidRPr="00A43A9D">
        <w:rPr>
          <w:rFonts w:ascii="Arial" w:hAnsi="Arial" w:cs="Arial"/>
          <w:color w:val="333333"/>
          <w:sz w:val="25"/>
          <w:szCs w:val="25"/>
          <w:lang w:val="es-AR"/>
        </w:rPr>
        <w:t>La interfaz visual debe ser similar a esta:</w:t>
      </w:r>
    </w:p>
    <w:p w:rsidR="00A43A9D" w:rsidRDefault="00A43A9D" w:rsidP="00A43A9D">
      <w:pPr>
        <w:rPr>
          <w:rFonts w:ascii="Times New Roman" w:hAnsi="Times New Roman" w:cs="Times New Roman"/>
          <w:sz w:val="24"/>
          <w:szCs w:val="24"/>
        </w:rPr>
      </w:pPr>
      <w:r>
        <w:rPr>
          <w:noProof/>
        </w:rPr>
        <w:lastRenderedPageBreak/>
        <w:drawing>
          <wp:inline distT="0" distB="0" distL="0" distR="0">
            <wp:extent cx="5753735" cy="4685030"/>
            <wp:effectExtent l="0" t="0" r="0" b="1270"/>
            <wp:docPr id="69" name="Picture 69" descr="Canvas delete tag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vas delete tag i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53735" cy="4685030"/>
                    </a:xfrm>
                    <a:prstGeom prst="rect">
                      <a:avLst/>
                    </a:prstGeom>
                    <a:noFill/>
                    <a:ln>
                      <a:noFill/>
                    </a:ln>
                  </pic:spPr>
                </pic:pic>
              </a:graphicData>
            </a:graphic>
          </wp:inline>
        </w:drawing>
      </w:r>
      <w:r>
        <w:rPr>
          <w:rFonts w:ascii="Arial" w:hAnsi="Arial" w:cs="Arial"/>
          <w:color w:val="333333"/>
          <w:sz w:val="25"/>
          <w:szCs w:val="25"/>
        </w:rPr>
        <w:br/>
      </w:r>
    </w:p>
    <w:p w:rsidR="00A43A9D" w:rsidRPr="001E4CCC" w:rsidRDefault="00A43A9D" w:rsidP="00A43A9D">
      <w:pPr>
        <w:pStyle w:val="Heading4"/>
        <w:spacing w:before="150" w:after="150"/>
        <w:rPr>
          <w:rFonts w:ascii="Arial" w:hAnsi="Arial" w:cs="Arial"/>
          <w:b w:val="0"/>
          <w:bCs w:val="0"/>
          <w:color w:val="333333"/>
          <w:sz w:val="27"/>
          <w:szCs w:val="27"/>
          <w:lang w:val="es-AR"/>
        </w:rPr>
      </w:pPr>
      <w:r w:rsidRPr="001E4CCC">
        <w:rPr>
          <w:rFonts w:ascii="Arial" w:hAnsi="Arial" w:cs="Arial"/>
          <w:b w:val="0"/>
          <w:bCs w:val="0"/>
          <w:color w:val="333333"/>
          <w:sz w:val="27"/>
          <w:szCs w:val="27"/>
          <w:lang w:val="es-AR"/>
        </w:rPr>
        <w:t>Programa: ejercicio260.py</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C586C0"/>
          <w:sz w:val="21"/>
          <w:szCs w:val="21"/>
          <w:lang w:val="es-AR"/>
        </w:rPr>
        <w:t>import</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4EC9B0"/>
          <w:sz w:val="21"/>
          <w:szCs w:val="21"/>
          <w:lang w:val="es-AR"/>
        </w:rPr>
        <w:t>tkinter</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C586C0"/>
          <w:sz w:val="21"/>
          <w:szCs w:val="21"/>
          <w:lang w:val="es-AR"/>
        </w:rPr>
        <w:t>as</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4EC9B0"/>
          <w:sz w:val="21"/>
          <w:szCs w:val="21"/>
          <w:lang w:val="es-AR"/>
        </w:rPr>
        <w:t>tk</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C586C0"/>
          <w:sz w:val="21"/>
          <w:szCs w:val="21"/>
        </w:rPr>
        <w:t>from</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4EC9B0"/>
          <w:sz w:val="21"/>
          <w:szCs w:val="21"/>
        </w:rPr>
        <w:t>tkinter</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C586C0"/>
          <w:sz w:val="21"/>
          <w:szCs w:val="21"/>
        </w:rPr>
        <w:t>import</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4EC9B0"/>
          <w:sz w:val="21"/>
          <w:szCs w:val="21"/>
        </w:rPr>
        <w:t>ttk</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569CD6"/>
          <w:sz w:val="21"/>
          <w:szCs w:val="21"/>
        </w:rPr>
        <w:t>class</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4EC9B0"/>
          <w:sz w:val="21"/>
          <w:szCs w:val="21"/>
        </w:rPr>
        <w:t>Aplicacion</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569CD6"/>
          <w:sz w:val="21"/>
          <w:szCs w:val="21"/>
        </w:rPr>
        <w:t>def</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DCDCAA"/>
          <w:sz w:val="21"/>
          <w:szCs w:val="21"/>
        </w:rPr>
        <w:t>__init__</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ventana1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Tk</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crear_botones</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Canvas</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ventana1</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width</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600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height</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400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background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"black"</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grid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column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row</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linea</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create_line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B5CEA8"/>
          <w:sz w:val="21"/>
          <w:szCs w:val="21"/>
        </w:rPr>
        <w:t>100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"white"</w:t>
      </w:r>
      <w:r w:rsidRPr="001E4CCC">
        <w:rPr>
          <w:rFonts w:ascii="Consolas" w:eastAsia="Times New Roman" w:hAnsi="Consolas" w:cs="Times New Roman"/>
          <w:color w:val="D4D4D4"/>
          <w:sz w:val="21"/>
          <w:szCs w:val="21"/>
        </w:rPr>
        <w:t>)        </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rectangulo</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create_rectangle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B5CEA8"/>
          <w:sz w:val="21"/>
          <w:szCs w:val="21"/>
        </w:rPr>
        <w:t>300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110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"white"</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lastRenderedPageBreak/>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ovalo</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create_oval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400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150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"red"</w:t>
      </w:r>
      <w:r w:rsidRPr="001E4CCC">
        <w:rPr>
          <w:rFonts w:ascii="Consolas" w:eastAsia="Times New Roman" w:hAnsi="Consolas" w:cs="Times New Roman"/>
          <w:color w:val="D4D4D4"/>
          <w:sz w:val="21"/>
          <w:szCs w:val="21"/>
        </w:rPr>
        <w:t>)        </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create_rectangle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"#aaaaaa"</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tag</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"cuadrado"</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create_rectangle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200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250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"#555555"</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tag</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"cuadrado"</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canvas1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create_rectangle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300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350</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fill</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"#cccccc"</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tag</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"cuadrado"</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ventana1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mainloop</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569CD6"/>
          <w:sz w:val="21"/>
          <w:szCs w:val="21"/>
        </w:rPr>
        <w:t>def</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DCDCAA"/>
          <w:sz w:val="21"/>
          <w:szCs w:val="21"/>
        </w:rPr>
        <w:t>crear_botones</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ventana1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text</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"opciones"</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grid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column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row</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sticky</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"w"</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padx</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pady</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boton1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Button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labelframe1</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text</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"borrar linea"</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command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borrar_linea</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boton1</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grid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column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row</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padx</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boton2</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Button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labelframe1</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text</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"borrar rectángulo"</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command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borrar_rectangulo</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boton2</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grid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column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1</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row</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0</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padx</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B5CEA8"/>
          <w:sz w:val="21"/>
          <w:szCs w:val="21"/>
        </w:rPr>
        <w:t>5</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boton3</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ttk</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4EC9B0"/>
          <w:sz w:val="21"/>
          <w:szCs w:val="21"/>
        </w:rPr>
        <w:t>Button</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labelframe1</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text</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CE9178"/>
          <w:sz w:val="21"/>
          <w:szCs w:val="21"/>
        </w:rPr>
        <w:t>"borrar óvalo"</w:t>
      </w: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rPr>
        <w:t>command</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9CDCFE"/>
          <w:sz w:val="21"/>
          <w:szCs w:val="21"/>
        </w:rPr>
        <w:t>self</w:t>
      </w:r>
      <w:r w:rsidRPr="001E4CCC">
        <w:rPr>
          <w:rFonts w:ascii="Consolas" w:eastAsia="Times New Roman" w:hAnsi="Consolas" w:cs="Times New Roman"/>
          <w:color w:val="D4D4D4"/>
          <w:sz w:val="21"/>
          <w:szCs w:val="21"/>
        </w:rPr>
        <w:t>.</w:t>
      </w:r>
      <w:r w:rsidRPr="001E4CCC">
        <w:rPr>
          <w:rFonts w:ascii="Consolas" w:eastAsia="Times New Roman" w:hAnsi="Consolas" w:cs="Times New Roman"/>
          <w:color w:val="DCDCAA"/>
          <w:sz w:val="21"/>
          <w:szCs w:val="21"/>
        </w:rPr>
        <w:t>borrar_ovalo</w:t>
      </w:r>
      <w:r w:rsidRPr="001E4CCC">
        <w:rPr>
          <w:rFonts w:ascii="Consolas" w:eastAsia="Times New Roman" w:hAnsi="Consolas" w:cs="Times New Roman"/>
          <w:color w:val="D4D4D4"/>
          <w:sz w:val="21"/>
          <w:szCs w:val="21"/>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boton3</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grid</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column</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2</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row</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0</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padx</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5</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boton4</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ttk</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Button</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labelframe1</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text</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CE9178"/>
          <w:sz w:val="21"/>
          <w:szCs w:val="21"/>
          <w:lang w:val="es-AR"/>
        </w:rPr>
        <w:t>"borrar todos los cuadrados"</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command</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DCDCAA"/>
          <w:sz w:val="21"/>
          <w:szCs w:val="21"/>
          <w:lang w:val="es-AR"/>
        </w:rPr>
        <w:t>borrar_cuadrados</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boton4</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grid</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column</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3</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row</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0</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padx</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B5CEA8"/>
          <w:sz w:val="21"/>
          <w:szCs w:val="21"/>
          <w:lang w:val="es-AR"/>
        </w:rPr>
        <w:t>5</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boton5</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ttk</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Button</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labelframe1</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text</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CE9178"/>
          <w:sz w:val="21"/>
          <w:szCs w:val="21"/>
          <w:lang w:val="es-AR"/>
        </w:rPr>
        <w:t>"borrar todos"</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command</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DCDCAA"/>
          <w:sz w:val="21"/>
          <w:szCs w:val="21"/>
          <w:lang w:val="es-AR"/>
        </w:rPr>
        <w:t>borrar_todos</w:t>
      </w:r>
      <w:r w:rsidRPr="001E4CCC">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boton5</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grid</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column</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B5CEA8"/>
          <w:sz w:val="21"/>
          <w:szCs w:val="21"/>
          <w:lang w:val="es-AR"/>
        </w:rPr>
        <w:t>4</w:t>
      </w: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9CDCFE"/>
          <w:sz w:val="21"/>
          <w:szCs w:val="21"/>
          <w:lang w:val="es-AR"/>
        </w:rPr>
        <w:t>row</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B5CEA8"/>
          <w:sz w:val="21"/>
          <w:szCs w:val="21"/>
          <w:lang w:val="es-AR"/>
        </w:rPr>
        <w:t>0</w:t>
      </w: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9CDCFE"/>
          <w:sz w:val="21"/>
          <w:szCs w:val="21"/>
          <w:lang w:val="es-AR"/>
        </w:rPr>
        <w:t>padx</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B5CEA8"/>
          <w:sz w:val="21"/>
          <w:szCs w:val="21"/>
          <w:lang w:val="es-AR"/>
        </w:rPr>
        <w:t>5</w:t>
      </w:r>
      <w:r w:rsidRPr="00B45704">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569CD6"/>
          <w:sz w:val="21"/>
          <w:szCs w:val="21"/>
          <w:lang w:val="es-AR"/>
        </w:rPr>
        <w:t>def</w:t>
      </w: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DCDCAA"/>
          <w:sz w:val="21"/>
          <w:szCs w:val="21"/>
          <w:lang w:val="es-AR"/>
        </w:rPr>
        <w:t>borrar_linea</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canvas1</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DCDCAA"/>
          <w:sz w:val="21"/>
          <w:szCs w:val="21"/>
          <w:lang w:val="es-AR"/>
        </w:rPr>
        <w:t>delete</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linea</w:t>
      </w:r>
      <w:r w:rsidRPr="00B45704">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569CD6"/>
          <w:sz w:val="21"/>
          <w:szCs w:val="21"/>
          <w:lang w:val="es-AR"/>
        </w:rPr>
        <w:t>def</w:t>
      </w: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DCDCAA"/>
          <w:sz w:val="21"/>
          <w:szCs w:val="21"/>
          <w:lang w:val="es-AR"/>
        </w:rPr>
        <w:t>borrar_rectangulo</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D4D4D4"/>
          <w:sz w:val="21"/>
          <w:szCs w:val="21"/>
          <w:lang w:val="es-AR"/>
        </w:rPr>
        <w:t xml:space="preserve">        </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canvas1</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DCDCAA"/>
          <w:sz w:val="21"/>
          <w:szCs w:val="21"/>
          <w:lang w:val="es-AR"/>
        </w:rPr>
        <w:t>delete</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self</w:t>
      </w:r>
      <w:r w:rsidRPr="00B45704">
        <w:rPr>
          <w:rFonts w:ascii="Consolas" w:eastAsia="Times New Roman" w:hAnsi="Consolas" w:cs="Times New Roman"/>
          <w:color w:val="D4D4D4"/>
          <w:sz w:val="21"/>
          <w:szCs w:val="21"/>
          <w:lang w:val="es-AR"/>
        </w:rPr>
        <w:t>.</w:t>
      </w:r>
      <w:r w:rsidRPr="00B45704">
        <w:rPr>
          <w:rFonts w:ascii="Consolas" w:eastAsia="Times New Roman" w:hAnsi="Consolas" w:cs="Times New Roman"/>
          <w:color w:val="9CDCFE"/>
          <w:sz w:val="21"/>
          <w:szCs w:val="21"/>
          <w:lang w:val="es-AR"/>
        </w:rPr>
        <w:t>rectangulo</w:t>
      </w:r>
      <w:r w:rsidRPr="00B45704">
        <w:rPr>
          <w:rFonts w:ascii="Consolas" w:eastAsia="Times New Roman" w:hAnsi="Consolas" w:cs="Times New Roman"/>
          <w:color w:val="D4D4D4"/>
          <w:sz w:val="21"/>
          <w:szCs w:val="21"/>
          <w:lang w:val="es-AR"/>
        </w:rPr>
        <w:t>)</w:t>
      </w:r>
    </w:p>
    <w:p w:rsidR="001E4CCC" w:rsidRPr="00B45704"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B45704">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569CD6"/>
          <w:sz w:val="21"/>
          <w:szCs w:val="21"/>
          <w:lang w:val="es-AR"/>
        </w:rPr>
        <w:t>def</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DCDCAA"/>
          <w:sz w:val="21"/>
          <w:szCs w:val="21"/>
          <w:lang w:val="es-AR"/>
        </w:rPr>
        <w:t>borrar_ovalo</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canvas1</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DCDCAA"/>
          <w:sz w:val="21"/>
          <w:szCs w:val="21"/>
          <w:lang w:val="es-AR"/>
        </w:rPr>
        <w:t>delete</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ovalo</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569CD6"/>
          <w:sz w:val="21"/>
          <w:szCs w:val="21"/>
          <w:lang w:val="es-AR"/>
        </w:rPr>
        <w:t>def</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DCDCAA"/>
          <w:sz w:val="21"/>
          <w:szCs w:val="21"/>
          <w:lang w:val="es-AR"/>
        </w:rPr>
        <w:t>borrar_cuadrados</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canvas1</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DCDCAA"/>
          <w:sz w:val="21"/>
          <w:szCs w:val="21"/>
          <w:lang w:val="es-AR"/>
        </w:rPr>
        <w:t>delete</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CE9178"/>
          <w:sz w:val="21"/>
          <w:szCs w:val="21"/>
          <w:lang w:val="es-AR"/>
        </w:rPr>
        <w:t>"cuadrado"</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569CD6"/>
          <w:sz w:val="21"/>
          <w:szCs w:val="21"/>
          <w:lang w:val="es-AR"/>
        </w:rPr>
        <w:t>def</w:t>
      </w: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DCDCAA"/>
          <w:sz w:val="21"/>
          <w:szCs w:val="21"/>
          <w:lang w:val="es-AR"/>
        </w:rPr>
        <w:t>borrar_todos</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D4D4D4"/>
          <w:sz w:val="21"/>
          <w:szCs w:val="21"/>
          <w:lang w:val="es-AR"/>
        </w:rPr>
        <w:t xml:space="preserve">        </w:t>
      </w:r>
      <w:r w:rsidRPr="001E4CCC">
        <w:rPr>
          <w:rFonts w:ascii="Consolas" w:eastAsia="Times New Roman" w:hAnsi="Consolas" w:cs="Times New Roman"/>
          <w:color w:val="9CDCFE"/>
          <w:sz w:val="21"/>
          <w:szCs w:val="21"/>
          <w:lang w:val="es-AR"/>
        </w:rPr>
        <w:t>self</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canvas1</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DCDCAA"/>
          <w:sz w:val="21"/>
          <w:szCs w:val="21"/>
          <w:lang w:val="es-AR"/>
        </w:rPr>
        <w:t>delete</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tk</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9CDCFE"/>
          <w:sz w:val="21"/>
          <w:szCs w:val="21"/>
          <w:lang w:val="es-AR"/>
        </w:rPr>
        <w:t>ALL</w:t>
      </w:r>
      <w:r w:rsidRPr="001E4CCC">
        <w:rPr>
          <w:rFonts w:ascii="Consolas" w:eastAsia="Times New Roman" w:hAnsi="Consolas" w:cs="Times New Roman"/>
          <w:color w:val="D4D4D4"/>
          <w:sz w:val="21"/>
          <w:szCs w:val="21"/>
          <w:lang w:val="es-AR"/>
        </w:rPr>
        <w:t>)</w:t>
      </w: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p>
    <w:p w:rsidR="001E4CCC" w:rsidRPr="001E4CCC" w:rsidRDefault="001E4CCC" w:rsidP="001E4CCC">
      <w:pPr>
        <w:shd w:val="clear" w:color="auto" w:fill="1E1E1E"/>
        <w:spacing w:after="0" w:line="285" w:lineRule="atLeast"/>
        <w:rPr>
          <w:rFonts w:ascii="Consolas" w:eastAsia="Times New Roman" w:hAnsi="Consolas" w:cs="Times New Roman"/>
          <w:color w:val="D4D4D4"/>
          <w:sz w:val="21"/>
          <w:szCs w:val="21"/>
          <w:lang w:val="es-AR"/>
        </w:rPr>
      </w:pPr>
      <w:r w:rsidRPr="001E4CCC">
        <w:rPr>
          <w:rFonts w:ascii="Consolas" w:eastAsia="Times New Roman" w:hAnsi="Consolas" w:cs="Times New Roman"/>
          <w:color w:val="9CDCFE"/>
          <w:sz w:val="21"/>
          <w:szCs w:val="21"/>
          <w:lang w:val="es-AR"/>
        </w:rPr>
        <w:t>aplicacion1</w:t>
      </w:r>
      <w:r w:rsidRPr="001E4CCC">
        <w:rPr>
          <w:rFonts w:ascii="Consolas" w:eastAsia="Times New Roman" w:hAnsi="Consolas" w:cs="Times New Roman"/>
          <w:color w:val="D4D4D4"/>
          <w:sz w:val="21"/>
          <w:szCs w:val="21"/>
          <w:lang w:val="es-AR"/>
        </w:rPr>
        <w:t>=</w:t>
      </w:r>
      <w:r w:rsidRPr="001E4CCC">
        <w:rPr>
          <w:rFonts w:ascii="Consolas" w:eastAsia="Times New Roman" w:hAnsi="Consolas" w:cs="Times New Roman"/>
          <w:color w:val="4EC9B0"/>
          <w:sz w:val="21"/>
          <w:szCs w:val="21"/>
          <w:lang w:val="es-AR"/>
        </w:rPr>
        <w:t>Aplicacion</w:t>
      </w:r>
      <w:r w:rsidRPr="001E4CCC">
        <w:rPr>
          <w:rFonts w:ascii="Consolas" w:eastAsia="Times New Roman" w:hAnsi="Consolas" w:cs="Times New Roman"/>
          <w:color w:val="D4D4D4"/>
          <w:sz w:val="21"/>
          <w:szCs w:val="21"/>
          <w:lang w:val="es-AR"/>
        </w:rPr>
        <w:t>()</w:t>
      </w:r>
    </w:p>
    <w:p w:rsidR="001E4CCC" w:rsidRPr="001E4CCC" w:rsidRDefault="001E4CCC" w:rsidP="001E4CCC">
      <w:pPr>
        <w:pStyle w:val="Heading3"/>
        <w:spacing w:before="300" w:after="150"/>
        <w:rPr>
          <w:rFonts w:ascii="Arial" w:hAnsi="Arial" w:cs="Arial"/>
          <w:b w:val="0"/>
          <w:bCs w:val="0"/>
          <w:color w:val="333333"/>
          <w:sz w:val="36"/>
          <w:szCs w:val="36"/>
          <w:lang w:val="es-AR"/>
        </w:rPr>
      </w:pPr>
      <w:r w:rsidRPr="001E4CCC">
        <w:rPr>
          <w:rFonts w:ascii="Arial" w:hAnsi="Arial" w:cs="Arial"/>
          <w:b w:val="0"/>
          <w:bCs w:val="0"/>
          <w:color w:val="333333"/>
          <w:sz w:val="36"/>
          <w:szCs w:val="36"/>
          <w:lang w:val="es-AR"/>
        </w:rPr>
        <w:lastRenderedPageBreak/>
        <w:t>Acotaciones</w:t>
      </w:r>
    </w:p>
    <w:p w:rsidR="001E4CCC" w:rsidRPr="001E4CCC" w:rsidRDefault="001E4CCC" w:rsidP="001E4CCC">
      <w:pPr>
        <w:pStyle w:val="NormalWeb"/>
        <w:spacing w:before="0" w:beforeAutospacing="0" w:after="150" w:afterAutospacing="0"/>
        <w:rPr>
          <w:rFonts w:ascii="Arial" w:hAnsi="Arial" w:cs="Arial"/>
          <w:color w:val="333333"/>
          <w:sz w:val="25"/>
          <w:szCs w:val="25"/>
          <w:lang w:val="es-AR"/>
        </w:rPr>
      </w:pPr>
      <w:r w:rsidRPr="001E4CCC">
        <w:rPr>
          <w:rFonts w:ascii="Arial" w:hAnsi="Arial" w:cs="Arial"/>
          <w:color w:val="333333"/>
          <w:sz w:val="25"/>
          <w:szCs w:val="25"/>
          <w:lang w:val="es-AR"/>
        </w:rPr>
        <w:t>Cuando trabajamos con el editor Visual Studio Code podemos navegar la referencia de variables, métodos, clases etc. presionando la tecla Control y posicionando la flecha del mouse sobre el identificar:</w:t>
      </w:r>
    </w:p>
    <w:p w:rsidR="001E4CCC" w:rsidRDefault="001E4CCC" w:rsidP="001E4CCC">
      <w:pPr>
        <w:rPr>
          <w:rFonts w:ascii="Times New Roman" w:hAnsi="Times New Roman" w:cs="Times New Roman"/>
          <w:sz w:val="24"/>
          <w:szCs w:val="24"/>
        </w:rPr>
      </w:pPr>
      <w:r>
        <w:rPr>
          <w:noProof/>
        </w:rPr>
        <w:drawing>
          <wp:inline distT="0" distB="0" distL="0" distR="0">
            <wp:extent cx="5414645" cy="4027170"/>
            <wp:effectExtent l="0" t="0" r="0" b="0"/>
            <wp:docPr id="71" name="Picture 71" descr="Navegar variables, metodos, clases en Python co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avegar variables, metodos, clases en Python con VS Cod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14645" cy="4027170"/>
                    </a:xfrm>
                    <a:prstGeom prst="rect">
                      <a:avLst/>
                    </a:prstGeom>
                    <a:noFill/>
                    <a:ln>
                      <a:noFill/>
                    </a:ln>
                  </pic:spPr>
                </pic:pic>
              </a:graphicData>
            </a:graphic>
          </wp:inline>
        </w:drawing>
      </w:r>
      <w:r>
        <w:rPr>
          <w:rFonts w:ascii="Arial" w:hAnsi="Arial" w:cs="Arial"/>
          <w:color w:val="333333"/>
          <w:sz w:val="25"/>
          <w:szCs w:val="25"/>
        </w:rPr>
        <w:br/>
      </w:r>
    </w:p>
    <w:p w:rsidR="001E4CCC" w:rsidRPr="001E4CCC" w:rsidRDefault="001E4CCC" w:rsidP="001E4CCC">
      <w:pPr>
        <w:pStyle w:val="NormalWeb"/>
        <w:spacing w:before="0" w:beforeAutospacing="0" w:after="150" w:afterAutospacing="0"/>
        <w:rPr>
          <w:rFonts w:ascii="Arial" w:hAnsi="Arial" w:cs="Arial"/>
          <w:color w:val="333333"/>
          <w:sz w:val="25"/>
          <w:szCs w:val="25"/>
          <w:lang w:val="es-AR"/>
        </w:rPr>
      </w:pPr>
      <w:r w:rsidRPr="001E4CCC">
        <w:rPr>
          <w:rFonts w:ascii="Arial" w:hAnsi="Arial" w:cs="Arial"/>
          <w:color w:val="333333"/>
          <w:sz w:val="25"/>
          <w:szCs w:val="25"/>
          <w:lang w:val="es-AR"/>
        </w:rPr>
        <w:t xml:space="preserve">Si hacemos clic luego que aparece subrayado se abre el archivo que contiene dicha </w:t>
      </w:r>
      <w:r w:rsidRPr="001E4CCC">
        <w:rPr>
          <w:rFonts w:ascii="Arial" w:hAnsi="Arial" w:cs="Arial"/>
          <w:color w:val="333333"/>
          <w:sz w:val="25"/>
          <w:szCs w:val="25"/>
          <w:lang w:val="es-AR"/>
        </w:rPr>
        <w:lastRenderedPageBreak/>
        <w:t>definición: </w:t>
      </w:r>
      <w:r>
        <w:rPr>
          <w:rFonts w:ascii="Arial" w:hAnsi="Arial" w:cs="Arial"/>
          <w:noProof/>
          <w:color w:val="333333"/>
          <w:sz w:val="25"/>
          <w:szCs w:val="25"/>
        </w:rPr>
        <w:drawing>
          <wp:inline distT="0" distB="0" distL="0" distR="0">
            <wp:extent cx="5393690" cy="3986530"/>
            <wp:effectExtent l="0" t="0" r="0" b="0"/>
            <wp:docPr id="70" name="Picture 70" descr="Navegar variables, metodos, clases en Python co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avegar variables, metodos, clases en Python con VS Cod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393690" cy="3986530"/>
                    </a:xfrm>
                    <a:prstGeom prst="rect">
                      <a:avLst/>
                    </a:prstGeom>
                    <a:noFill/>
                    <a:ln>
                      <a:noFill/>
                    </a:ln>
                  </pic:spPr>
                </pic:pic>
              </a:graphicData>
            </a:graphic>
          </wp:inline>
        </w:drawing>
      </w:r>
    </w:p>
    <w:p w:rsidR="001E4CCC" w:rsidRPr="001E4CCC" w:rsidRDefault="001E4CCC" w:rsidP="001E4CCC">
      <w:pPr>
        <w:pStyle w:val="NormalWeb"/>
        <w:spacing w:before="0" w:beforeAutospacing="0" w:after="150" w:afterAutospacing="0"/>
        <w:rPr>
          <w:rFonts w:ascii="Arial" w:hAnsi="Arial" w:cs="Arial"/>
          <w:color w:val="333333"/>
          <w:sz w:val="25"/>
          <w:szCs w:val="25"/>
          <w:lang w:val="es-AR"/>
        </w:rPr>
      </w:pPr>
      <w:r w:rsidRPr="001E4CCC">
        <w:rPr>
          <w:rFonts w:ascii="Arial" w:hAnsi="Arial" w:cs="Arial"/>
          <w:color w:val="333333"/>
          <w:sz w:val="25"/>
          <w:szCs w:val="25"/>
          <w:lang w:val="es-AR"/>
        </w:rPr>
        <w:t>Esta posibilidad de navegar el código fuente de los módulos nos puede facilitar entender su funcionamiento. Según lo visto la variable ALL del módulo tkinter almacena la cadena 'all', luego podemos escribir la eliminación de todos los gráficos con la sintaxis:</w:t>
      </w:r>
    </w:p>
    <w:p w:rsidR="001E4CCC" w:rsidRPr="001E4CCC" w:rsidRDefault="001E4CCC" w:rsidP="001E4C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1E4CCC">
        <w:rPr>
          <w:rFonts w:ascii="Consolas" w:hAnsi="Consolas"/>
          <w:color w:val="333333"/>
          <w:lang w:val="es-AR"/>
        </w:rPr>
        <w:t xml:space="preserve">    def borrar_todos(self):</w:t>
      </w:r>
    </w:p>
    <w:p w:rsidR="001E4CCC" w:rsidRPr="001E4CCC" w:rsidRDefault="001E4CCC" w:rsidP="001E4C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1E4CCC">
        <w:rPr>
          <w:rFonts w:ascii="Consolas" w:hAnsi="Consolas"/>
          <w:color w:val="333333"/>
          <w:lang w:val="es-AR"/>
        </w:rPr>
        <w:t xml:space="preserve">        self.canvas1.delete('all')</w:t>
      </w:r>
    </w:p>
    <w:p w:rsidR="00C4148A" w:rsidRPr="00C4148A" w:rsidRDefault="00C4148A" w:rsidP="00A67C10">
      <w:pPr>
        <w:rPr>
          <w:lang w:val="es-AR"/>
        </w:rPr>
      </w:pPr>
    </w:p>
    <w:p w:rsidR="00A67C10" w:rsidRDefault="00A67C10"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BD4428" w:rsidRDefault="00BD442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BD4428" w:rsidRDefault="00BD442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BD4428" w:rsidRDefault="00BD442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BD4428" w:rsidRDefault="00BD442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BD4428" w:rsidRPr="00BD4428" w:rsidRDefault="00BD4428" w:rsidP="00BD4428">
      <w:pPr>
        <w:pStyle w:val="Heading1"/>
        <w:spacing w:before="300" w:beforeAutospacing="0" w:after="150" w:afterAutospacing="0"/>
        <w:rPr>
          <w:rFonts w:ascii="Arial" w:hAnsi="Arial" w:cs="Arial"/>
          <w:b w:val="0"/>
          <w:bCs w:val="0"/>
          <w:color w:val="333333"/>
          <w:sz w:val="54"/>
          <w:szCs w:val="54"/>
          <w:lang w:val="es-AR"/>
        </w:rPr>
      </w:pPr>
      <w:r w:rsidRPr="00BD4428">
        <w:rPr>
          <w:rFonts w:ascii="Arial" w:hAnsi="Arial" w:cs="Arial"/>
          <w:b w:val="0"/>
          <w:bCs w:val="0"/>
          <w:color w:val="333333"/>
          <w:sz w:val="54"/>
          <w:szCs w:val="54"/>
          <w:lang w:val="es-AR"/>
        </w:rPr>
        <w:lastRenderedPageBreak/>
        <w:t>Canvas : desplazar una figura mediante el método move</w:t>
      </w:r>
    </w:p>
    <w:p w:rsidR="00DA6F8D" w:rsidRPr="00DA6F8D" w:rsidRDefault="00DA6F8D" w:rsidP="00DA6F8D">
      <w:pPr>
        <w:spacing w:after="150" w:line="240" w:lineRule="auto"/>
        <w:rPr>
          <w:rFonts w:ascii="Arial" w:eastAsia="Times New Roman" w:hAnsi="Arial" w:cs="Arial"/>
          <w:color w:val="333333"/>
          <w:sz w:val="25"/>
          <w:szCs w:val="25"/>
          <w:lang w:val="es-AR"/>
        </w:rPr>
      </w:pPr>
      <w:r w:rsidRPr="00DA6F8D">
        <w:rPr>
          <w:rFonts w:ascii="Arial" w:eastAsia="Times New Roman" w:hAnsi="Arial" w:cs="Arial"/>
          <w:color w:val="333333"/>
          <w:sz w:val="25"/>
          <w:szCs w:val="25"/>
          <w:lang w:val="es-AR"/>
        </w:rPr>
        <w:t>Otra situación donde tiene sentido almacenar el Id de una figura es cuando en un momento posterior queremos desplazarla a otra posición dentro del objeto Canvas.</w:t>
      </w:r>
    </w:p>
    <w:p w:rsidR="00DA6F8D" w:rsidRPr="00DA6F8D" w:rsidRDefault="00DA6F8D" w:rsidP="00DA6F8D">
      <w:pPr>
        <w:spacing w:before="300" w:after="150" w:line="240" w:lineRule="auto"/>
        <w:outlineLvl w:val="2"/>
        <w:rPr>
          <w:rFonts w:ascii="Arial" w:eastAsia="Times New Roman" w:hAnsi="Arial" w:cs="Arial"/>
          <w:color w:val="333333"/>
          <w:sz w:val="36"/>
          <w:szCs w:val="36"/>
          <w:lang w:val="es-AR"/>
        </w:rPr>
      </w:pPr>
      <w:r w:rsidRPr="00DA6F8D">
        <w:rPr>
          <w:rFonts w:ascii="Arial" w:eastAsia="Times New Roman" w:hAnsi="Arial" w:cs="Arial"/>
          <w:color w:val="333333"/>
          <w:sz w:val="36"/>
          <w:szCs w:val="36"/>
          <w:lang w:val="es-AR"/>
        </w:rPr>
        <w:t>Problema:</w:t>
      </w:r>
    </w:p>
    <w:p w:rsidR="00DA6F8D" w:rsidRPr="00DA6F8D" w:rsidRDefault="00DA6F8D" w:rsidP="00DA6F8D">
      <w:pPr>
        <w:spacing w:after="150" w:line="240" w:lineRule="auto"/>
        <w:rPr>
          <w:rFonts w:ascii="Arial" w:eastAsia="Times New Roman" w:hAnsi="Arial" w:cs="Arial"/>
          <w:color w:val="333333"/>
          <w:sz w:val="25"/>
          <w:szCs w:val="25"/>
          <w:lang w:val="es-AR"/>
        </w:rPr>
      </w:pPr>
      <w:r w:rsidRPr="00DA6F8D">
        <w:rPr>
          <w:rFonts w:ascii="Arial" w:eastAsia="Times New Roman" w:hAnsi="Arial" w:cs="Arial"/>
          <w:color w:val="333333"/>
          <w:sz w:val="25"/>
          <w:szCs w:val="25"/>
          <w:lang w:val="es-AR"/>
        </w:rPr>
        <w:t>Confeccionar un programa que que muestre un cuadrado dentro de un Canvas. Cuando se presione alguna de las teclas de flecha proceder a desplazar la figura 4 píxeles teniendo en cuenta la dirección de la tecla de flecha presionada.</w:t>
      </w:r>
    </w:p>
    <w:p w:rsidR="00DA6F8D" w:rsidRPr="00DA6F8D" w:rsidRDefault="00DA6F8D" w:rsidP="00DA6F8D">
      <w:pPr>
        <w:spacing w:after="150" w:line="240" w:lineRule="auto"/>
        <w:rPr>
          <w:rFonts w:ascii="Arial" w:eastAsia="Times New Roman" w:hAnsi="Arial" w:cs="Arial"/>
          <w:color w:val="333333"/>
          <w:sz w:val="25"/>
          <w:szCs w:val="25"/>
          <w:lang w:val="es-AR"/>
        </w:rPr>
      </w:pPr>
      <w:r w:rsidRPr="00DA6F8D">
        <w:rPr>
          <w:rFonts w:ascii="Arial" w:eastAsia="Times New Roman" w:hAnsi="Arial" w:cs="Arial"/>
          <w:color w:val="333333"/>
          <w:sz w:val="25"/>
          <w:szCs w:val="25"/>
          <w:lang w:val="es-AR"/>
        </w:rPr>
        <w:t>La interfaz visual debe ser similar a esta:</w:t>
      </w:r>
    </w:p>
    <w:p w:rsidR="00DA6F8D" w:rsidRPr="00DA6F8D" w:rsidRDefault="00DA6F8D" w:rsidP="00DA6F8D">
      <w:pPr>
        <w:spacing w:after="0" w:line="240" w:lineRule="auto"/>
        <w:rPr>
          <w:rFonts w:ascii="Times New Roman" w:eastAsia="Times New Roman" w:hAnsi="Times New Roman" w:cs="Times New Roman"/>
          <w:sz w:val="24"/>
          <w:szCs w:val="24"/>
        </w:rPr>
      </w:pPr>
      <w:r w:rsidRPr="00DA6F8D">
        <w:rPr>
          <w:rFonts w:ascii="Times New Roman" w:eastAsia="Times New Roman" w:hAnsi="Times New Roman" w:cs="Times New Roman"/>
          <w:noProof/>
          <w:sz w:val="24"/>
          <w:szCs w:val="24"/>
        </w:rPr>
        <w:drawing>
          <wp:inline distT="0" distB="0" distL="0" distR="0" wp14:anchorId="4A3E17AC" wp14:editId="4B1EF9C0">
            <wp:extent cx="5753735" cy="4150995"/>
            <wp:effectExtent l="0" t="0" r="0" b="1905"/>
            <wp:docPr id="72" name="Picture 72" descr="Canvas move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vas move i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53735" cy="4150995"/>
                    </a:xfrm>
                    <a:prstGeom prst="rect">
                      <a:avLst/>
                    </a:prstGeom>
                    <a:noFill/>
                    <a:ln>
                      <a:noFill/>
                    </a:ln>
                  </pic:spPr>
                </pic:pic>
              </a:graphicData>
            </a:graphic>
          </wp:inline>
        </w:drawing>
      </w:r>
      <w:r w:rsidRPr="00DA6F8D">
        <w:rPr>
          <w:rFonts w:ascii="Arial" w:eastAsia="Times New Roman" w:hAnsi="Arial" w:cs="Arial"/>
          <w:color w:val="333333"/>
          <w:sz w:val="25"/>
          <w:szCs w:val="25"/>
        </w:rPr>
        <w:br/>
      </w:r>
    </w:p>
    <w:p w:rsidR="00DA6F8D" w:rsidRDefault="00DA6F8D" w:rsidP="00DA6F8D">
      <w:pPr>
        <w:spacing w:before="150" w:after="150" w:line="240" w:lineRule="auto"/>
        <w:outlineLvl w:val="3"/>
        <w:rPr>
          <w:rFonts w:ascii="Arial" w:eastAsia="Times New Roman" w:hAnsi="Arial" w:cs="Arial"/>
          <w:color w:val="333333"/>
          <w:sz w:val="27"/>
          <w:szCs w:val="27"/>
        </w:rPr>
      </w:pPr>
    </w:p>
    <w:p w:rsidR="00DA6F8D" w:rsidRDefault="00DA6F8D" w:rsidP="00DA6F8D">
      <w:pPr>
        <w:spacing w:before="150" w:after="150" w:line="240" w:lineRule="auto"/>
        <w:outlineLvl w:val="3"/>
        <w:rPr>
          <w:rFonts w:ascii="Arial" w:eastAsia="Times New Roman" w:hAnsi="Arial" w:cs="Arial"/>
          <w:color w:val="333333"/>
          <w:sz w:val="27"/>
          <w:szCs w:val="27"/>
        </w:rPr>
      </w:pPr>
    </w:p>
    <w:p w:rsidR="00DA6F8D" w:rsidRPr="00014853" w:rsidRDefault="00DA6F8D" w:rsidP="006B1EA1">
      <w:pPr>
        <w:tabs>
          <w:tab w:val="center" w:pos="4419"/>
        </w:tabs>
        <w:spacing w:before="150" w:after="150" w:line="240" w:lineRule="auto"/>
        <w:outlineLvl w:val="3"/>
        <w:rPr>
          <w:rFonts w:ascii="Arial" w:eastAsia="Times New Roman" w:hAnsi="Arial" w:cs="Arial"/>
          <w:color w:val="333333"/>
          <w:sz w:val="27"/>
          <w:szCs w:val="27"/>
          <w:lang w:val="es-AR"/>
        </w:rPr>
      </w:pPr>
      <w:r w:rsidRPr="00014853">
        <w:rPr>
          <w:rFonts w:ascii="Arial" w:eastAsia="Times New Roman" w:hAnsi="Arial" w:cs="Arial"/>
          <w:color w:val="333333"/>
          <w:sz w:val="27"/>
          <w:szCs w:val="27"/>
          <w:lang w:val="es-AR"/>
        </w:rPr>
        <w:lastRenderedPageBreak/>
        <w:t>Programa: ejercicio261.py</w:t>
      </w:r>
      <w:r w:rsidR="006B1EA1" w:rsidRPr="00014853">
        <w:rPr>
          <w:rFonts w:ascii="Arial" w:eastAsia="Times New Roman" w:hAnsi="Arial" w:cs="Arial"/>
          <w:color w:val="333333"/>
          <w:sz w:val="27"/>
          <w:szCs w:val="27"/>
          <w:lang w:val="es-AR"/>
        </w:rPr>
        <w:tab/>
      </w:r>
    </w:p>
    <w:p w:rsidR="006B1EA1" w:rsidRPr="00014853" w:rsidRDefault="006B1EA1" w:rsidP="006B1EA1">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C586C0"/>
          <w:sz w:val="21"/>
          <w:szCs w:val="21"/>
          <w:lang w:val="es-AR"/>
        </w:rPr>
        <w:t>import</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4EC9B0"/>
          <w:sz w:val="21"/>
          <w:szCs w:val="21"/>
          <w:lang w:val="es-AR"/>
        </w:rPr>
        <w:t>tkinter</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C586C0"/>
          <w:sz w:val="21"/>
          <w:szCs w:val="21"/>
          <w:lang w:val="es-AR"/>
        </w:rPr>
        <w:t>as</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4EC9B0"/>
          <w:sz w:val="21"/>
          <w:szCs w:val="21"/>
          <w:lang w:val="es-AR"/>
        </w:rPr>
        <w:t>tk</w:t>
      </w:r>
    </w:p>
    <w:p w:rsidR="006B1EA1" w:rsidRPr="00014853" w:rsidRDefault="006B1EA1" w:rsidP="006B1EA1">
      <w:pPr>
        <w:shd w:val="clear" w:color="auto" w:fill="1E1E1E"/>
        <w:spacing w:after="0" w:line="285" w:lineRule="atLeast"/>
        <w:rPr>
          <w:rFonts w:ascii="Consolas" w:eastAsia="Times New Roman" w:hAnsi="Consolas" w:cs="Times New Roman"/>
          <w:color w:val="D4D4D4"/>
          <w:sz w:val="21"/>
          <w:szCs w:val="21"/>
          <w:lang w:val="es-AR"/>
        </w:rPr>
      </w:pP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569CD6"/>
          <w:sz w:val="21"/>
          <w:szCs w:val="21"/>
        </w:rPr>
        <w:t>class</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4EC9B0"/>
          <w:sz w:val="21"/>
          <w:szCs w:val="21"/>
        </w:rPr>
        <w:t>Aplicacion</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569CD6"/>
          <w:sz w:val="21"/>
          <w:szCs w:val="21"/>
        </w:rPr>
        <w:t>def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DCDCAA"/>
          <w:sz w:val="21"/>
          <w:szCs w:val="21"/>
        </w:rPr>
        <w:t>__init__</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ventana1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4EC9B0"/>
          <w:sz w:val="21"/>
          <w:szCs w:val="21"/>
        </w:rPr>
        <w:t>tk</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4EC9B0"/>
          <w:sz w:val="21"/>
          <w:szCs w:val="21"/>
        </w:rPr>
        <w:t>Tk</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4EC9B0"/>
          <w:sz w:val="21"/>
          <w:szCs w:val="21"/>
        </w:rPr>
        <w:t>tk</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4EC9B0"/>
          <w:sz w:val="21"/>
          <w:szCs w:val="21"/>
        </w:rPr>
        <w:t>Canvas</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ventana1</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width</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600</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height</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400</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background</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CE9178"/>
          <w:sz w:val="21"/>
          <w:szCs w:val="21"/>
        </w:rPr>
        <w:t>"black"</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grid</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column</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row</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cuadrado</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create_rectangle</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150</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10</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200</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B5CEA8"/>
          <w:sz w:val="21"/>
          <w:szCs w:val="21"/>
        </w:rPr>
        <w:t>60</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fill</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CE9178"/>
          <w:sz w:val="21"/>
          <w:szCs w:val="21"/>
        </w:rPr>
        <w:t>"red"</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ventana1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bind</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CE9178"/>
          <w:sz w:val="21"/>
          <w:szCs w:val="21"/>
        </w:rPr>
        <w:t>"&lt;KeyPress&gt;"</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presion_tecla</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ventana1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mainloop</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569CD6"/>
          <w:sz w:val="21"/>
          <w:szCs w:val="21"/>
        </w:rPr>
        <w:t>def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DCDCAA"/>
          <w:sz w:val="21"/>
          <w:szCs w:val="21"/>
        </w:rPr>
        <w:t>presion_tecla</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evento</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C586C0"/>
          <w:sz w:val="21"/>
          <w:szCs w:val="21"/>
        </w:rPr>
        <w:t>if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evento</w:t>
      </w:r>
      <w:r w:rsidRPr="006B1EA1">
        <w:rPr>
          <w:rFonts w:ascii="Consolas" w:eastAsia="Times New Roman" w:hAnsi="Consolas" w:cs="Times New Roman"/>
          <w:color w:val="D4D4D4"/>
          <w:sz w:val="21"/>
          <w:szCs w:val="21"/>
        </w:rPr>
        <w:t>.keysym==</w:t>
      </w:r>
      <w:r w:rsidRPr="006B1EA1">
        <w:rPr>
          <w:rFonts w:ascii="Consolas" w:eastAsia="Times New Roman" w:hAnsi="Consolas" w:cs="Times New Roman"/>
          <w:color w:val="CE9178"/>
          <w:sz w:val="21"/>
          <w:szCs w:val="21"/>
        </w:rPr>
        <w:t>'Right'</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move</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cuadrado</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4</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C586C0"/>
          <w:sz w:val="21"/>
          <w:szCs w:val="21"/>
        </w:rPr>
        <w:t>if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evento</w:t>
      </w:r>
      <w:r w:rsidRPr="006B1EA1">
        <w:rPr>
          <w:rFonts w:ascii="Consolas" w:eastAsia="Times New Roman" w:hAnsi="Consolas" w:cs="Times New Roman"/>
          <w:color w:val="D4D4D4"/>
          <w:sz w:val="21"/>
          <w:szCs w:val="21"/>
        </w:rPr>
        <w:t>.keysym==</w:t>
      </w:r>
      <w:r w:rsidRPr="006B1EA1">
        <w:rPr>
          <w:rFonts w:ascii="Consolas" w:eastAsia="Times New Roman" w:hAnsi="Consolas" w:cs="Times New Roman"/>
          <w:color w:val="CE9178"/>
          <w:sz w:val="21"/>
          <w:szCs w:val="21"/>
        </w:rPr>
        <w:t>'Left'</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move</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cuadrado</w:t>
      </w:r>
      <w:r w:rsidRPr="006B1EA1">
        <w:rPr>
          <w:rFonts w:ascii="Consolas" w:eastAsia="Times New Roman" w:hAnsi="Consolas" w:cs="Times New Roman"/>
          <w:color w:val="D4D4D4"/>
          <w:sz w:val="21"/>
          <w:szCs w:val="21"/>
        </w:rPr>
        <w:t>, -</w:t>
      </w:r>
      <w:r w:rsidRPr="006B1EA1">
        <w:rPr>
          <w:rFonts w:ascii="Consolas" w:eastAsia="Times New Roman" w:hAnsi="Consolas" w:cs="Times New Roman"/>
          <w:color w:val="B5CEA8"/>
          <w:sz w:val="21"/>
          <w:szCs w:val="21"/>
        </w:rPr>
        <w:t>4</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C586C0"/>
          <w:sz w:val="21"/>
          <w:szCs w:val="21"/>
        </w:rPr>
        <w:t>if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evento</w:t>
      </w:r>
      <w:r w:rsidRPr="006B1EA1">
        <w:rPr>
          <w:rFonts w:ascii="Consolas" w:eastAsia="Times New Roman" w:hAnsi="Consolas" w:cs="Times New Roman"/>
          <w:color w:val="D4D4D4"/>
          <w:sz w:val="21"/>
          <w:szCs w:val="21"/>
        </w:rPr>
        <w:t>.keysym==</w:t>
      </w:r>
      <w:r w:rsidRPr="006B1EA1">
        <w:rPr>
          <w:rFonts w:ascii="Consolas" w:eastAsia="Times New Roman" w:hAnsi="Consolas" w:cs="Times New Roman"/>
          <w:color w:val="CE9178"/>
          <w:sz w:val="21"/>
          <w:szCs w:val="21"/>
        </w:rPr>
        <w:t>'Down'</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move</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cuadrado</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4</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C586C0"/>
          <w:sz w:val="21"/>
          <w:szCs w:val="21"/>
        </w:rPr>
        <w:t>if</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evento</w:t>
      </w:r>
      <w:r w:rsidRPr="006B1EA1">
        <w:rPr>
          <w:rFonts w:ascii="Consolas" w:eastAsia="Times New Roman" w:hAnsi="Consolas" w:cs="Times New Roman"/>
          <w:color w:val="D4D4D4"/>
          <w:sz w:val="21"/>
          <w:szCs w:val="21"/>
        </w:rPr>
        <w:t>.keysym==</w:t>
      </w:r>
      <w:r w:rsidRPr="006B1EA1">
        <w:rPr>
          <w:rFonts w:ascii="Consolas" w:eastAsia="Times New Roman" w:hAnsi="Consolas" w:cs="Times New Roman"/>
          <w:color w:val="CE9178"/>
          <w:sz w:val="21"/>
          <w:szCs w:val="21"/>
        </w:rPr>
        <w:t>'Up'</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canvas1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DCDCAA"/>
          <w:sz w:val="21"/>
          <w:szCs w:val="21"/>
        </w:rPr>
        <w:t>move</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self</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9CDCFE"/>
          <w:sz w:val="21"/>
          <w:szCs w:val="21"/>
        </w:rPr>
        <w:t>cuadrado</w:t>
      </w:r>
      <w:r w:rsidRPr="006B1EA1">
        <w:rPr>
          <w:rFonts w:ascii="Consolas" w:eastAsia="Times New Roman" w:hAnsi="Consolas" w:cs="Times New Roman"/>
          <w:color w:val="D4D4D4"/>
          <w:sz w:val="21"/>
          <w:szCs w:val="21"/>
        </w:rPr>
        <w:t xml:space="preserve">, </w:t>
      </w:r>
      <w:r w:rsidRPr="006B1EA1">
        <w:rPr>
          <w:rFonts w:ascii="Consolas" w:eastAsia="Times New Roman" w:hAnsi="Consolas" w:cs="Times New Roman"/>
          <w:color w:val="B5CEA8"/>
          <w:sz w:val="21"/>
          <w:szCs w:val="21"/>
        </w:rPr>
        <w:t>0</w:t>
      </w:r>
      <w:r w:rsidRPr="006B1EA1">
        <w:rPr>
          <w:rFonts w:ascii="Consolas" w:eastAsia="Times New Roman" w:hAnsi="Consolas" w:cs="Times New Roman"/>
          <w:color w:val="D4D4D4"/>
          <w:sz w:val="21"/>
          <w:szCs w:val="21"/>
        </w:rPr>
        <w:t>, -</w:t>
      </w:r>
      <w:r w:rsidRPr="006B1EA1">
        <w:rPr>
          <w:rFonts w:ascii="Consolas" w:eastAsia="Times New Roman" w:hAnsi="Consolas" w:cs="Times New Roman"/>
          <w:color w:val="B5CEA8"/>
          <w:sz w:val="21"/>
          <w:szCs w:val="21"/>
        </w:rPr>
        <w:t>4</w:t>
      </w:r>
      <w:r w:rsidRPr="006B1EA1">
        <w:rPr>
          <w:rFonts w:ascii="Consolas" w:eastAsia="Times New Roman" w:hAnsi="Consolas" w:cs="Times New Roman"/>
          <w:color w:val="D4D4D4"/>
          <w:sz w:val="21"/>
          <w:szCs w:val="21"/>
        </w:rPr>
        <w:t>)</w:t>
      </w:r>
    </w:p>
    <w:p w:rsidR="006B1EA1" w:rsidRPr="006B1EA1" w:rsidRDefault="006B1EA1" w:rsidP="006B1EA1">
      <w:pPr>
        <w:shd w:val="clear" w:color="auto" w:fill="1E1E1E"/>
        <w:spacing w:after="240" w:line="285" w:lineRule="atLeast"/>
        <w:rPr>
          <w:rFonts w:ascii="Consolas" w:eastAsia="Times New Roman" w:hAnsi="Consolas" w:cs="Times New Roman"/>
          <w:color w:val="D4D4D4"/>
          <w:sz w:val="21"/>
          <w:szCs w:val="21"/>
        </w:rPr>
      </w:pPr>
    </w:p>
    <w:p w:rsidR="006B1EA1" w:rsidRPr="006B1EA1" w:rsidRDefault="006B1EA1" w:rsidP="006B1EA1">
      <w:pPr>
        <w:shd w:val="clear" w:color="auto" w:fill="1E1E1E"/>
        <w:spacing w:after="0" w:line="285" w:lineRule="atLeast"/>
        <w:rPr>
          <w:rFonts w:ascii="Consolas" w:eastAsia="Times New Roman" w:hAnsi="Consolas" w:cs="Times New Roman"/>
          <w:color w:val="D4D4D4"/>
          <w:sz w:val="21"/>
          <w:szCs w:val="21"/>
        </w:rPr>
      </w:pPr>
      <w:r w:rsidRPr="006B1EA1">
        <w:rPr>
          <w:rFonts w:ascii="Consolas" w:eastAsia="Times New Roman" w:hAnsi="Consolas" w:cs="Times New Roman"/>
          <w:color w:val="9CDCFE"/>
          <w:sz w:val="21"/>
          <w:szCs w:val="21"/>
        </w:rPr>
        <w:t>aplicacion1</w:t>
      </w:r>
      <w:r w:rsidRPr="006B1EA1">
        <w:rPr>
          <w:rFonts w:ascii="Consolas" w:eastAsia="Times New Roman" w:hAnsi="Consolas" w:cs="Times New Roman"/>
          <w:color w:val="D4D4D4"/>
          <w:sz w:val="21"/>
          <w:szCs w:val="21"/>
        </w:rPr>
        <w:t>=</w:t>
      </w:r>
      <w:r w:rsidRPr="006B1EA1">
        <w:rPr>
          <w:rFonts w:ascii="Consolas" w:eastAsia="Times New Roman" w:hAnsi="Consolas" w:cs="Times New Roman"/>
          <w:color w:val="4EC9B0"/>
          <w:sz w:val="21"/>
          <w:szCs w:val="21"/>
        </w:rPr>
        <w:t>Aplicacion</w:t>
      </w:r>
      <w:r w:rsidRPr="006B1EA1">
        <w:rPr>
          <w:rFonts w:ascii="Consolas" w:eastAsia="Times New Roman" w:hAnsi="Consolas" w:cs="Times New Roman"/>
          <w:color w:val="D4D4D4"/>
          <w:sz w:val="21"/>
          <w:szCs w:val="21"/>
        </w:rPr>
        <w:t>()</w:t>
      </w:r>
    </w:p>
    <w:p w:rsidR="006B1EA1" w:rsidRPr="00DA6F8D" w:rsidRDefault="006B1EA1" w:rsidP="006B1EA1">
      <w:pPr>
        <w:tabs>
          <w:tab w:val="center" w:pos="4419"/>
        </w:tabs>
        <w:spacing w:before="150" w:after="150" w:line="240" w:lineRule="auto"/>
        <w:outlineLvl w:val="3"/>
        <w:rPr>
          <w:rFonts w:ascii="Arial" w:eastAsia="Times New Roman" w:hAnsi="Arial" w:cs="Arial"/>
          <w:color w:val="333333"/>
          <w:sz w:val="27"/>
          <w:szCs w:val="27"/>
        </w:rPr>
      </w:pPr>
    </w:p>
    <w:p w:rsidR="006B1EA1" w:rsidRPr="006B1EA1" w:rsidRDefault="006B1EA1" w:rsidP="006B1EA1">
      <w:pPr>
        <w:spacing w:before="300" w:after="150" w:line="240" w:lineRule="auto"/>
        <w:outlineLvl w:val="1"/>
        <w:rPr>
          <w:rFonts w:ascii="Arial" w:eastAsia="Times New Roman" w:hAnsi="Arial" w:cs="Arial"/>
          <w:color w:val="333333"/>
          <w:sz w:val="45"/>
          <w:szCs w:val="45"/>
        </w:rPr>
      </w:pPr>
      <w:r w:rsidRPr="006B1EA1">
        <w:rPr>
          <w:rFonts w:ascii="Arial" w:eastAsia="Times New Roman" w:hAnsi="Arial" w:cs="Arial"/>
          <w:color w:val="333333"/>
          <w:sz w:val="45"/>
          <w:szCs w:val="45"/>
        </w:rPr>
        <w:t>Problema propuesto</w:t>
      </w:r>
    </w:p>
    <w:p w:rsidR="006B1EA1" w:rsidRPr="006B1EA1" w:rsidRDefault="006B1EA1" w:rsidP="006B1EA1">
      <w:pPr>
        <w:numPr>
          <w:ilvl w:val="0"/>
          <w:numId w:val="71"/>
        </w:numPr>
        <w:spacing w:before="100" w:beforeAutospacing="1" w:after="240" w:line="240" w:lineRule="auto"/>
        <w:rPr>
          <w:rFonts w:ascii="Arial" w:eastAsia="Times New Roman" w:hAnsi="Arial" w:cs="Arial"/>
          <w:color w:val="333333"/>
          <w:sz w:val="25"/>
          <w:szCs w:val="25"/>
          <w:lang w:val="es-AR"/>
        </w:rPr>
      </w:pPr>
      <w:r w:rsidRPr="006B1EA1">
        <w:rPr>
          <w:rFonts w:ascii="Arial" w:eastAsia="Times New Roman" w:hAnsi="Arial" w:cs="Arial"/>
          <w:color w:val="333333"/>
          <w:sz w:val="25"/>
          <w:szCs w:val="25"/>
          <w:lang w:val="es-AR"/>
        </w:rPr>
        <w:t>Modificar el problema que desplaza un cuadrado con las teclas de flechas de tal modo que la figura no pueda salir del espacio definido para el Canvas.</w:t>
      </w:r>
      <w:r w:rsidRPr="006B1EA1">
        <w:rPr>
          <w:rFonts w:ascii="Arial" w:eastAsia="Times New Roman" w:hAnsi="Arial" w:cs="Arial"/>
          <w:color w:val="333333"/>
          <w:sz w:val="25"/>
          <w:szCs w:val="25"/>
          <w:lang w:val="es-AR"/>
        </w:rPr>
        <w:br/>
        <w:t>Para saber la posición actual de una figura la clase Canvas cuenta con el método 'coords':</w:t>
      </w:r>
    </w:p>
    <w:p w:rsidR="006B1EA1" w:rsidRPr="00014853" w:rsidRDefault="006B1EA1" w:rsidP="006B1EA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014853">
        <w:rPr>
          <w:rFonts w:ascii="Courier" w:eastAsia="Times New Roman" w:hAnsi="Courier" w:cs="Courier New"/>
          <w:color w:val="333333"/>
          <w:sz w:val="20"/>
          <w:szCs w:val="20"/>
          <w:lang w:val="es-AR"/>
        </w:rPr>
        <w:br/>
      </w:r>
    </w:p>
    <w:p w:rsidR="006B1EA1" w:rsidRPr="006B1EA1" w:rsidRDefault="006B1EA1" w:rsidP="006B1EA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6B1EA1">
        <w:rPr>
          <w:rFonts w:ascii="Courier" w:eastAsia="Times New Roman" w:hAnsi="Courier" w:cs="Courier New"/>
          <w:color w:val="333333"/>
          <w:sz w:val="20"/>
          <w:szCs w:val="20"/>
          <w:lang w:val="es-AR"/>
        </w:rPr>
        <w:t>ejercicio262.py</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r w:rsidRPr="00EE7912">
        <w:rPr>
          <w:rFonts w:ascii="Consolas" w:eastAsia="Times New Roman" w:hAnsi="Consolas" w:cs="Times New Roman"/>
          <w:color w:val="C586C0"/>
          <w:sz w:val="21"/>
          <w:szCs w:val="21"/>
          <w:lang w:val="es-AR"/>
        </w:rPr>
        <w:t>import</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4EC9B0"/>
          <w:sz w:val="21"/>
          <w:szCs w:val="21"/>
          <w:lang w:val="es-AR"/>
        </w:rPr>
        <w:t>tkinter</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C586C0"/>
          <w:sz w:val="21"/>
          <w:szCs w:val="21"/>
          <w:lang w:val="es-AR"/>
        </w:rPr>
        <w:t>as</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4EC9B0"/>
          <w:sz w:val="21"/>
          <w:szCs w:val="21"/>
          <w:lang w:val="es-AR"/>
        </w:rPr>
        <w:t>tk</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569CD6"/>
          <w:sz w:val="21"/>
          <w:szCs w:val="21"/>
        </w:rPr>
        <w:t>class</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4EC9B0"/>
          <w:sz w:val="21"/>
          <w:szCs w:val="21"/>
        </w:rPr>
        <w:t>Aplicacion</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lastRenderedPageBreak/>
        <w:t xml:space="preserve">    </w:t>
      </w:r>
      <w:r w:rsidRPr="00EE7912">
        <w:rPr>
          <w:rFonts w:ascii="Consolas" w:eastAsia="Times New Roman" w:hAnsi="Consolas" w:cs="Times New Roman"/>
          <w:color w:val="569CD6"/>
          <w:sz w:val="21"/>
          <w:szCs w:val="21"/>
        </w:rPr>
        <w:t>def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DCDCAA"/>
          <w:sz w:val="21"/>
          <w:szCs w:val="21"/>
        </w:rPr>
        <w:t>__init__</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ventana1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4EC9B0"/>
          <w:sz w:val="21"/>
          <w:szCs w:val="21"/>
        </w:rPr>
        <w:t>tk</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4EC9B0"/>
          <w:sz w:val="21"/>
          <w:szCs w:val="21"/>
        </w:rPr>
        <w:t>Tk</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4EC9B0"/>
          <w:sz w:val="21"/>
          <w:szCs w:val="21"/>
        </w:rPr>
        <w:t>tk</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4EC9B0"/>
          <w:sz w:val="21"/>
          <w:szCs w:val="21"/>
        </w:rPr>
        <w:t>Canvas</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ventana1</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width</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600</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height</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400</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background</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CE9178"/>
          <w:sz w:val="21"/>
          <w:szCs w:val="21"/>
        </w:rPr>
        <w:t>"black"</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grid</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column</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row</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cuadrado</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create_rectangle</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150</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10</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200</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60</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fill</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CE9178"/>
          <w:sz w:val="21"/>
          <w:szCs w:val="21"/>
        </w:rPr>
        <w:t>"red"</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ventana1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bind</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CE9178"/>
          <w:sz w:val="21"/>
          <w:szCs w:val="21"/>
        </w:rPr>
        <w:t>"&lt;KeyPress&gt;"</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presion_tecla</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ventana1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mainloop</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569CD6"/>
          <w:sz w:val="21"/>
          <w:szCs w:val="21"/>
        </w:rPr>
        <w:t>def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DCDCAA"/>
          <w:sz w:val="21"/>
          <w:szCs w:val="21"/>
        </w:rPr>
        <w:t>presion_tecla</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evento</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lang w:val="es-AR"/>
        </w:rPr>
        <w:t>x1</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9CDCFE"/>
          <w:sz w:val="21"/>
          <w:szCs w:val="21"/>
          <w:lang w:val="es-AR"/>
        </w:rPr>
        <w:t>y1</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9CDCFE"/>
          <w:sz w:val="21"/>
          <w:szCs w:val="21"/>
          <w:lang w:val="es-AR"/>
        </w:rPr>
        <w:t>x2</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9CDCFE"/>
          <w:sz w:val="21"/>
          <w:szCs w:val="21"/>
          <w:lang w:val="es-AR"/>
        </w:rPr>
        <w:t>y2</w:t>
      </w:r>
      <w:r w:rsidRPr="00EE7912">
        <w:rPr>
          <w:rFonts w:ascii="Consolas" w:eastAsia="Times New Roman" w:hAnsi="Consolas" w:cs="Times New Roman"/>
          <w:color w:val="D4D4D4"/>
          <w:sz w:val="21"/>
          <w:szCs w:val="21"/>
          <w:lang w:val="es-AR"/>
        </w:rPr>
        <w:t xml:space="preserve"> = </w:t>
      </w:r>
      <w:r w:rsidRPr="00EE7912">
        <w:rPr>
          <w:rFonts w:ascii="Consolas" w:eastAsia="Times New Roman" w:hAnsi="Consolas" w:cs="Times New Roman"/>
          <w:color w:val="9CDCFE"/>
          <w:sz w:val="21"/>
          <w:szCs w:val="21"/>
          <w:lang w:val="es-AR"/>
        </w:rPr>
        <w:t>self</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canvas1</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DCDCAA"/>
          <w:sz w:val="21"/>
          <w:szCs w:val="21"/>
          <w:lang w:val="es-AR"/>
        </w:rPr>
        <w:t>coords</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self</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cuadrado</w:t>
      </w:r>
      <w:r w:rsidRPr="00EE7912">
        <w:rPr>
          <w:rFonts w:ascii="Consolas" w:eastAsia="Times New Roman" w:hAnsi="Consolas" w:cs="Times New Roman"/>
          <w:color w:val="D4D4D4"/>
          <w:sz w:val="21"/>
          <w:szCs w:val="21"/>
          <w:lang w:val="es-AR"/>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evento</w:t>
      </w:r>
      <w:r w:rsidRPr="00EE7912">
        <w:rPr>
          <w:rFonts w:ascii="Consolas" w:eastAsia="Times New Roman" w:hAnsi="Consolas" w:cs="Times New Roman"/>
          <w:color w:val="D4D4D4"/>
          <w:sz w:val="21"/>
          <w:szCs w:val="21"/>
        </w:rPr>
        <w:t>.keysym==</w:t>
      </w:r>
      <w:r w:rsidRPr="00EE7912">
        <w:rPr>
          <w:rFonts w:ascii="Consolas" w:eastAsia="Times New Roman" w:hAnsi="Consolas" w:cs="Times New Roman"/>
          <w:color w:val="CE9178"/>
          <w:sz w:val="21"/>
          <w:szCs w:val="21"/>
        </w:rPr>
        <w:t>'Right'</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x2</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&lt;=</w:t>
      </w:r>
      <w:r w:rsidRPr="00EE7912">
        <w:rPr>
          <w:rFonts w:ascii="Consolas" w:eastAsia="Times New Roman" w:hAnsi="Consolas" w:cs="Times New Roman"/>
          <w:color w:val="B5CEA8"/>
          <w:sz w:val="21"/>
          <w:szCs w:val="21"/>
        </w:rPr>
        <w:t>600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move</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cuadrado</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evento</w:t>
      </w:r>
      <w:r w:rsidRPr="00EE7912">
        <w:rPr>
          <w:rFonts w:ascii="Consolas" w:eastAsia="Times New Roman" w:hAnsi="Consolas" w:cs="Times New Roman"/>
          <w:color w:val="D4D4D4"/>
          <w:sz w:val="21"/>
          <w:szCs w:val="21"/>
        </w:rPr>
        <w:t>.keysym==</w:t>
      </w:r>
      <w:r w:rsidRPr="00EE7912">
        <w:rPr>
          <w:rFonts w:ascii="Consolas" w:eastAsia="Times New Roman" w:hAnsi="Consolas" w:cs="Times New Roman"/>
          <w:color w:val="CE9178"/>
          <w:sz w:val="21"/>
          <w:szCs w:val="21"/>
        </w:rPr>
        <w:t>'Left'</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x1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&gt;=</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move</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cuadrado</w:t>
      </w:r>
      <w:r w:rsidRPr="00EE7912">
        <w:rPr>
          <w:rFonts w:ascii="Consolas" w:eastAsia="Times New Roman" w:hAnsi="Consolas" w:cs="Times New Roman"/>
          <w:color w:val="D4D4D4"/>
          <w:sz w:val="21"/>
          <w:szCs w:val="21"/>
        </w:rPr>
        <w:t>, -</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evento</w:t>
      </w:r>
      <w:r w:rsidRPr="00EE7912">
        <w:rPr>
          <w:rFonts w:ascii="Consolas" w:eastAsia="Times New Roman" w:hAnsi="Consolas" w:cs="Times New Roman"/>
          <w:color w:val="D4D4D4"/>
          <w:sz w:val="21"/>
          <w:szCs w:val="21"/>
        </w:rPr>
        <w:t>.keysym==</w:t>
      </w:r>
      <w:r w:rsidRPr="00EE7912">
        <w:rPr>
          <w:rFonts w:ascii="Consolas" w:eastAsia="Times New Roman" w:hAnsi="Consolas" w:cs="Times New Roman"/>
          <w:color w:val="CE9178"/>
          <w:sz w:val="21"/>
          <w:szCs w:val="21"/>
        </w:rPr>
        <w:t>'Down'</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y2</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&lt;=</w:t>
      </w:r>
      <w:r w:rsidRPr="00EE7912">
        <w:rPr>
          <w:rFonts w:ascii="Consolas" w:eastAsia="Times New Roman" w:hAnsi="Consolas" w:cs="Times New Roman"/>
          <w:color w:val="B5CEA8"/>
          <w:sz w:val="21"/>
          <w:szCs w:val="21"/>
        </w:rPr>
        <w:t>400</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canvas1</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DCDCAA"/>
          <w:sz w:val="21"/>
          <w:szCs w:val="21"/>
        </w:rPr>
        <w:t>move</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self</w:t>
      </w:r>
      <w:r w:rsidRPr="00EE7912">
        <w:rPr>
          <w:rFonts w:ascii="Consolas" w:eastAsia="Times New Roman" w:hAnsi="Consolas" w:cs="Times New Roman"/>
          <w:color w:val="D4D4D4"/>
          <w:sz w:val="21"/>
          <w:szCs w:val="21"/>
        </w:rPr>
        <w:t>.</w:t>
      </w:r>
      <w:r w:rsidRPr="00EE7912">
        <w:rPr>
          <w:rFonts w:ascii="Consolas" w:eastAsia="Times New Roman" w:hAnsi="Consolas" w:cs="Times New Roman"/>
          <w:color w:val="9CDCFE"/>
          <w:sz w:val="21"/>
          <w:szCs w:val="21"/>
        </w:rPr>
        <w:t>cuadrado</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B5CEA8"/>
          <w:sz w:val="21"/>
          <w:szCs w:val="21"/>
        </w:rPr>
        <w:t>0</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B5CEA8"/>
          <w:sz w:val="21"/>
          <w:szCs w:val="21"/>
        </w:rPr>
        <w:t>4</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rPr>
        <w:t>if</w:t>
      </w: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9CDCFE"/>
          <w:sz w:val="21"/>
          <w:szCs w:val="21"/>
        </w:rPr>
        <w:t>evento</w:t>
      </w:r>
      <w:r w:rsidRPr="00EE7912">
        <w:rPr>
          <w:rFonts w:ascii="Consolas" w:eastAsia="Times New Roman" w:hAnsi="Consolas" w:cs="Times New Roman"/>
          <w:color w:val="D4D4D4"/>
          <w:sz w:val="21"/>
          <w:szCs w:val="21"/>
        </w:rPr>
        <w:t>.keysym==</w:t>
      </w:r>
      <w:r w:rsidRPr="00EE7912">
        <w:rPr>
          <w:rFonts w:ascii="Consolas" w:eastAsia="Times New Roman" w:hAnsi="Consolas" w:cs="Times New Roman"/>
          <w:color w:val="CE9178"/>
          <w:sz w:val="21"/>
          <w:szCs w:val="21"/>
        </w:rPr>
        <w:t>'Up'</w:t>
      </w:r>
      <w:r w:rsidRPr="00EE7912">
        <w:rPr>
          <w:rFonts w:ascii="Consolas" w:eastAsia="Times New Roman" w:hAnsi="Consolas" w:cs="Times New Roman"/>
          <w:color w:val="D4D4D4"/>
          <w:sz w:val="21"/>
          <w:szCs w:val="21"/>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r w:rsidRPr="00EE7912">
        <w:rPr>
          <w:rFonts w:ascii="Consolas" w:eastAsia="Times New Roman" w:hAnsi="Consolas" w:cs="Times New Roman"/>
          <w:color w:val="D4D4D4"/>
          <w:sz w:val="21"/>
          <w:szCs w:val="21"/>
        </w:rPr>
        <w:t xml:space="preserve">            </w:t>
      </w:r>
      <w:r w:rsidRPr="00EE7912">
        <w:rPr>
          <w:rFonts w:ascii="Consolas" w:eastAsia="Times New Roman" w:hAnsi="Consolas" w:cs="Times New Roman"/>
          <w:color w:val="C586C0"/>
          <w:sz w:val="21"/>
          <w:szCs w:val="21"/>
          <w:lang w:val="es-AR"/>
        </w:rPr>
        <w:t>if</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9CDCFE"/>
          <w:sz w:val="21"/>
          <w:szCs w:val="21"/>
          <w:lang w:val="es-AR"/>
        </w:rPr>
        <w:t>y1</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B5CEA8"/>
          <w:sz w:val="21"/>
          <w:szCs w:val="21"/>
          <w:lang w:val="es-AR"/>
        </w:rPr>
        <w:t>4</w:t>
      </w:r>
      <w:r w:rsidRPr="00EE7912">
        <w:rPr>
          <w:rFonts w:ascii="Consolas" w:eastAsia="Times New Roman" w:hAnsi="Consolas" w:cs="Times New Roman"/>
          <w:color w:val="D4D4D4"/>
          <w:sz w:val="21"/>
          <w:szCs w:val="21"/>
          <w:lang w:val="es-AR"/>
        </w:rPr>
        <w:t>&gt;=</w:t>
      </w:r>
      <w:r w:rsidRPr="00EE7912">
        <w:rPr>
          <w:rFonts w:ascii="Consolas" w:eastAsia="Times New Roman" w:hAnsi="Consolas" w:cs="Times New Roman"/>
          <w:color w:val="B5CEA8"/>
          <w:sz w:val="21"/>
          <w:szCs w:val="21"/>
          <w:lang w:val="es-AR"/>
        </w:rPr>
        <w:t>0</w:t>
      </w:r>
      <w:r w:rsidRPr="00EE7912">
        <w:rPr>
          <w:rFonts w:ascii="Consolas" w:eastAsia="Times New Roman" w:hAnsi="Consolas" w:cs="Times New Roman"/>
          <w:color w:val="D4D4D4"/>
          <w:sz w:val="21"/>
          <w:szCs w:val="21"/>
          <w:lang w:val="es-AR"/>
        </w:rPr>
        <w:t>:</w:t>
      </w: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9CDCFE"/>
          <w:sz w:val="21"/>
          <w:szCs w:val="21"/>
          <w:lang w:val="es-AR"/>
        </w:rPr>
        <w:t>self</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canvas1</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DCDCAA"/>
          <w:sz w:val="21"/>
          <w:szCs w:val="21"/>
          <w:lang w:val="es-AR"/>
        </w:rPr>
        <w:t>move</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self</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9CDCFE"/>
          <w:sz w:val="21"/>
          <w:szCs w:val="21"/>
          <w:lang w:val="es-AR"/>
        </w:rPr>
        <w:t>cuadrado</w:t>
      </w:r>
      <w:r w:rsidRPr="00EE7912">
        <w:rPr>
          <w:rFonts w:ascii="Consolas" w:eastAsia="Times New Roman" w:hAnsi="Consolas" w:cs="Times New Roman"/>
          <w:color w:val="D4D4D4"/>
          <w:sz w:val="21"/>
          <w:szCs w:val="21"/>
          <w:lang w:val="es-AR"/>
        </w:rPr>
        <w:t xml:space="preserve">, </w:t>
      </w:r>
      <w:r w:rsidRPr="00EE7912">
        <w:rPr>
          <w:rFonts w:ascii="Consolas" w:eastAsia="Times New Roman" w:hAnsi="Consolas" w:cs="Times New Roman"/>
          <w:color w:val="B5CEA8"/>
          <w:sz w:val="21"/>
          <w:szCs w:val="21"/>
          <w:lang w:val="es-AR"/>
        </w:rPr>
        <w:t>0</w:t>
      </w:r>
      <w:r w:rsidRPr="00EE7912">
        <w:rPr>
          <w:rFonts w:ascii="Consolas" w:eastAsia="Times New Roman" w:hAnsi="Consolas" w:cs="Times New Roman"/>
          <w:color w:val="D4D4D4"/>
          <w:sz w:val="21"/>
          <w:szCs w:val="21"/>
          <w:lang w:val="es-AR"/>
        </w:rPr>
        <w:t>, -</w:t>
      </w:r>
      <w:r w:rsidRPr="00EE7912">
        <w:rPr>
          <w:rFonts w:ascii="Consolas" w:eastAsia="Times New Roman" w:hAnsi="Consolas" w:cs="Times New Roman"/>
          <w:color w:val="B5CEA8"/>
          <w:sz w:val="21"/>
          <w:szCs w:val="21"/>
          <w:lang w:val="es-AR"/>
        </w:rPr>
        <w:t>4</w:t>
      </w:r>
      <w:r w:rsidRPr="00EE7912">
        <w:rPr>
          <w:rFonts w:ascii="Consolas" w:eastAsia="Times New Roman" w:hAnsi="Consolas" w:cs="Times New Roman"/>
          <w:color w:val="D4D4D4"/>
          <w:sz w:val="21"/>
          <w:szCs w:val="21"/>
          <w:lang w:val="es-AR"/>
        </w:rPr>
        <w:t>)</w:t>
      </w:r>
    </w:p>
    <w:p w:rsidR="00EE7912" w:rsidRPr="00EE7912" w:rsidRDefault="00EE7912" w:rsidP="00EE7912">
      <w:pPr>
        <w:shd w:val="clear" w:color="auto" w:fill="1E1E1E"/>
        <w:spacing w:after="240" w:line="285" w:lineRule="atLeast"/>
        <w:rPr>
          <w:rFonts w:ascii="Consolas" w:eastAsia="Times New Roman" w:hAnsi="Consolas" w:cs="Times New Roman"/>
          <w:color w:val="D4D4D4"/>
          <w:sz w:val="21"/>
          <w:szCs w:val="21"/>
          <w:lang w:val="es-AR"/>
        </w:rPr>
      </w:pPr>
    </w:p>
    <w:p w:rsidR="00EE7912" w:rsidRPr="00EE7912" w:rsidRDefault="00EE7912" w:rsidP="00EE7912">
      <w:pPr>
        <w:shd w:val="clear" w:color="auto" w:fill="1E1E1E"/>
        <w:spacing w:after="0" w:line="285" w:lineRule="atLeast"/>
        <w:rPr>
          <w:rFonts w:ascii="Consolas" w:eastAsia="Times New Roman" w:hAnsi="Consolas" w:cs="Times New Roman"/>
          <w:color w:val="D4D4D4"/>
          <w:sz w:val="21"/>
          <w:szCs w:val="21"/>
          <w:lang w:val="es-AR"/>
        </w:rPr>
      </w:pPr>
      <w:r w:rsidRPr="00EE7912">
        <w:rPr>
          <w:rFonts w:ascii="Consolas" w:eastAsia="Times New Roman" w:hAnsi="Consolas" w:cs="Times New Roman"/>
          <w:color w:val="9CDCFE"/>
          <w:sz w:val="21"/>
          <w:szCs w:val="21"/>
          <w:lang w:val="es-AR"/>
        </w:rPr>
        <w:t>aplicacion1</w:t>
      </w:r>
      <w:r w:rsidRPr="00EE7912">
        <w:rPr>
          <w:rFonts w:ascii="Consolas" w:eastAsia="Times New Roman" w:hAnsi="Consolas" w:cs="Times New Roman"/>
          <w:color w:val="D4D4D4"/>
          <w:sz w:val="21"/>
          <w:szCs w:val="21"/>
          <w:lang w:val="es-AR"/>
        </w:rPr>
        <w:t>=</w:t>
      </w:r>
      <w:r w:rsidRPr="00EE7912">
        <w:rPr>
          <w:rFonts w:ascii="Consolas" w:eastAsia="Times New Roman" w:hAnsi="Consolas" w:cs="Times New Roman"/>
          <w:color w:val="4EC9B0"/>
          <w:sz w:val="21"/>
          <w:szCs w:val="21"/>
          <w:lang w:val="es-AR"/>
        </w:rPr>
        <w:t>Aplicacion</w:t>
      </w:r>
      <w:r w:rsidRPr="00EE7912">
        <w:rPr>
          <w:rFonts w:ascii="Consolas" w:eastAsia="Times New Roman" w:hAnsi="Consolas" w:cs="Times New Roman"/>
          <w:color w:val="D4D4D4"/>
          <w:sz w:val="21"/>
          <w:szCs w:val="21"/>
          <w:lang w:val="es-AR"/>
        </w:rPr>
        <w:t>()</w:t>
      </w:r>
    </w:p>
    <w:p w:rsidR="00BD4428" w:rsidRDefault="00BD442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EE7912" w:rsidRPr="00ED5433" w:rsidRDefault="00EE7912" w:rsidP="00EE7912">
      <w:pPr>
        <w:pStyle w:val="Heading1"/>
        <w:spacing w:before="300" w:beforeAutospacing="0" w:after="150" w:afterAutospacing="0"/>
        <w:rPr>
          <w:rFonts w:ascii="Arial" w:hAnsi="Arial" w:cs="Arial"/>
          <w:b w:val="0"/>
          <w:bCs w:val="0"/>
          <w:color w:val="333333"/>
          <w:sz w:val="54"/>
          <w:szCs w:val="54"/>
          <w:lang w:val="es-AR"/>
        </w:rPr>
      </w:pPr>
      <w:r w:rsidRPr="00ED5433">
        <w:rPr>
          <w:rFonts w:ascii="Arial" w:hAnsi="Arial" w:cs="Arial"/>
          <w:b w:val="0"/>
          <w:bCs w:val="0"/>
          <w:color w:val="333333"/>
          <w:sz w:val="54"/>
          <w:szCs w:val="54"/>
          <w:lang w:val="es-AR"/>
        </w:rPr>
        <w:t>Canvas : mostrar una imagen</w:t>
      </w:r>
    </w:p>
    <w:p w:rsidR="00ED5433" w:rsidRPr="00ED5433" w:rsidRDefault="00ED5433" w:rsidP="00ED5433">
      <w:pPr>
        <w:pStyle w:val="NormalWeb"/>
        <w:spacing w:before="0" w:beforeAutospacing="0" w:after="150" w:afterAutospacing="0"/>
        <w:rPr>
          <w:rFonts w:ascii="Arial" w:hAnsi="Arial" w:cs="Arial"/>
          <w:color w:val="333333"/>
          <w:sz w:val="25"/>
          <w:szCs w:val="25"/>
          <w:lang w:val="es-AR"/>
        </w:rPr>
      </w:pPr>
      <w:r w:rsidRPr="00ED5433">
        <w:rPr>
          <w:rFonts w:ascii="Arial" w:hAnsi="Arial" w:cs="Arial"/>
          <w:color w:val="333333"/>
          <w:sz w:val="25"/>
          <w:szCs w:val="25"/>
          <w:lang w:val="es-AR"/>
        </w:rPr>
        <w:t>Si necesitamos mostrar una imagen dentro de una componente de tipo Canvas disponemos del método 'PhotoImage' que se encuentra en el módulo tkinter para su lectura, y luego mediante el método 'create_image' de la clase Canvas para su visualización.</w:t>
      </w:r>
    </w:p>
    <w:p w:rsidR="00ED5433" w:rsidRPr="00ED5433" w:rsidRDefault="00ED5433" w:rsidP="00ED5433">
      <w:pPr>
        <w:pStyle w:val="Heading3"/>
        <w:spacing w:before="300" w:after="150"/>
        <w:rPr>
          <w:rFonts w:ascii="Arial" w:hAnsi="Arial" w:cs="Arial"/>
          <w:b w:val="0"/>
          <w:bCs w:val="0"/>
          <w:color w:val="333333"/>
          <w:sz w:val="36"/>
          <w:szCs w:val="36"/>
          <w:lang w:val="es-AR"/>
        </w:rPr>
      </w:pPr>
      <w:r w:rsidRPr="00ED5433">
        <w:rPr>
          <w:rFonts w:ascii="Arial" w:hAnsi="Arial" w:cs="Arial"/>
          <w:b w:val="0"/>
          <w:bCs w:val="0"/>
          <w:color w:val="333333"/>
          <w:sz w:val="36"/>
          <w:szCs w:val="36"/>
          <w:lang w:val="es-AR"/>
        </w:rPr>
        <w:t>Problema:</w:t>
      </w:r>
    </w:p>
    <w:p w:rsidR="00ED5433" w:rsidRPr="00ED5433" w:rsidRDefault="00ED5433" w:rsidP="00ED5433">
      <w:pPr>
        <w:pStyle w:val="NormalWeb"/>
        <w:spacing w:before="0" w:beforeAutospacing="0" w:after="150" w:afterAutospacing="0"/>
        <w:rPr>
          <w:rFonts w:ascii="Arial" w:hAnsi="Arial" w:cs="Arial"/>
          <w:color w:val="333333"/>
          <w:sz w:val="25"/>
          <w:szCs w:val="25"/>
          <w:lang w:val="es-AR"/>
        </w:rPr>
      </w:pPr>
      <w:r w:rsidRPr="00ED5433">
        <w:rPr>
          <w:rFonts w:ascii="Arial" w:hAnsi="Arial" w:cs="Arial"/>
          <w:color w:val="333333"/>
          <w:sz w:val="25"/>
          <w:szCs w:val="25"/>
          <w:lang w:val="es-AR"/>
        </w:rPr>
        <w:t>Se cuenta con tres archivos de tipo png con las imágenes de distintas cartas. Mostrarlas a cada una dentro de una componente de tipo Canvas.</w:t>
      </w:r>
    </w:p>
    <w:p w:rsidR="00ED5433" w:rsidRPr="00ED5433" w:rsidRDefault="00ED5433" w:rsidP="00ED5433">
      <w:pPr>
        <w:pStyle w:val="NormalWeb"/>
        <w:spacing w:before="0" w:beforeAutospacing="0" w:after="150" w:afterAutospacing="0"/>
        <w:rPr>
          <w:rFonts w:ascii="Arial" w:hAnsi="Arial" w:cs="Arial"/>
          <w:color w:val="333333"/>
          <w:sz w:val="25"/>
          <w:szCs w:val="25"/>
          <w:lang w:val="es-AR"/>
        </w:rPr>
      </w:pPr>
      <w:r w:rsidRPr="00ED5433">
        <w:rPr>
          <w:rFonts w:ascii="Arial" w:hAnsi="Arial" w:cs="Arial"/>
          <w:color w:val="333333"/>
          <w:sz w:val="25"/>
          <w:szCs w:val="25"/>
          <w:lang w:val="es-AR"/>
        </w:rPr>
        <w:lastRenderedPageBreak/>
        <w:t>Puede descargar estas tres imágenes y copiarlas en la carpeta donde codifica sus programas en Python:</w:t>
      </w:r>
      <w:r w:rsidRPr="00ED5433">
        <w:rPr>
          <w:rFonts w:ascii="Arial" w:hAnsi="Arial" w:cs="Arial"/>
          <w:color w:val="333333"/>
          <w:sz w:val="25"/>
          <w:szCs w:val="25"/>
          <w:lang w:val="es-AR"/>
        </w:rPr>
        <w:br/>
      </w:r>
      <w:r>
        <w:rPr>
          <w:rFonts w:ascii="Arial" w:hAnsi="Arial" w:cs="Arial"/>
          <w:noProof/>
          <w:color w:val="333333"/>
          <w:sz w:val="25"/>
          <w:szCs w:val="25"/>
        </w:rPr>
        <w:drawing>
          <wp:inline distT="0" distB="0" distL="0" distR="0">
            <wp:extent cx="380365" cy="575310"/>
            <wp:effectExtent l="0" t="0" r="635" b="0"/>
            <wp:docPr id="76" name="Picture 76" descr="car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a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80365" cy="575310"/>
                    </a:xfrm>
                    <a:prstGeom prst="rect">
                      <a:avLst/>
                    </a:prstGeom>
                    <a:noFill/>
                    <a:ln>
                      <a:noFill/>
                    </a:ln>
                  </pic:spPr>
                </pic:pic>
              </a:graphicData>
            </a:graphic>
          </wp:inline>
        </w:drawing>
      </w:r>
      <w:r w:rsidRPr="00ED5433">
        <w:rPr>
          <w:rFonts w:ascii="Arial" w:hAnsi="Arial" w:cs="Arial"/>
          <w:color w:val="333333"/>
          <w:sz w:val="25"/>
          <w:szCs w:val="25"/>
          <w:lang w:val="es-AR"/>
        </w:rPr>
        <w:t> </w:t>
      </w:r>
      <w:r>
        <w:rPr>
          <w:rFonts w:ascii="Arial" w:hAnsi="Arial" w:cs="Arial"/>
          <w:noProof/>
          <w:color w:val="333333"/>
          <w:sz w:val="25"/>
          <w:szCs w:val="25"/>
        </w:rPr>
        <w:drawing>
          <wp:inline distT="0" distB="0" distL="0" distR="0">
            <wp:extent cx="380365" cy="575310"/>
            <wp:effectExtent l="0" t="0" r="635" b="0"/>
            <wp:docPr id="75" name="Picture 75" descr="car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a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80365" cy="575310"/>
                    </a:xfrm>
                    <a:prstGeom prst="rect">
                      <a:avLst/>
                    </a:prstGeom>
                    <a:noFill/>
                    <a:ln>
                      <a:noFill/>
                    </a:ln>
                  </pic:spPr>
                </pic:pic>
              </a:graphicData>
            </a:graphic>
          </wp:inline>
        </w:drawing>
      </w:r>
      <w:r w:rsidRPr="00ED5433">
        <w:rPr>
          <w:rFonts w:ascii="Arial" w:hAnsi="Arial" w:cs="Arial"/>
          <w:color w:val="333333"/>
          <w:sz w:val="25"/>
          <w:szCs w:val="25"/>
          <w:lang w:val="es-AR"/>
        </w:rPr>
        <w:t> </w:t>
      </w:r>
      <w:r>
        <w:rPr>
          <w:rFonts w:ascii="Arial" w:hAnsi="Arial" w:cs="Arial"/>
          <w:noProof/>
          <w:color w:val="333333"/>
          <w:sz w:val="25"/>
          <w:szCs w:val="25"/>
        </w:rPr>
        <w:drawing>
          <wp:inline distT="0" distB="0" distL="0" distR="0">
            <wp:extent cx="380365" cy="575310"/>
            <wp:effectExtent l="0" t="0" r="635" b="0"/>
            <wp:docPr id="74" name="Picture 74" descr="car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a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80365" cy="575310"/>
                    </a:xfrm>
                    <a:prstGeom prst="rect">
                      <a:avLst/>
                    </a:prstGeom>
                    <a:noFill/>
                    <a:ln>
                      <a:noFill/>
                    </a:ln>
                  </pic:spPr>
                </pic:pic>
              </a:graphicData>
            </a:graphic>
          </wp:inline>
        </w:drawing>
      </w:r>
    </w:p>
    <w:p w:rsidR="00ED5433" w:rsidRPr="00ED5433" w:rsidRDefault="00ED5433" w:rsidP="00ED5433">
      <w:pPr>
        <w:pStyle w:val="NormalWeb"/>
        <w:spacing w:before="0" w:beforeAutospacing="0" w:after="150" w:afterAutospacing="0"/>
        <w:rPr>
          <w:rFonts w:ascii="Arial" w:hAnsi="Arial" w:cs="Arial"/>
          <w:color w:val="333333"/>
          <w:sz w:val="25"/>
          <w:szCs w:val="25"/>
          <w:lang w:val="es-AR"/>
        </w:rPr>
      </w:pPr>
      <w:r w:rsidRPr="00ED5433">
        <w:rPr>
          <w:rFonts w:ascii="Arial" w:hAnsi="Arial" w:cs="Arial"/>
          <w:color w:val="333333"/>
          <w:sz w:val="25"/>
          <w:szCs w:val="25"/>
          <w:lang w:val="es-AR"/>
        </w:rPr>
        <w:t>La interfaz visual debe ser similar a esta:</w:t>
      </w:r>
    </w:p>
    <w:p w:rsidR="00210035" w:rsidRPr="00210035" w:rsidRDefault="00ED5433" w:rsidP="00210035">
      <w:pPr>
        <w:pStyle w:val="Heading3"/>
        <w:spacing w:before="300" w:after="150"/>
        <w:rPr>
          <w:rFonts w:ascii="Arial" w:hAnsi="Arial" w:cs="Arial"/>
          <w:b w:val="0"/>
          <w:bCs w:val="0"/>
          <w:color w:val="333333"/>
          <w:sz w:val="36"/>
          <w:szCs w:val="36"/>
          <w:lang w:val="es-AR"/>
        </w:rPr>
      </w:pPr>
      <w:r>
        <w:rPr>
          <w:noProof/>
        </w:rPr>
        <w:drawing>
          <wp:inline distT="0" distB="0" distL="0" distR="0" wp14:anchorId="7590EB43" wp14:editId="539E5EC0">
            <wp:extent cx="6719570" cy="5116830"/>
            <wp:effectExtent l="0" t="0" r="5080" b="7620"/>
            <wp:docPr id="73" name="Picture 73" descr="Canvas PhotoImage creat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vas PhotoImage create_imag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19570" cy="5116830"/>
                    </a:xfrm>
                    <a:prstGeom prst="rect">
                      <a:avLst/>
                    </a:prstGeom>
                    <a:noFill/>
                    <a:ln>
                      <a:noFill/>
                    </a:ln>
                  </pic:spPr>
                </pic:pic>
              </a:graphicData>
            </a:graphic>
          </wp:inline>
        </w:drawing>
      </w:r>
      <w:r w:rsidRPr="00210035">
        <w:rPr>
          <w:rFonts w:ascii="Arial" w:hAnsi="Arial" w:cs="Arial"/>
          <w:color w:val="333333"/>
          <w:sz w:val="25"/>
          <w:szCs w:val="25"/>
          <w:lang w:val="es-AR"/>
        </w:rPr>
        <w:br/>
      </w:r>
      <w:r w:rsidR="00210035" w:rsidRPr="00210035">
        <w:rPr>
          <w:rFonts w:ascii="Arial" w:hAnsi="Arial" w:cs="Arial"/>
          <w:b w:val="0"/>
          <w:bCs w:val="0"/>
          <w:color w:val="333333"/>
          <w:sz w:val="36"/>
          <w:szCs w:val="36"/>
          <w:lang w:val="es-AR"/>
        </w:rPr>
        <w:t>Acotaciones</w:t>
      </w:r>
    </w:p>
    <w:p w:rsidR="00210035" w:rsidRPr="00210035" w:rsidRDefault="00210035" w:rsidP="00210035">
      <w:pPr>
        <w:pStyle w:val="NormalWeb"/>
        <w:spacing w:before="0" w:beforeAutospacing="0" w:after="150" w:afterAutospacing="0"/>
        <w:rPr>
          <w:rFonts w:ascii="Arial" w:hAnsi="Arial" w:cs="Arial"/>
          <w:color w:val="333333"/>
          <w:sz w:val="25"/>
          <w:szCs w:val="25"/>
          <w:lang w:val="es-AR"/>
        </w:rPr>
      </w:pPr>
      <w:r w:rsidRPr="00210035">
        <w:rPr>
          <w:rFonts w:ascii="Arial" w:hAnsi="Arial" w:cs="Arial"/>
          <w:color w:val="333333"/>
          <w:sz w:val="25"/>
          <w:szCs w:val="25"/>
          <w:lang w:val="es-AR"/>
        </w:rPr>
        <w:t>Los formatos reconocidos de la clase PhotoImage son: GIF, PNG, PGM y PPM.</w:t>
      </w:r>
    </w:p>
    <w:p w:rsidR="00210035" w:rsidRPr="00210035" w:rsidRDefault="00210035" w:rsidP="00210035">
      <w:pPr>
        <w:pStyle w:val="NormalWeb"/>
        <w:spacing w:before="0" w:beforeAutospacing="0" w:after="150" w:afterAutospacing="0"/>
        <w:rPr>
          <w:rFonts w:ascii="Arial" w:hAnsi="Arial" w:cs="Arial"/>
          <w:color w:val="333333"/>
          <w:sz w:val="25"/>
          <w:szCs w:val="25"/>
          <w:lang w:val="es-AR"/>
        </w:rPr>
      </w:pPr>
      <w:r w:rsidRPr="00210035">
        <w:rPr>
          <w:rFonts w:ascii="Arial" w:hAnsi="Arial" w:cs="Arial"/>
          <w:color w:val="333333"/>
          <w:sz w:val="25"/>
          <w:szCs w:val="25"/>
          <w:lang w:val="es-AR"/>
        </w:rPr>
        <w:t>Si el archivo se encuentra en otra carpeta debemos indicar el path del mismo:</w:t>
      </w:r>
    </w:p>
    <w:p w:rsidR="00ED5433" w:rsidRPr="00210035" w:rsidRDefault="00ED5433" w:rsidP="00ED5433">
      <w:pPr>
        <w:rPr>
          <w:rFonts w:ascii="Times New Roman" w:hAnsi="Times New Roman" w:cs="Times New Roman"/>
          <w:sz w:val="24"/>
          <w:szCs w:val="24"/>
          <w:lang w:val="es-AR"/>
        </w:rPr>
      </w:pPr>
    </w:p>
    <w:p w:rsidR="00ED5433" w:rsidRPr="00210035" w:rsidRDefault="00ED5433" w:rsidP="00ED5433">
      <w:pPr>
        <w:pStyle w:val="Heading4"/>
        <w:spacing w:before="150" w:after="150"/>
        <w:rPr>
          <w:rFonts w:ascii="Arial" w:hAnsi="Arial" w:cs="Arial"/>
          <w:b w:val="0"/>
          <w:bCs w:val="0"/>
          <w:color w:val="333333"/>
          <w:sz w:val="27"/>
          <w:szCs w:val="27"/>
          <w:lang w:val="es-AR"/>
        </w:rPr>
      </w:pPr>
      <w:r w:rsidRPr="00210035">
        <w:rPr>
          <w:rFonts w:ascii="Arial" w:hAnsi="Arial" w:cs="Arial"/>
          <w:b w:val="0"/>
          <w:bCs w:val="0"/>
          <w:color w:val="333333"/>
          <w:sz w:val="27"/>
          <w:szCs w:val="27"/>
          <w:lang w:val="es-AR"/>
        </w:rPr>
        <w:lastRenderedPageBreak/>
        <w:t>Programa: ejercicio263.py</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r w:rsidRPr="00210035">
        <w:rPr>
          <w:rFonts w:ascii="Consolas" w:eastAsia="Times New Roman" w:hAnsi="Consolas" w:cs="Times New Roman"/>
          <w:color w:val="C586C0"/>
          <w:sz w:val="21"/>
          <w:szCs w:val="21"/>
          <w:lang w:val="es-AR"/>
        </w:rPr>
        <w:t>import</w:t>
      </w:r>
      <w:r w:rsidRPr="00210035">
        <w:rPr>
          <w:rFonts w:ascii="Consolas" w:eastAsia="Times New Roman" w:hAnsi="Consolas" w:cs="Times New Roman"/>
          <w:color w:val="D4D4D4"/>
          <w:sz w:val="21"/>
          <w:szCs w:val="21"/>
          <w:lang w:val="es-AR"/>
        </w:rPr>
        <w:t xml:space="preserve"> </w:t>
      </w:r>
      <w:r w:rsidRPr="00210035">
        <w:rPr>
          <w:rFonts w:ascii="Consolas" w:eastAsia="Times New Roman" w:hAnsi="Consolas" w:cs="Times New Roman"/>
          <w:color w:val="4EC9B0"/>
          <w:sz w:val="21"/>
          <w:szCs w:val="21"/>
          <w:lang w:val="es-AR"/>
        </w:rPr>
        <w:t>tkinter</w:t>
      </w:r>
      <w:r w:rsidRPr="00210035">
        <w:rPr>
          <w:rFonts w:ascii="Consolas" w:eastAsia="Times New Roman" w:hAnsi="Consolas" w:cs="Times New Roman"/>
          <w:color w:val="D4D4D4"/>
          <w:sz w:val="21"/>
          <w:szCs w:val="21"/>
          <w:lang w:val="es-AR"/>
        </w:rPr>
        <w:t xml:space="preserve"> </w:t>
      </w:r>
      <w:r w:rsidRPr="00210035">
        <w:rPr>
          <w:rFonts w:ascii="Consolas" w:eastAsia="Times New Roman" w:hAnsi="Consolas" w:cs="Times New Roman"/>
          <w:color w:val="C586C0"/>
          <w:sz w:val="21"/>
          <w:szCs w:val="21"/>
          <w:lang w:val="es-AR"/>
        </w:rPr>
        <w:t>as</w:t>
      </w:r>
      <w:r w:rsidRPr="00210035">
        <w:rPr>
          <w:rFonts w:ascii="Consolas" w:eastAsia="Times New Roman" w:hAnsi="Consolas" w:cs="Times New Roman"/>
          <w:color w:val="D4D4D4"/>
          <w:sz w:val="21"/>
          <w:szCs w:val="21"/>
          <w:lang w:val="es-AR"/>
        </w:rPr>
        <w:t xml:space="preserve"> </w:t>
      </w:r>
      <w:r w:rsidRPr="00210035">
        <w:rPr>
          <w:rFonts w:ascii="Consolas" w:eastAsia="Times New Roman" w:hAnsi="Consolas" w:cs="Times New Roman"/>
          <w:color w:val="4EC9B0"/>
          <w:sz w:val="21"/>
          <w:szCs w:val="21"/>
          <w:lang w:val="es-AR"/>
        </w:rPr>
        <w:t>tk</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569CD6"/>
          <w:sz w:val="21"/>
          <w:szCs w:val="21"/>
        </w:rPr>
        <w:t>class</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4EC9B0"/>
          <w:sz w:val="21"/>
          <w:szCs w:val="21"/>
        </w:rPr>
        <w:t>Aplicacion</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569CD6"/>
          <w:sz w:val="21"/>
          <w:szCs w:val="21"/>
        </w:rPr>
        <w:t>def</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DCDCAA"/>
          <w:sz w:val="21"/>
          <w:szCs w:val="21"/>
        </w:rPr>
        <w:t>__init__</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ventana1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canvas1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Canvas</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ventana1</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width</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700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height</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500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background</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"black"</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canvas1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grid</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column</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row</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0</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archi1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PhotoImage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file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"carta1.png"</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canvas1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DCDCAA"/>
          <w:sz w:val="21"/>
          <w:szCs w:val="21"/>
        </w:rPr>
        <w:t>create_image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30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B5CEA8"/>
          <w:sz w:val="21"/>
          <w:szCs w:val="21"/>
        </w:rPr>
        <w:t>100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archi1</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anchor</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"nw"</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archi2</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PhotoImage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file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"carta2.png"</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canvas1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DCDCAA"/>
          <w:sz w:val="21"/>
          <w:szCs w:val="21"/>
        </w:rPr>
        <w:t>create_image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240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B5CEA8"/>
          <w:sz w:val="21"/>
          <w:szCs w:val="21"/>
        </w:rPr>
        <w:t>100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archi2</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anchor</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"nw"</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archi3</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tk</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4EC9B0"/>
          <w:sz w:val="21"/>
          <w:szCs w:val="21"/>
        </w:rPr>
        <w:t>PhotoImage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file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"carta3.png"</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self</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canvas1</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DCDCAA"/>
          <w:sz w:val="21"/>
          <w:szCs w:val="21"/>
        </w:rPr>
        <w:t>create_image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B5CEA8"/>
          <w:sz w:val="21"/>
          <w:szCs w:val="21"/>
        </w:rPr>
        <w:t>450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B5CEA8"/>
          <w:sz w:val="21"/>
          <w:szCs w:val="21"/>
        </w:rPr>
        <w:t>100</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image</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9CDCFE"/>
          <w:sz w:val="21"/>
          <w:szCs w:val="21"/>
        </w:rPr>
        <w:t>archi3</w:t>
      </w: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rPr>
        <w:t>anchor</w:t>
      </w:r>
      <w:r w:rsidRPr="00210035">
        <w:rPr>
          <w:rFonts w:ascii="Consolas" w:eastAsia="Times New Roman" w:hAnsi="Consolas" w:cs="Times New Roman"/>
          <w:color w:val="D4D4D4"/>
          <w:sz w:val="21"/>
          <w:szCs w:val="21"/>
        </w:rPr>
        <w:t>=</w:t>
      </w:r>
      <w:r w:rsidRPr="00210035">
        <w:rPr>
          <w:rFonts w:ascii="Consolas" w:eastAsia="Times New Roman" w:hAnsi="Consolas" w:cs="Times New Roman"/>
          <w:color w:val="CE9178"/>
          <w:sz w:val="21"/>
          <w:szCs w:val="21"/>
        </w:rPr>
        <w:t>"nw"</w:t>
      </w:r>
      <w:r w:rsidRPr="00210035">
        <w:rPr>
          <w:rFonts w:ascii="Consolas" w:eastAsia="Times New Roman" w:hAnsi="Consolas" w:cs="Times New Roman"/>
          <w:color w:val="D4D4D4"/>
          <w:sz w:val="21"/>
          <w:szCs w:val="21"/>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r w:rsidRPr="00210035">
        <w:rPr>
          <w:rFonts w:ascii="Consolas" w:eastAsia="Times New Roman" w:hAnsi="Consolas" w:cs="Times New Roman"/>
          <w:color w:val="D4D4D4"/>
          <w:sz w:val="21"/>
          <w:szCs w:val="21"/>
        </w:rPr>
        <w:t xml:space="preserve">        </w:t>
      </w:r>
      <w:r w:rsidRPr="00210035">
        <w:rPr>
          <w:rFonts w:ascii="Consolas" w:eastAsia="Times New Roman" w:hAnsi="Consolas" w:cs="Times New Roman"/>
          <w:color w:val="9CDCFE"/>
          <w:sz w:val="21"/>
          <w:szCs w:val="21"/>
          <w:lang w:val="es-AR"/>
        </w:rPr>
        <w:t>self</w:t>
      </w:r>
      <w:r w:rsidRPr="00210035">
        <w:rPr>
          <w:rFonts w:ascii="Consolas" w:eastAsia="Times New Roman" w:hAnsi="Consolas" w:cs="Times New Roman"/>
          <w:color w:val="D4D4D4"/>
          <w:sz w:val="21"/>
          <w:szCs w:val="21"/>
          <w:lang w:val="es-AR"/>
        </w:rPr>
        <w:t>.</w:t>
      </w:r>
      <w:r w:rsidRPr="00210035">
        <w:rPr>
          <w:rFonts w:ascii="Consolas" w:eastAsia="Times New Roman" w:hAnsi="Consolas" w:cs="Times New Roman"/>
          <w:color w:val="9CDCFE"/>
          <w:sz w:val="21"/>
          <w:szCs w:val="21"/>
          <w:lang w:val="es-AR"/>
        </w:rPr>
        <w:t>ventana1</w:t>
      </w:r>
      <w:r w:rsidRPr="00210035">
        <w:rPr>
          <w:rFonts w:ascii="Consolas" w:eastAsia="Times New Roman" w:hAnsi="Consolas" w:cs="Times New Roman"/>
          <w:color w:val="D4D4D4"/>
          <w:sz w:val="21"/>
          <w:szCs w:val="21"/>
          <w:lang w:val="es-AR"/>
        </w:rPr>
        <w:t>.</w:t>
      </w:r>
      <w:r w:rsidRPr="00210035">
        <w:rPr>
          <w:rFonts w:ascii="Consolas" w:eastAsia="Times New Roman" w:hAnsi="Consolas" w:cs="Times New Roman"/>
          <w:color w:val="DCDCAA"/>
          <w:sz w:val="21"/>
          <w:szCs w:val="21"/>
          <w:lang w:val="es-AR"/>
        </w:rPr>
        <w:t>mainloop</w:t>
      </w:r>
      <w:r w:rsidRPr="00210035">
        <w:rPr>
          <w:rFonts w:ascii="Consolas" w:eastAsia="Times New Roman" w:hAnsi="Consolas" w:cs="Times New Roman"/>
          <w:color w:val="D4D4D4"/>
          <w:sz w:val="21"/>
          <w:szCs w:val="21"/>
          <w:lang w:val="es-AR"/>
        </w:rPr>
        <w:t>()</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r w:rsidRPr="00210035">
        <w:rPr>
          <w:rFonts w:ascii="Consolas" w:eastAsia="Times New Roman" w:hAnsi="Consolas" w:cs="Times New Roman"/>
          <w:color w:val="D4D4D4"/>
          <w:sz w:val="21"/>
          <w:szCs w:val="21"/>
          <w:lang w:val="es-AR"/>
        </w:rPr>
        <w:t>       </w:t>
      </w: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p>
    <w:p w:rsidR="00210035" w:rsidRPr="00210035" w:rsidRDefault="00210035" w:rsidP="00210035">
      <w:pPr>
        <w:shd w:val="clear" w:color="auto" w:fill="1E1E1E"/>
        <w:spacing w:after="0" w:line="285" w:lineRule="atLeast"/>
        <w:rPr>
          <w:rFonts w:ascii="Consolas" w:eastAsia="Times New Roman" w:hAnsi="Consolas" w:cs="Times New Roman"/>
          <w:color w:val="D4D4D4"/>
          <w:sz w:val="21"/>
          <w:szCs w:val="21"/>
          <w:lang w:val="es-AR"/>
        </w:rPr>
      </w:pPr>
      <w:r w:rsidRPr="00210035">
        <w:rPr>
          <w:rFonts w:ascii="Consolas" w:eastAsia="Times New Roman" w:hAnsi="Consolas" w:cs="Times New Roman"/>
          <w:color w:val="9CDCFE"/>
          <w:sz w:val="21"/>
          <w:szCs w:val="21"/>
          <w:lang w:val="es-AR"/>
        </w:rPr>
        <w:t>aplicacion1</w:t>
      </w:r>
      <w:r w:rsidRPr="00210035">
        <w:rPr>
          <w:rFonts w:ascii="Consolas" w:eastAsia="Times New Roman" w:hAnsi="Consolas" w:cs="Times New Roman"/>
          <w:color w:val="D4D4D4"/>
          <w:sz w:val="21"/>
          <w:szCs w:val="21"/>
          <w:lang w:val="es-AR"/>
        </w:rPr>
        <w:t>=</w:t>
      </w:r>
      <w:r w:rsidRPr="00210035">
        <w:rPr>
          <w:rFonts w:ascii="Consolas" w:eastAsia="Times New Roman" w:hAnsi="Consolas" w:cs="Times New Roman"/>
          <w:color w:val="4EC9B0"/>
          <w:sz w:val="21"/>
          <w:szCs w:val="21"/>
          <w:lang w:val="es-AR"/>
        </w:rPr>
        <w:t>Aplicacion</w:t>
      </w:r>
      <w:r w:rsidRPr="00210035">
        <w:rPr>
          <w:rFonts w:ascii="Consolas" w:eastAsia="Times New Roman" w:hAnsi="Consolas" w:cs="Times New Roman"/>
          <w:color w:val="D4D4D4"/>
          <w:sz w:val="21"/>
          <w:szCs w:val="21"/>
          <w:lang w:val="es-AR"/>
        </w:rPr>
        <w:t>()</w:t>
      </w:r>
    </w:p>
    <w:p w:rsidR="002C11E5" w:rsidRDefault="002C11E5" w:rsidP="002C11E5">
      <w:pPr>
        <w:pStyle w:val="Heading2"/>
        <w:spacing w:before="300" w:beforeAutospacing="0" w:after="150" w:afterAutospacing="0"/>
        <w:rPr>
          <w:rFonts w:ascii="Arial" w:hAnsi="Arial" w:cs="Arial"/>
          <w:b w:val="0"/>
          <w:bCs w:val="0"/>
          <w:color w:val="333333"/>
          <w:sz w:val="45"/>
          <w:szCs w:val="45"/>
        </w:rPr>
      </w:pPr>
      <w:r>
        <w:rPr>
          <w:rFonts w:ascii="Arial" w:hAnsi="Arial" w:cs="Arial"/>
          <w:b w:val="0"/>
          <w:bCs w:val="0"/>
          <w:color w:val="333333"/>
          <w:sz w:val="45"/>
          <w:szCs w:val="45"/>
        </w:rPr>
        <w:t>Problema propuesto</w:t>
      </w:r>
    </w:p>
    <w:p w:rsidR="002C11E5" w:rsidRPr="002C11E5" w:rsidRDefault="002C11E5" w:rsidP="002C11E5">
      <w:pPr>
        <w:pStyle w:val="NormalWeb"/>
        <w:numPr>
          <w:ilvl w:val="0"/>
          <w:numId w:val="72"/>
        </w:numPr>
        <w:spacing w:before="0" w:beforeAutospacing="0" w:after="150" w:afterAutospacing="0"/>
        <w:rPr>
          <w:rFonts w:ascii="Arial" w:hAnsi="Arial" w:cs="Arial"/>
          <w:color w:val="333333"/>
          <w:sz w:val="25"/>
          <w:szCs w:val="25"/>
          <w:lang w:val="es-AR"/>
        </w:rPr>
      </w:pPr>
      <w:r w:rsidRPr="002C11E5">
        <w:rPr>
          <w:rFonts w:ascii="Arial" w:hAnsi="Arial" w:cs="Arial"/>
          <w:color w:val="333333"/>
          <w:sz w:val="25"/>
          <w:szCs w:val="25"/>
          <w:lang w:val="es-AR"/>
        </w:rPr>
        <w:t>Disponer un botón y mostrar al azar una de las tres cartas del problema anterior. Cada vez que se presione el botón generar un valor aleatorio y a partir de dicho valor mostrar una carta.</w:t>
      </w:r>
    </w:p>
    <w:p w:rsidR="00A536CA" w:rsidRPr="00A536CA" w:rsidRDefault="00A536CA" w:rsidP="00A536CA">
      <w:pPr>
        <w:pStyle w:val="ListParagraph"/>
        <w:numPr>
          <w:ilvl w:val="0"/>
          <w:numId w:val="72"/>
        </w:num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A536CA">
        <w:rPr>
          <w:rFonts w:ascii="Courier" w:eastAsia="Times New Roman" w:hAnsi="Courier" w:cs="Courier New"/>
          <w:color w:val="333333"/>
          <w:sz w:val="20"/>
          <w:szCs w:val="20"/>
        </w:rPr>
        <w:t>ejercicio264.py</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C586C0"/>
          <w:sz w:val="21"/>
          <w:szCs w:val="21"/>
        </w:rPr>
        <w:t>import</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tkinter</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C586C0"/>
          <w:sz w:val="21"/>
          <w:szCs w:val="21"/>
        </w:rPr>
        <w:t>as</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tk</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C586C0"/>
          <w:sz w:val="21"/>
          <w:szCs w:val="21"/>
        </w:rPr>
        <w:t>from</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tkinter</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C586C0"/>
          <w:sz w:val="21"/>
          <w:szCs w:val="21"/>
        </w:rPr>
        <w:t>import</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ttk</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C586C0"/>
          <w:sz w:val="21"/>
          <w:szCs w:val="21"/>
        </w:rPr>
        <w:t>import</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random</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569CD6"/>
          <w:sz w:val="21"/>
          <w:szCs w:val="21"/>
        </w:rPr>
        <w:t>class</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4EC9B0"/>
          <w:sz w:val="21"/>
          <w:szCs w:val="21"/>
        </w:rPr>
        <w:t>Aplicacion</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569CD6"/>
          <w:sz w:val="21"/>
          <w:szCs w:val="21"/>
        </w:rPr>
        <w:t>def</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DCDCAA"/>
          <w:sz w:val="21"/>
          <w:szCs w:val="21"/>
        </w:rPr>
        <w:t>__init__</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ventana1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boton1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Button</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ventana1</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text</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"Sortear"</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command</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sortear</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boton1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grid</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column</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row</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0</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Canvas</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ventana1</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width</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300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height</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500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background</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"black"</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grid</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column</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row</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1</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PhotoImage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file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"carta1.png"</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archi2</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PhotoImage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file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"carta2.png"</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archi3</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tk</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PhotoImage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file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"carta3.png"</w:t>
      </w:r>
      <w:r w:rsidRPr="00A536CA">
        <w:rPr>
          <w:rFonts w:ascii="Consolas" w:eastAsia="Times New Roman" w:hAnsi="Consolas" w:cs="Times New Roman"/>
          <w:color w:val="D4D4D4"/>
          <w:sz w:val="21"/>
          <w:szCs w:val="21"/>
        </w:rPr>
        <w:t>)        </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lastRenderedPageBreak/>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create_image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50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B5CEA8"/>
          <w:sz w:val="21"/>
          <w:szCs w:val="21"/>
        </w:rPr>
        <w:t>100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archi1</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anchor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"nw"</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ventana1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mainloop</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569CD6"/>
          <w:sz w:val="21"/>
          <w:szCs w:val="21"/>
        </w:rPr>
        <w:t>def</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DCDCAA"/>
          <w:sz w:val="21"/>
          <w:szCs w:val="21"/>
        </w:rPr>
        <w:t>sortear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valor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random</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randint</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3</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C586C0"/>
          <w:sz w:val="21"/>
          <w:szCs w:val="21"/>
        </w:rPr>
        <w:t>if</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valor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1</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create_image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50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B5CEA8"/>
          <w:sz w:val="21"/>
          <w:szCs w:val="21"/>
        </w:rPr>
        <w:t>100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archi1</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anchor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"nw"</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C586C0"/>
          <w:sz w:val="21"/>
          <w:szCs w:val="21"/>
        </w:rPr>
        <w:t>if</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valor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2</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create_image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50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B5CEA8"/>
          <w:sz w:val="21"/>
          <w:szCs w:val="21"/>
        </w:rPr>
        <w:t>100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archi2</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anchor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"nw"</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C586C0"/>
          <w:sz w:val="21"/>
          <w:szCs w:val="21"/>
        </w:rPr>
        <w:t>if</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valor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3</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canvas1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DCDCAA"/>
          <w:sz w:val="21"/>
          <w:szCs w:val="21"/>
        </w:rPr>
        <w:t>create_image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B5CEA8"/>
          <w:sz w:val="21"/>
          <w:szCs w:val="21"/>
        </w:rPr>
        <w:t>50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B5CEA8"/>
          <w:sz w:val="21"/>
          <w:szCs w:val="21"/>
        </w:rPr>
        <w:t>100</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image</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self</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9CDCFE"/>
          <w:sz w:val="21"/>
          <w:szCs w:val="21"/>
        </w:rPr>
        <w:t>archi3</w:t>
      </w:r>
      <w:r w:rsidRPr="00A536CA">
        <w:rPr>
          <w:rFonts w:ascii="Consolas" w:eastAsia="Times New Roman" w:hAnsi="Consolas" w:cs="Times New Roman"/>
          <w:color w:val="D4D4D4"/>
          <w:sz w:val="21"/>
          <w:szCs w:val="21"/>
        </w:rPr>
        <w:t xml:space="preserve">, </w:t>
      </w:r>
      <w:r w:rsidRPr="00A536CA">
        <w:rPr>
          <w:rFonts w:ascii="Consolas" w:eastAsia="Times New Roman" w:hAnsi="Consolas" w:cs="Times New Roman"/>
          <w:color w:val="9CDCFE"/>
          <w:sz w:val="21"/>
          <w:szCs w:val="21"/>
        </w:rPr>
        <w:t>anchor</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CE9178"/>
          <w:sz w:val="21"/>
          <w:szCs w:val="21"/>
        </w:rPr>
        <w:t>"nw"</w:t>
      </w:r>
      <w:r w:rsidRPr="00A536CA">
        <w:rPr>
          <w:rFonts w:ascii="Consolas" w:eastAsia="Times New Roman" w:hAnsi="Consolas" w:cs="Times New Roman"/>
          <w:color w:val="D4D4D4"/>
          <w:sz w:val="21"/>
          <w:szCs w:val="21"/>
        </w:rPr>
        <w:t>)</w:t>
      </w: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p>
    <w:p w:rsidR="00A536CA" w:rsidRPr="00A536CA" w:rsidRDefault="00A536CA" w:rsidP="00A536CA">
      <w:pPr>
        <w:pStyle w:val="ListParagraph"/>
        <w:numPr>
          <w:ilvl w:val="0"/>
          <w:numId w:val="72"/>
        </w:numPr>
        <w:shd w:val="clear" w:color="auto" w:fill="1E1E1E"/>
        <w:spacing w:after="0" w:line="285" w:lineRule="atLeast"/>
        <w:rPr>
          <w:rFonts w:ascii="Consolas" w:eastAsia="Times New Roman" w:hAnsi="Consolas" w:cs="Times New Roman"/>
          <w:color w:val="D4D4D4"/>
          <w:sz w:val="21"/>
          <w:szCs w:val="21"/>
        </w:rPr>
      </w:pPr>
      <w:r w:rsidRPr="00A536CA">
        <w:rPr>
          <w:rFonts w:ascii="Consolas" w:eastAsia="Times New Roman" w:hAnsi="Consolas" w:cs="Times New Roman"/>
          <w:color w:val="9CDCFE"/>
          <w:sz w:val="21"/>
          <w:szCs w:val="21"/>
        </w:rPr>
        <w:t>aplicacion1</w:t>
      </w:r>
      <w:r w:rsidRPr="00A536CA">
        <w:rPr>
          <w:rFonts w:ascii="Consolas" w:eastAsia="Times New Roman" w:hAnsi="Consolas" w:cs="Times New Roman"/>
          <w:color w:val="D4D4D4"/>
          <w:sz w:val="21"/>
          <w:szCs w:val="21"/>
        </w:rPr>
        <w:t>=</w:t>
      </w:r>
      <w:r w:rsidRPr="00A536CA">
        <w:rPr>
          <w:rFonts w:ascii="Consolas" w:eastAsia="Times New Roman" w:hAnsi="Consolas" w:cs="Times New Roman"/>
          <w:color w:val="4EC9B0"/>
          <w:sz w:val="21"/>
          <w:szCs w:val="21"/>
        </w:rPr>
        <w:t>Aplicacion</w:t>
      </w:r>
      <w:r w:rsidRPr="00A536CA">
        <w:rPr>
          <w:rFonts w:ascii="Consolas" w:eastAsia="Times New Roman" w:hAnsi="Consolas" w:cs="Times New Roman"/>
          <w:color w:val="D4D4D4"/>
          <w:sz w:val="21"/>
          <w:szCs w:val="21"/>
        </w:rPr>
        <w:t>()</w:t>
      </w:r>
    </w:p>
    <w:p w:rsidR="00EE7912" w:rsidRDefault="00EE7912"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3D43F2" w:rsidRPr="00DB7B9D" w:rsidRDefault="003D43F2" w:rsidP="003D43F2">
      <w:pPr>
        <w:pStyle w:val="Heading1"/>
        <w:spacing w:before="300" w:beforeAutospacing="0" w:after="150" w:afterAutospacing="0"/>
        <w:rPr>
          <w:rFonts w:ascii="Arial" w:hAnsi="Arial" w:cs="Arial"/>
          <w:b w:val="0"/>
          <w:bCs w:val="0"/>
          <w:color w:val="333333"/>
          <w:sz w:val="54"/>
          <w:szCs w:val="54"/>
          <w:lang w:val="es-AR"/>
        </w:rPr>
      </w:pPr>
      <w:r w:rsidRPr="00DB7B9D">
        <w:rPr>
          <w:rFonts w:ascii="Arial" w:hAnsi="Arial" w:cs="Arial"/>
          <w:b w:val="0"/>
          <w:bCs w:val="0"/>
          <w:color w:val="333333"/>
          <w:sz w:val="54"/>
          <w:szCs w:val="54"/>
          <w:lang w:val="es-AR"/>
        </w:rPr>
        <w:t>Canvas : mover una figura</w:t>
      </w:r>
    </w:p>
    <w:p w:rsidR="00DB7B9D" w:rsidRPr="00DB7B9D" w:rsidRDefault="00DB7B9D" w:rsidP="00DB7B9D">
      <w:pPr>
        <w:pStyle w:val="NormalWeb"/>
        <w:spacing w:before="0" w:beforeAutospacing="0" w:after="150" w:afterAutospacing="0"/>
        <w:rPr>
          <w:rFonts w:ascii="Arial" w:hAnsi="Arial" w:cs="Arial"/>
          <w:color w:val="333333"/>
          <w:sz w:val="25"/>
          <w:szCs w:val="25"/>
          <w:lang w:val="es-AR"/>
        </w:rPr>
      </w:pPr>
      <w:r w:rsidRPr="00DB7B9D">
        <w:rPr>
          <w:rFonts w:ascii="Arial" w:hAnsi="Arial" w:cs="Arial"/>
          <w:color w:val="333333"/>
          <w:sz w:val="25"/>
          <w:szCs w:val="25"/>
          <w:lang w:val="es-AR"/>
        </w:rPr>
        <w:t>Otro algoritmo útil cuando trabajamos con figuras dentro de un control Canvas es la posibilidad de arrastrar y soltar figuras.</w:t>
      </w:r>
    </w:p>
    <w:p w:rsidR="00DB7B9D" w:rsidRPr="00DB7B9D" w:rsidRDefault="00DB7B9D" w:rsidP="00DB7B9D">
      <w:pPr>
        <w:pStyle w:val="NormalWeb"/>
        <w:spacing w:before="0" w:beforeAutospacing="0" w:after="150" w:afterAutospacing="0"/>
        <w:rPr>
          <w:rFonts w:ascii="Arial" w:hAnsi="Arial" w:cs="Arial"/>
          <w:color w:val="333333"/>
          <w:sz w:val="25"/>
          <w:szCs w:val="25"/>
          <w:lang w:val="es-AR"/>
        </w:rPr>
      </w:pPr>
      <w:r w:rsidRPr="00DB7B9D">
        <w:rPr>
          <w:rFonts w:ascii="Arial" w:hAnsi="Arial" w:cs="Arial"/>
          <w:color w:val="333333"/>
          <w:sz w:val="25"/>
          <w:szCs w:val="25"/>
          <w:lang w:val="es-AR"/>
        </w:rPr>
        <w:t>Debemos capturar los eventos cuando se hace clic dentro de una figura y luego cada vez que se desplaza la flecha del mouse.</w:t>
      </w:r>
    </w:p>
    <w:p w:rsidR="00DB7B9D" w:rsidRPr="00DB7B9D" w:rsidRDefault="00DB7B9D" w:rsidP="00DB7B9D">
      <w:pPr>
        <w:pStyle w:val="Heading3"/>
        <w:spacing w:before="300" w:after="150"/>
        <w:rPr>
          <w:rFonts w:ascii="Arial" w:hAnsi="Arial" w:cs="Arial"/>
          <w:b w:val="0"/>
          <w:bCs w:val="0"/>
          <w:color w:val="333333"/>
          <w:sz w:val="36"/>
          <w:szCs w:val="36"/>
          <w:lang w:val="es-AR"/>
        </w:rPr>
      </w:pPr>
      <w:r w:rsidRPr="00DB7B9D">
        <w:rPr>
          <w:rFonts w:ascii="Arial" w:hAnsi="Arial" w:cs="Arial"/>
          <w:b w:val="0"/>
          <w:bCs w:val="0"/>
          <w:color w:val="333333"/>
          <w:sz w:val="36"/>
          <w:szCs w:val="36"/>
          <w:lang w:val="es-AR"/>
        </w:rPr>
        <w:t>Problema:</w:t>
      </w:r>
    </w:p>
    <w:p w:rsidR="00DB7B9D" w:rsidRPr="00DB7B9D" w:rsidRDefault="00DB7B9D" w:rsidP="00DB7B9D">
      <w:pPr>
        <w:pStyle w:val="NormalWeb"/>
        <w:spacing w:before="0" w:beforeAutospacing="0" w:after="150" w:afterAutospacing="0"/>
        <w:rPr>
          <w:rFonts w:ascii="Arial" w:hAnsi="Arial" w:cs="Arial"/>
          <w:color w:val="333333"/>
          <w:sz w:val="25"/>
          <w:szCs w:val="25"/>
          <w:lang w:val="es-AR"/>
        </w:rPr>
      </w:pPr>
      <w:r w:rsidRPr="00DB7B9D">
        <w:rPr>
          <w:rFonts w:ascii="Arial" w:hAnsi="Arial" w:cs="Arial"/>
          <w:color w:val="333333"/>
          <w:sz w:val="25"/>
          <w:szCs w:val="25"/>
          <w:lang w:val="es-AR"/>
        </w:rPr>
        <w:t>Se cuenta con dos archivos de tipo png con las imágenes de distintas cartas. Mostrarlas a cada una dentro de una componente de tipo Canvas y permitir moverlas dentro del control mediante el mouse.</w:t>
      </w:r>
    </w:p>
    <w:p w:rsidR="00DB7B9D" w:rsidRPr="00DB7B9D" w:rsidRDefault="00DB7B9D" w:rsidP="00DB7B9D">
      <w:pPr>
        <w:pStyle w:val="NormalWeb"/>
        <w:spacing w:before="0" w:beforeAutospacing="0" w:after="150" w:afterAutospacing="0"/>
        <w:rPr>
          <w:rFonts w:ascii="Arial" w:hAnsi="Arial" w:cs="Arial"/>
          <w:color w:val="333333"/>
          <w:sz w:val="25"/>
          <w:szCs w:val="25"/>
          <w:lang w:val="es-AR"/>
        </w:rPr>
      </w:pPr>
      <w:r w:rsidRPr="00DB7B9D">
        <w:rPr>
          <w:rFonts w:ascii="Arial" w:hAnsi="Arial" w:cs="Arial"/>
          <w:color w:val="333333"/>
          <w:sz w:val="25"/>
          <w:szCs w:val="25"/>
          <w:lang w:val="es-AR"/>
        </w:rPr>
        <w:t>Puede descargar estas dos imágenes y copiarlas en la carpeta donde codifica sus programas en Python:</w:t>
      </w:r>
      <w:r w:rsidRPr="00DB7B9D">
        <w:rPr>
          <w:rFonts w:ascii="Arial" w:hAnsi="Arial" w:cs="Arial"/>
          <w:color w:val="333333"/>
          <w:sz w:val="25"/>
          <w:szCs w:val="25"/>
          <w:lang w:val="es-AR"/>
        </w:rPr>
        <w:br/>
      </w:r>
      <w:r>
        <w:rPr>
          <w:rFonts w:ascii="Arial" w:hAnsi="Arial" w:cs="Arial"/>
          <w:noProof/>
          <w:color w:val="333333"/>
          <w:sz w:val="25"/>
          <w:szCs w:val="25"/>
        </w:rPr>
        <w:drawing>
          <wp:inline distT="0" distB="0" distL="0" distR="0">
            <wp:extent cx="380365" cy="575310"/>
            <wp:effectExtent l="0" t="0" r="635" b="0"/>
            <wp:docPr id="79" name="Picture 79" descr="car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ta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80365" cy="575310"/>
                    </a:xfrm>
                    <a:prstGeom prst="rect">
                      <a:avLst/>
                    </a:prstGeom>
                    <a:noFill/>
                    <a:ln>
                      <a:noFill/>
                    </a:ln>
                  </pic:spPr>
                </pic:pic>
              </a:graphicData>
            </a:graphic>
          </wp:inline>
        </w:drawing>
      </w:r>
      <w:r w:rsidRPr="00DB7B9D">
        <w:rPr>
          <w:rFonts w:ascii="Arial" w:hAnsi="Arial" w:cs="Arial"/>
          <w:color w:val="333333"/>
          <w:sz w:val="25"/>
          <w:szCs w:val="25"/>
          <w:lang w:val="es-AR"/>
        </w:rPr>
        <w:t> </w:t>
      </w:r>
      <w:r>
        <w:rPr>
          <w:rFonts w:ascii="Arial" w:hAnsi="Arial" w:cs="Arial"/>
          <w:noProof/>
          <w:color w:val="333333"/>
          <w:sz w:val="25"/>
          <w:szCs w:val="25"/>
        </w:rPr>
        <w:drawing>
          <wp:inline distT="0" distB="0" distL="0" distR="0">
            <wp:extent cx="380365" cy="575310"/>
            <wp:effectExtent l="0" t="0" r="635" b="0"/>
            <wp:docPr id="78" name="Picture 78" descr="car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ta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80365" cy="575310"/>
                    </a:xfrm>
                    <a:prstGeom prst="rect">
                      <a:avLst/>
                    </a:prstGeom>
                    <a:noFill/>
                    <a:ln>
                      <a:noFill/>
                    </a:ln>
                  </pic:spPr>
                </pic:pic>
              </a:graphicData>
            </a:graphic>
          </wp:inline>
        </w:drawing>
      </w:r>
    </w:p>
    <w:p w:rsidR="00DB7B9D" w:rsidRPr="00DB7B9D" w:rsidRDefault="00DB7B9D" w:rsidP="00DB7B9D">
      <w:pPr>
        <w:pStyle w:val="NormalWeb"/>
        <w:spacing w:before="0" w:beforeAutospacing="0" w:after="150" w:afterAutospacing="0"/>
        <w:rPr>
          <w:rFonts w:ascii="Arial" w:hAnsi="Arial" w:cs="Arial"/>
          <w:color w:val="333333"/>
          <w:sz w:val="25"/>
          <w:szCs w:val="25"/>
          <w:lang w:val="es-AR"/>
        </w:rPr>
      </w:pPr>
      <w:r w:rsidRPr="00DB7B9D">
        <w:rPr>
          <w:rFonts w:ascii="Arial" w:hAnsi="Arial" w:cs="Arial"/>
          <w:color w:val="333333"/>
          <w:sz w:val="25"/>
          <w:szCs w:val="25"/>
          <w:lang w:val="es-AR"/>
        </w:rPr>
        <w:t>La interfaz visual debe ser similar a esta luego de mover con el mouse las imágenes:</w:t>
      </w:r>
    </w:p>
    <w:p w:rsidR="00DB7B9D" w:rsidRDefault="00DB7B9D" w:rsidP="00DB7B9D">
      <w:pPr>
        <w:rPr>
          <w:rFonts w:ascii="Times New Roman" w:hAnsi="Times New Roman" w:cs="Times New Roman"/>
          <w:sz w:val="24"/>
          <w:szCs w:val="24"/>
        </w:rPr>
      </w:pPr>
      <w:r>
        <w:rPr>
          <w:noProof/>
        </w:rPr>
        <w:lastRenderedPageBreak/>
        <w:drawing>
          <wp:inline distT="0" distB="0" distL="0" distR="0">
            <wp:extent cx="4993005" cy="5722620"/>
            <wp:effectExtent l="0" t="0" r="0" b="0"/>
            <wp:docPr id="77" name="Picture 77" descr="Canvas drag and drop fig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vas drag and drop figuras"/>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993005" cy="5722620"/>
                    </a:xfrm>
                    <a:prstGeom prst="rect">
                      <a:avLst/>
                    </a:prstGeom>
                    <a:noFill/>
                    <a:ln>
                      <a:noFill/>
                    </a:ln>
                  </pic:spPr>
                </pic:pic>
              </a:graphicData>
            </a:graphic>
          </wp:inline>
        </w:drawing>
      </w:r>
      <w:r>
        <w:rPr>
          <w:rFonts w:ascii="Arial" w:hAnsi="Arial" w:cs="Arial"/>
          <w:color w:val="333333"/>
          <w:sz w:val="25"/>
          <w:szCs w:val="25"/>
        </w:rPr>
        <w:br/>
      </w:r>
    </w:p>
    <w:p w:rsidR="00DB7B9D" w:rsidRPr="00472E86" w:rsidRDefault="00DB7B9D" w:rsidP="00DB7B9D">
      <w:pPr>
        <w:pStyle w:val="Heading4"/>
        <w:spacing w:before="150" w:after="150"/>
        <w:rPr>
          <w:rFonts w:ascii="Arial" w:hAnsi="Arial" w:cs="Arial"/>
          <w:b w:val="0"/>
          <w:bCs w:val="0"/>
          <w:color w:val="333333"/>
          <w:sz w:val="27"/>
          <w:szCs w:val="27"/>
          <w:lang w:val="es-AR"/>
        </w:rPr>
      </w:pPr>
      <w:r w:rsidRPr="00472E86">
        <w:rPr>
          <w:rFonts w:ascii="Arial" w:hAnsi="Arial" w:cs="Arial"/>
          <w:b w:val="0"/>
          <w:bCs w:val="0"/>
          <w:color w:val="333333"/>
          <w:sz w:val="27"/>
          <w:szCs w:val="27"/>
          <w:lang w:val="es-AR"/>
        </w:rPr>
        <w:t>Programa: ejercicio265.py</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C586C0"/>
          <w:sz w:val="21"/>
          <w:szCs w:val="21"/>
          <w:lang w:val="es-AR"/>
        </w:rPr>
        <w:t>import</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4EC9B0"/>
          <w:sz w:val="21"/>
          <w:szCs w:val="21"/>
          <w:lang w:val="es-AR"/>
        </w:rPr>
        <w:t>tkinter</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C586C0"/>
          <w:sz w:val="21"/>
          <w:szCs w:val="21"/>
          <w:lang w:val="es-AR"/>
        </w:rPr>
        <w:t>as</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4EC9B0"/>
          <w:sz w:val="21"/>
          <w:szCs w:val="21"/>
          <w:lang w:val="es-AR"/>
        </w:rPr>
        <w:t>tk</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569CD6"/>
          <w:sz w:val="21"/>
          <w:szCs w:val="21"/>
        </w:rPr>
        <w:t>class</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4EC9B0"/>
          <w:sz w:val="21"/>
          <w:szCs w:val="21"/>
        </w:rPr>
        <w:t>Aplicacion</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569CD6"/>
          <w:sz w:val="21"/>
          <w:szCs w:val="21"/>
        </w:rPr>
        <w:t>def</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DCDCAA"/>
          <w:sz w:val="21"/>
          <w:szCs w:val="21"/>
        </w:rPr>
        <w:t>__init__</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ventana1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Canvas</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ventana1</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width</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900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height</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500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background</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"black"</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grid</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column</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row</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0</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archi1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PhotoImage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file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"carta1.png"</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lastRenderedPageBreak/>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create_image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30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B5CEA8"/>
          <w:sz w:val="21"/>
          <w:szCs w:val="21"/>
        </w:rPr>
        <w:t>100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archi1</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anchor</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"nw"</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tags</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"movil"</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archi2</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PhotoImage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file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"carta2.png"</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create_image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B5CEA8"/>
          <w:sz w:val="21"/>
          <w:szCs w:val="21"/>
        </w:rPr>
        <w:t>400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B5CEA8"/>
          <w:sz w:val="21"/>
          <w:szCs w:val="21"/>
        </w:rPr>
        <w:t>100</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image</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archi2</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anchor</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"nw"</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tags</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"movil"</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tag_bind</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"movil"</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CE9178"/>
          <w:sz w:val="21"/>
          <w:szCs w:val="21"/>
        </w:rPr>
        <w:t>"&lt;ButtonPress-1&gt;"</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presion_boton</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tag_bind</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CE9178"/>
          <w:sz w:val="21"/>
          <w:szCs w:val="21"/>
        </w:rPr>
        <w:t>"movil"</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CE9178"/>
          <w:sz w:val="21"/>
          <w:szCs w:val="21"/>
        </w:rPr>
        <w:t>"&lt;Button1-Motion&gt;"</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mover</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carta_seleccionada</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569CD6"/>
          <w:sz w:val="21"/>
          <w:szCs w:val="21"/>
          <w:lang w:val="es-AR"/>
        </w:rPr>
        <w:t>None</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ventana1</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DCDCAA"/>
          <w:sz w:val="21"/>
          <w:szCs w:val="21"/>
          <w:lang w:val="es-AR"/>
        </w:rPr>
        <w:t>mainloop</w:t>
      </w:r>
      <w:r w:rsidRPr="00472E86">
        <w:rPr>
          <w:rFonts w:ascii="Consolas" w:eastAsia="Times New Roman" w:hAnsi="Consolas" w:cs="Times New Roman"/>
          <w:color w:val="D4D4D4"/>
          <w:sz w:val="21"/>
          <w:szCs w:val="21"/>
          <w:lang w:val="es-AR"/>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569CD6"/>
          <w:sz w:val="21"/>
          <w:szCs w:val="21"/>
        </w:rPr>
        <w:t>def</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DCDCAA"/>
          <w:sz w:val="21"/>
          <w:szCs w:val="21"/>
        </w:rPr>
        <w:t>presion_boton</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evento</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carta</w:t>
      </w:r>
      <w:r w:rsidRPr="00472E86">
        <w:rPr>
          <w:rFonts w:ascii="Consolas" w:eastAsia="Times New Roman" w:hAnsi="Consolas" w:cs="Times New Roman"/>
          <w:color w:val="D4D4D4"/>
          <w:sz w:val="21"/>
          <w:szCs w:val="21"/>
        </w:rPr>
        <w:t xml:space="preserve"> = </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canvas1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DCDCAA"/>
          <w:sz w:val="21"/>
          <w:szCs w:val="21"/>
        </w:rPr>
        <w:t>find_withtag</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tk</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CURRENT</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carta_seleccionada</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9CDCFE"/>
          <w:sz w:val="21"/>
          <w:szCs w:val="21"/>
          <w:lang w:val="es-AR"/>
        </w:rPr>
        <w:t>carta</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evento</w:t>
      </w:r>
      <w:r w:rsidRPr="00472E86">
        <w:rPr>
          <w:rFonts w:ascii="Consolas" w:eastAsia="Times New Roman" w:hAnsi="Consolas" w:cs="Times New Roman"/>
          <w:color w:val="D4D4D4"/>
          <w:sz w:val="21"/>
          <w:szCs w:val="21"/>
          <w:lang w:val="es-AR"/>
        </w:rPr>
        <w:t xml:space="preserve">.x, </w:t>
      </w:r>
      <w:r w:rsidRPr="00472E86">
        <w:rPr>
          <w:rFonts w:ascii="Consolas" w:eastAsia="Times New Roman" w:hAnsi="Consolas" w:cs="Times New Roman"/>
          <w:color w:val="9CDCFE"/>
          <w:sz w:val="21"/>
          <w:szCs w:val="21"/>
          <w:lang w:val="es-AR"/>
        </w:rPr>
        <w:t>evento</w:t>
      </w:r>
      <w:r w:rsidRPr="00472E86">
        <w:rPr>
          <w:rFonts w:ascii="Consolas" w:eastAsia="Times New Roman" w:hAnsi="Consolas" w:cs="Times New Roman"/>
          <w:color w:val="D4D4D4"/>
          <w:sz w:val="21"/>
          <w:szCs w:val="21"/>
          <w:lang w:val="es-AR"/>
        </w:rPr>
        <w:t>.y)</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569CD6"/>
          <w:sz w:val="21"/>
          <w:szCs w:val="21"/>
        </w:rPr>
        <w:t>def</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DCDCAA"/>
          <w:sz w:val="21"/>
          <w:szCs w:val="21"/>
        </w:rPr>
        <w:t>mover</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9CDCFE"/>
          <w:sz w:val="21"/>
          <w:szCs w:val="21"/>
        </w:rPr>
        <w:t>self</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evento</w:t>
      </w:r>
      <w:r w:rsidRPr="00472E86">
        <w:rPr>
          <w:rFonts w:ascii="Consolas" w:eastAsia="Times New Roman" w:hAnsi="Consolas" w:cs="Times New Roman"/>
          <w:color w:val="D4D4D4"/>
          <w:sz w:val="21"/>
          <w:szCs w:val="21"/>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x</w:t>
      </w: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rPr>
        <w:t>y</w:t>
      </w:r>
      <w:r w:rsidRPr="00472E86">
        <w:rPr>
          <w:rFonts w:ascii="Consolas" w:eastAsia="Times New Roman" w:hAnsi="Consolas" w:cs="Times New Roman"/>
          <w:color w:val="D4D4D4"/>
          <w:sz w:val="21"/>
          <w:szCs w:val="21"/>
        </w:rPr>
        <w:t xml:space="preserve"> = </w:t>
      </w:r>
      <w:r w:rsidRPr="00472E86">
        <w:rPr>
          <w:rFonts w:ascii="Consolas" w:eastAsia="Times New Roman" w:hAnsi="Consolas" w:cs="Times New Roman"/>
          <w:color w:val="9CDCFE"/>
          <w:sz w:val="21"/>
          <w:szCs w:val="21"/>
        </w:rPr>
        <w:t>evento</w:t>
      </w:r>
      <w:r w:rsidRPr="00472E86">
        <w:rPr>
          <w:rFonts w:ascii="Consolas" w:eastAsia="Times New Roman" w:hAnsi="Consolas" w:cs="Times New Roman"/>
          <w:color w:val="D4D4D4"/>
          <w:sz w:val="21"/>
          <w:szCs w:val="21"/>
        </w:rPr>
        <w:t xml:space="preserve">.x, </w:t>
      </w:r>
      <w:r w:rsidRPr="00472E86">
        <w:rPr>
          <w:rFonts w:ascii="Consolas" w:eastAsia="Times New Roman" w:hAnsi="Consolas" w:cs="Times New Roman"/>
          <w:color w:val="9CDCFE"/>
          <w:sz w:val="21"/>
          <w:szCs w:val="21"/>
        </w:rPr>
        <w:t>evento</w:t>
      </w:r>
      <w:r w:rsidRPr="00472E86">
        <w:rPr>
          <w:rFonts w:ascii="Consolas" w:eastAsia="Times New Roman" w:hAnsi="Consolas" w:cs="Times New Roman"/>
          <w:color w:val="D4D4D4"/>
          <w:sz w:val="21"/>
          <w:szCs w:val="21"/>
        </w:rPr>
        <w:t>.y</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rPr>
        <w:t xml:space="preserve">        </w:t>
      </w:r>
      <w:r w:rsidRPr="00472E86">
        <w:rPr>
          <w:rFonts w:ascii="Consolas" w:eastAsia="Times New Roman" w:hAnsi="Consolas" w:cs="Times New Roman"/>
          <w:color w:val="9CDCFE"/>
          <w:sz w:val="21"/>
          <w:szCs w:val="21"/>
          <w:lang w:val="es-AR"/>
        </w:rPr>
        <w:t>carta</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x1</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y1</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carta_seleccionada</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canvas1</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DCDCAA"/>
          <w:sz w:val="21"/>
          <w:szCs w:val="21"/>
          <w:lang w:val="es-AR"/>
        </w:rPr>
        <w:t>move</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carta</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x</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9CDCFE"/>
          <w:sz w:val="21"/>
          <w:szCs w:val="21"/>
          <w:lang w:val="es-AR"/>
        </w:rPr>
        <w:t>x1</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y</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9CDCFE"/>
          <w:sz w:val="21"/>
          <w:szCs w:val="21"/>
          <w:lang w:val="es-AR"/>
        </w:rPr>
        <w:t>y1</w:t>
      </w:r>
      <w:r w:rsidRPr="00472E86">
        <w:rPr>
          <w:rFonts w:ascii="Consolas" w:eastAsia="Times New Roman" w:hAnsi="Consolas" w:cs="Times New Roman"/>
          <w:color w:val="D4D4D4"/>
          <w:sz w:val="21"/>
          <w:szCs w:val="21"/>
          <w:lang w:val="es-AR"/>
        </w:rPr>
        <w:t>)</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self</w:t>
      </w:r>
      <w:r w:rsidRPr="00472E86">
        <w:rPr>
          <w:rFonts w:ascii="Consolas" w:eastAsia="Times New Roman" w:hAnsi="Consolas" w:cs="Times New Roman"/>
          <w:color w:val="D4D4D4"/>
          <w:sz w:val="21"/>
          <w:szCs w:val="21"/>
          <w:lang w:val="es-AR"/>
        </w:rPr>
        <w:t>.</w:t>
      </w:r>
      <w:r w:rsidRPr="00472E86">
        <w:rPr>
          <w:rFonts w:ascii="Consolas" w:eastAsia="Times New Roman" w:hAnsi="Consolas" w:cs="Times New Roman"/>
          <w:color w:val="9CDCFE"/>
          <w:sz w:val="21"/>
          <w:szCs w:val="21"/>
          <w:lang w:val="es-AR"/>
        </w:rPr>
        <w:t>carta_seleccionada</w:t>
      </w:r>
      <w:r w:rsidRPr="00472E86">
        <w:rPr>
          <w:rFonts w:ascii="Consolas" w:eastAsia="Times New Roman" w:hAnsi="Consolas" w:cs="Times New Roman"/>
          <w:color w:val="D4D4D4"/>
          <w:sz w:val="21"/>
          <w:szCs w:val="21"/>
          <w:lang w:val="es-AR"/>
        </w:rPr>
        <w:t xml:space="preserve"> = (</w:t>
      </w:r>
      <w:r w:rsidRPr="00472E86">
        <w:rPr>
          <w:rFonts w:ascii="Consolas" w:eastAsia="Times New Roman" w:hAnsi="Consolas" w:cs="Times New Roman"/>
          <w:color w:val="9CDCFE"/>
          <w:sz w:val="21"/>
          <w:szCs w:val="21"/>
          <w:lang w:val="es-AR"/>
        </w:rPr>
        <w:t>carta</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x</w:t>
      </w:r>
      <w:r w:rsidRPr="00472E86">
        <w:rPr>
          <w:rFonts w:ascii="Consolas" w:eastAsia="Times New Roman" w:hAnsi="Consolas" w:cs="Times New Roman"/>
          <w:color w:val="D4D4D4"/>
          <w:sz w:val="21"/>
          <w:szCs w:val="21"/>
          <w:lang w:val="es-AR"/>
        </w:rPr>
        <w:t xml:space="preserve">, </w:t>
      </w:r>
      <w:r w:rsidRPr="00472E86">
        <w:rPr>
          <w:rFonts w:ascii="Consolas" w:eastAsia="Times New Roman" w:hAnsi="Consolas" w:cs="Times New Roman"/>
          <w:color w:val="9CDCFE"/>
          <w:sz w:val="21"/>
          <w:szCs w:val="21"/>
          <w:lang w:val="es-AR"/>
        </w:rPr>
        <w:t>y</w:t>
      </w:r>
      <w:r w:rsidRPr="00472E86">
        <w:rPr>
          <w:rFonts w:ascii="Consolas" w:eastAsia="Times New Roman" w:hAnsi="Consolas" w:cs="Times New Roman"/>
          <w:color w:val="D4D4D4"/>
          <w:sz w:val="21"/>
          <w:szCs w:val="21"/>
          <w:lang w:val="es-AR"/>
        </w:rPr>
        <w:t>)    </w:t>
      </w: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lang w:val="es-AR"/>
        </w:rPr>
      </w:pPr>
    </w:p>
    <w:p w:rsidR="00472E86" w:rsidRPr="00472E86" w:rsidRDefault="00472E86" w:rsidP="00472E86">
      <w:pPr>
        <w:shd w:val="clear" w:color="auto" w:fill="1E1E1E"/>
        <w:spacing w:after="0" w:line="285" w:lineRule="atLeast"/>
        <w:rPr>
          <w:rFonts w:ascii="Consolas" w:eastAsia="Times New Roman" w:hAnsi="Consolas" w:cs="Times New Roman"/>
          <w:color w:val="D4D4D4"/>
          <w:sz w:val="21"/>
          <w:szCs w:val="21"/>
        </w:rPr>
      </w:pPr>
      <w:r w:rsidRPr="00472E86">
        <w:rPr>
          <w:rFonts w:ascii="Consolas" w:eastAsia="Times New Roman" w:hAnsi="Consolas" w:cs="Times New Roman"/>
          <w:color w:val="9CDCFE"/>
          <w:sz w:val="21"/>
          <w:szCs w:val="21"/>
        </w:rPr>
        <w:t>aplicacion1</w:t>
      </w:r>
      <w:r w:rsidRPr="00472E86">
        <w:rPr>
          <w:rFonts w:ascii="Consolas" w:eastAsia="Times New Roman" w:hAnsi="Consolas" w:cs="Times New Roman"/>
          <w:color w:val="D4D4D4"/>
          <w:sz w:val="21"/>
          <w:szCs w:val="21"/>
        </w:rPr>
        <w:t>=</w:t>
      </w:r>
      <w:r w:rsidRPr="00472E86">
        <w:rPr>
          <w:rFonts w:ascii="Consolas" w:eastAsia="Times New Roman" w:hAnsi="Consolas" w:cs="Times New Roman"/>
          <w:color w:val="4EC9B0"/>
          <w:sz w:val="21"/>
          <w:szCs w:val="21"/>
        </w:rPr>
        <w:t>Aplicacion</w:t>
      </w:r>
      <w:r w:rsidRPr="00472E86">
        <w:rPr>
          <w:rFonts w:ascii="Consolas" w:eastAsia="Times New Roman" w:hAnsi="Consolas" w:cs="Times New Roman"/>
          <w:color w:val="D4D4D4"/>
          <w:sz w:val="21"/>
          <w:szCs w:val="21"/>
        </w:rPr>
        <w:t>()</w:t>
      </w:r>
    </w:p>
    <w:p w:rsidR="003D43F2" w:rsidRDefault="003D43F2"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472E86" w:rsidRDefault="00472E86" w:rsidP="00472E86">
      <w:pPr>
        <w:pStyle w:val="Heading2"/>
        <w:spacing w:before="300" w:beforeAutospacing="0" w:after="150" w:afterAutospacing="0"/>
        <w:rPr>
          <w:rFonts w:ascii="Arial" w:hAnsi="Arial" w:cs="Arial"/>
          <w:b w:val="0"/>
          <w:bCs w:val="0"/>
          <w:color w:val="333333"/>
          <w:sz w:val="45"/>
          <w:szCs w:val="45"/>
        </w:rPr>
      </w:pPr>
      <w:r>
        <w:rPr>
          <w:rFonts w:ascii="Arial" w:hAnsi="Arial" w:cs="Arial"/>
          <w:b w:val="0"/>
          <w:bCs w:val="0"/>
          <w:color w:val="333333"/>
          <w:sz w:val="45"/>
          <w:szCs w:val="45"/>
        </w:rPr>
        <w:t>Problema propuesto</w:t>
      </w:r>
    </w:p>
    <w:p w:rsidR="00472E86" w:rsidRDefault="00472E86" w:rsidP="00472E86">
      <w:pPr>
        <w:pStyle w:val="NormalWeb"/>
        <w:numPr>
          <w:ilvl w:val="0"/>
          <w:numId w:val="73"/>
        </w:numPr>
        <w:spacing w:before="0" w:beforeAutospacing="0" w:after="150" w:afterAutospacing="0"/>
        <w:rPr>
          <w:rFonts w:ascii="Arial" w:hAnsi="Arial" w:cs="Arial"/>
          <w:color w:val="333333"/>
          <w:sz w:val="25"/>
          <w:szCs w:val="25"/>
        </w:rPr>
      </w:pPr>
      <w:r w:rsidRPr="00472E86">
        <w:rPr>
          <w:rFonts w:ascii="Arial" w:hAnsi="Arial" w:cs="Arial"/>
          <w:color w:val="333333"/>
          <w:sz w:val="25"/>
          <w:szCs w:val="25"/>
          <w:lang w:val="es-AR"/>
        </w:rPr>
        <w:t xml:space="preserve">Crear 100 cuadrados de color rojo y disponerlos en el control Canvas en posiciones aleatorias. </w:t>
      </w:r>
      <w:r>
        <w:rPr>
          <w:rFonts w:ascii="Arial" w:hAnsi="Arial" w:cs="Arial"/>
          <w:color w:val="333333"/>
          <w:sz w:val="25"/>
          <w:szCs w:val="25"/>
        </w:rPr>
        <w:t>Permitir desplazar con el mouse cualquiera de los cuadrados.</w:t>
      </w:r>
    </w:p>
    <w:p w:rsidR="00472E86" w:rsidRPr="00472E86" w:rsidRDefault="00472E86" w:rsidP="00472E86">
      <w:pPr>
        <w:pStyle w:val="NormalWeb"/>
        <w:spacing w:before="0" w:beforeAutospacing="0" w:after="150" w:afterAutospacing="0"/>
        <w:rPr>
          <w:rFonts w:ascii="Arial" w:hAnsi="Arial" w:cs="Arial"/>
          <w:color w:val="333333"/>
          <w:sz w:val="25"/>
          <w:szCs w:val="25"/>
        </w:rPr>
      </w:pPr>
      <w:r w:rsidRPr="00472E86">
        <w:rPr>
          <w:rFonts w:ascii="Courier" w:hAnsi="Courier" w:cs="Courier New"/>
          <w:color w:val="333333"/>
          <w:sz w:val="20"/>
          <w:szCs w:val="20"/>
        </w:rPr>
        <w:t>ejercicio266.py</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C586C0"/>
          <w:sz w:val="21"/>
          <w:szCs w:val="21"/>
        </w:rPr>
        <w:t>import</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4EC9B0"/>
          <w:sz w:val="21"/>
          <w:szCs w:val="21"/>
        </w:rPr>
        <w:t>tkinter</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C586C0"/>
          <w:sz w:val="21"/>
          <w:szCs w:val="21"/>
        </w:rPr>
        <w:t>as</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4EC9B0"/>
          <w:sz w:val="21"/>
          <w:szCs w:val="21"/>
        </w:rPr>
        <w:t>tk</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C586C0"/>
          <w:sz w:val="21"/>
          <w:szCs w:val="21"/>
        </w:rPr>
        <w:t>import</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4EC9B0"/>
          <w:sz w:val="21"/>
          <w:szCs w:val="21"/>
        </w:rPr>
        <w:t>random</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569CD6"/>
          <w:sz w:val="21"/>
          <w:szCs w:val="21"/>
        </w:rPr>
        <w:t>class</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4EC9B0"/>
          <w:sz w:val="21"/>
          <w:szCs w:val="21"/>
        </w:rPr>
        <w:t>Aplicacion</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569CD6"/>
          <w:sz w:val="21"/>
          <w:szCs w:val="21"/>
        </w:rPr>
        <w:t>def</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DCDCAA"/>
          <w:sz w:val="21"/>
          <w:szCs w:val="21"/>
        </w:rPr>
        <w:t>__init__</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ventana1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tk</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Tk</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tk</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Canvas</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ventana1</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width</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900</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height</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500</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background</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"black"</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grid</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column</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0</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row</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0</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C586C0"/>
          <w:sz w:val="21"/>
          <w:szCs w:val="21"/>
        </w:rPr>
        <w:t>for</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x</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C586C0"/>
          <w:sz w:val="21"/>
          <w:szCs w:val="21"/>
        </w:rPr>
        <w:t>in</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4EC9B0"/>
          <w:sz w:val="21"/>
          <w:szCs w:val="21"/>
        </w:rPr>
        <w:t>range</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101</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x1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random</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randint</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900</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y1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random</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randint</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500</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lastRenderedPageBreak/>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cuadrado</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create_rectangle</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x1</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y1</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x1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20</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y1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B5CEA8"/>
          <w:sz w:val="21"/>
          <w:szCs w:val="21"/>
        </w:rPr>
        <w:t>20</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fill</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"red"</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outline</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"red"</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tags</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"movil"</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tag_bind</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"movil"</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CE9178"/>
          <w:sz w:val="21"/>
          <w:szCs w:val="21"/>
        </w:rPr>
        <w:t>"&lt;ButtonPress-1&gt;"</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presion_boton</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tag_bind</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CE9178"/>
          <w:sz w:val="21"/>
          <w:szCs w:val="21"/>
        </w:rPr>
        <w:t>"movil"</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CE9178"/>
          <w:sz w:val="21"/>
          <w:szCs w:val="21"/>
        </w:rPr>
        <w:t>"&lt;Button1-Motion&gt;"</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mover</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carta_seleccionada</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569CD6"/>
          <w:sz w:val="21"/>
          <w:szCs w:val="21"/>
          <w:lang w:val="es-AR"/>
        </w:rPr>
        <w:t>None</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ventana1</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DCDCAA"/>
          <w:sz w:val="21"/>
          <w:szCs w:val="21"/>
          <w:lang w:val="es-AR"/>
        </w:rPr>
        <w:t>mainloop</w:t>
      </w:r>
      <w:r w:rsidRPr="000C3BC0">
        <w:rPr>
          <w:rFonts w:ascii="Consolas" w:eastAsia="Times New Roman" w:hAnsi="Consolas" w:cs="Times New Roman"/>
          <w:color w:val="D4D4D4"/>
          <w:sz w:val="21"/>
          <w:szCs w:val="21"/>
          <w:lang w:val="es-AR"/>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569CD6"/>
          <w:sz w:val="21"/>
          <w:szCs w:val="21"/>
        </w:rPr>
        <w:t>def</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DCDCAA"/>
          <w:sz w:val="21"/>
          <w:szCs w:val="21"/>
        </w:rPr>
        <w:t>presion_boton</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evento</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carta</w:t>
      </w:r>
      <w:r w:rsidRPr="000C3BC0">
        <w:rPr>
          <w:rFonts w:ascii="Consolas" w:eastAsia="Times New Roman" w:hAnsi="Consolas" w:cs="Times New Roman"/>
          <w:color w:val="D4D4D4"/>
          <w:sz w:val="21"/>
          <w:szCs w:val="21"/>
        </w:rPr>
        <w:t xml:space="preserve"> = </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canvas1</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DCDCAA"/>
          <w:sz w:val="21"/>
          <w:szCs w:val="21"/>
        </w:rPr>
        <w:t>find_withtag</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4EC9B0"/>
          <w:sz w:val="21"/>
          <w:szCs w:val="21"/>
        </w:rPr>
        <w:t>tk</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CURRENT</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carta_seleccionada</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9CDCFE"/>
          <w:sz w:val="21"/>
          <w:szCs w:val="21"/>
          <w:lang w:val="es-AR"/>
        </w:rPr>
        <w:t>carta</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evento</w:t>
      </w:r>
      <w:r w:rsidRPr="000C3BC0">
        <w:rPr>
          <w:rFonts w:ascii="Consolas" w:eastAsia="Times New Roman" w:hAnsi="Consolas" w:cs="Times New Roman"/>
          <w:color w:val="D4D4D4"/>
          <w:sz w:val="21"/>
          <w:szCs w:val="21"/>
          <w:lang w:val="es-AR"/>
        </w:rPr>
        <w:t xml:space="preserve">.x, </w:t>
      </w:r>
      <w:r w:rsidRPr="000C3BC0">
        <w:rPr>
          <w:rFonts w:ascii="Consolas" w:eastAsia="Times New Roman" w:hAnsi="Consolas" w:cs="Times New Roman"/>
          <w:color w:val="9CDCFE"/>
          <w:sz w:val="21"/>
          <w:szCs w:val="21"/>
          <w:lang w:val="es-AR"/>
        </w:rPr>
        <w:t>evento</w:t>
      </w:r>
      <w:r w:rsidRPr="000C3BC0">
        <w:rPr>
          <w:rFonts w:ascii="Consolas" w:eastAsia="Times New Roman" w:hAnsi="Consolas" w:cs="Times New Roman"/>
          <w:color w:val="D4D4D4"/>
          <w:sz w:val="21"/>
          <w:szCs w:val="21"/>
          <w:lang w:val="es-AR"/>
        </w:rPr>
        <w:t>.y)</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569CD6"/>
          <w:sz w:val="21"/>
          <w:szCs w:val="21"/>
        </w:rPr>
        <w:t>def</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DCDCAA"/>
          <w:sz w:val="21"/>
          <w:szCs w:val="21"/>
        </w:rPr>
        <w:t>mover</w:t>
      </w:r>
      <w:r w:rsidRPr="000C3BC0">
        <w:rPr>
          <w:rFonts w:ascii="Consolas" w:eastAsia="Times New Roman" w:hAnsi="Consolas" w:cs="Times New Roman"/>
          <w:color w:val="D4D4D4"/>
          <w:sz w:val="21"/>
          <w:szCs w:val="21"/>
        </w:rPr>
        <w:t>(</w:t>
      </w:r>
      <w:r w:rsidRPr="000C3BC0">
        <w:rPr>
          <w:rFonts w:ascii="Consolas" w:eastAsia="Times New Roman" w:hAnsi="Consolas" w:cs="Times New Roman"/>
          <w:color w:val="9CDCFE"/>
          <w:sz w:val="21"/>
          <w:szCs w:val="21"/>
        </w:rPr>
        <w:t>self</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evento</w:t>
      </w:r>
      <w:r w:rsidRPr="000C3BC0">
        <w:rPr>
          <w:rFonts w:ascii="Consolas" w:eastAsia="Times New Roman" w:hAnsi="Consolas" w:cs="Times New Roman"/>
          <w:color w:val="D4D4D4"/>
          <w:sz w:val="21"/>
          <w:szCs w:val="21"/>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x</w:t>
      </w: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rPr>
        <w:t>y</w:t>
      </w:r>
      <w:r w:rsidRPr="000C3BC0">
        <w:rPr>
          <w:rFonts w:ascii="Consolas" w:eastAsia="Times New Roman" w:hAnsi="Consolas" w:cs="Times New Roman"/>
          <w:color w:val="D4D4D4"/>
          <w:sz w:val="21"/>
          <w:szCs w:val="21"/>
        </w:rPr>
        <w:t xml:space="preserve"> = </w:t>
      </w:r>
      <w:r w:rsidRPr="000C3BC0">
        <w:rPr>
          <w:rFonts w:ascii="Consolas" w:eastAsia="Times New Roman" w:hAnsi="Consolas" w:cs="Times New Roman"/>
          <w:color w:val="9CDCFE"/>
          <w:sz w:val="21"/>
          <w:szCs w:val="21"/>
        </w:rPr>
        <w:t>evento</w:t>
      </w:r>
      <w:r w:rsidRPr="000C3BC0">
        <w:rPr>
          <w:rFonts w:ascii="Consolas" w:eastAsia="Times New Roman" w:hAnsi="Consolas" w:cs="Times New Roman"/>
          <w:color w:val="D4D4D4"/>
          <w:sz w:val="21"/>
          <w:szCs w:val="21"/>
        </w:rPr>
        <w:t xml:space="preserve">.x, </w:t>
      </w:r>
      <w:r w:rsidRPr="000C3BC0">
        <w:rPr>
          <w:rFonts w:ascii="Consolas" w:eastAsia="Times New Roman" w:hAnsi="Consolas" w:cs="Times New Roman"/>
          <w:color w:val="9CDCFE"/>
          <w:sz w:val="21"/>
          <w:szCs w:val="21"/>
        </w:rPr>
        <w:t>evento</w:t>
      </w:r>
      <w:r w:rsidRPr="000C3BC0">
        <w:rPr>
          <w:rFonts w:ascii="Consolas" w:eastAsia="Times New Roman" w:hAnsi="Consolas" w:cs="Times New Roman"/>
          <w:color w:val="D4D4D4"/>
          <w:sz w:val="21"/>
          <w:szCs w:val="21"/>
        </w:rPr>
        <w:t>.y</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rPr>
        <w:t xml:space="preserve">        </w:t>
      </w:r>
      <w:r w:rsidRPr="000C3BC0">
        <w:rPr>
          <w:rFonts w:ascii="Consolas" w:eastAsia="Times New Roman" w:hAnsi="Consolas" w:cs="Times New Roman"/>
          <w:color w:val="9CDCFE"/>
          <w:sz w:val="21"/>
          <w:szCs w:val="21"/>
          <w:lang w:val="es-AR"/>
        </w:rPr>
        <w:t>carta</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x1</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y1</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carta_seleccionada</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canvas1</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DCDCAA"/>
          <w:sz w:val="21"/>
          <w:szCs w:val="21"/>
          <w:lang w:val="es-AR"/>
        </w:rPr>
        <w:t>move</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carta</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x</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9CDCFE"/>
          <w:sz w:val="21"/>
          <w:szCs w:val="21"/>
          <w:lang w:val="es-AR"/>
        </w:rPr>
        <w:t>x1</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y</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9CDCFE"/>
          <w:sz w:val="21"/>
          <w:szCs w:val="21"/>
          <w:lang w:val="es-AR"/>
        </w:rPr>
        <w:t>y1</w:t>
      </w:r>
      <w:r w:rsidRPr="000C3BC0">
        <w:rPr>
          <w:rFonts w:ascii="Consolas" w:eastAsia="Times New Roman" w:hAnsi="Consolas" w:cs="Times New Roman"/>
          <w:color w:val="D4D4D4"/>
          <w:sz w:val="21"/>
          <w:szCs w:val="21"/>
          <w:lang w:val="es-AR"/>
        </w:rPr>
        <w:t>)</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self</w:t>
      </w:r>
      <w:r w:rsidRPr="000C3BC0">
        <w:rPr>
          <w:rFonts w:ascii="Consolas" w:eastAsia="Times New Roman" w:hAnsi="Consolas" w:cs="Times New Roman"/>
          <w:color w:val="D4D4D4"/>
          <w:sz w:val="21"/>
          <w:szCs w:val="21"/>
          <w:lang w:val="es-AR"/>
        </w:rPr>
        <w:t>.</w:t>
      </w:r>
      <w:r w:rsidRPr="000C3BC0">
        <w:rPr>
          <w:rFonts w:ascii="Consolas" w:eastAsia="Times New Roman" w:hAnsi="Consolas" w:cs="Times New Roman"/>
          <w:color w:val="9CDCFE"/>
          <w:sz w:val="21"/>
          <w:szCs w:val="21"/>
          <w:lang w:val="es-AR"/>
        </w:rPr>
        <w:t>carta_seleccionada</w:t>
      </w:r>
      <w:r w:rsidRPr="000C3BC0">
        <w:rPr>
          <w:rFonts w:ascii="Consolas" w:eastAsia="Times New Roman" w:hAnsi="Consolas" w:cs="Times New Roman"/>
          <w:color w:val="D4D4D4"/>
          <w:sz w:val="21"/>
          <w:szCs w:val="21"/>
          <w:lang w:val="es-AR"/>
        </w:rPr>
        <w:t xml:space="preserve"> = (</w:t>
      </w:r>
      <w:r w:rsidRPr="000C3BC0">
        <w:rPr>
          <w:rFonts w:ascii="Consolas" w:eastAsia="Times New Roman" w:hAnsi="Consolas" w:cs="Times New Roman"/>
          <w:color w:val="9CDCFE"/>
          <w:sz w:val="21"/>
          <w:szCs w:val="21"/>
          <w:lang w:val="es-AR"/>
        </w:rPr>
        <w:t>carta</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x</w:t>
      </w:r>
      <w:r w:rsidRPr="000C3BC0">
        <w:rPr>
          <w:rFonts w:ascii="Consolas" w:eastAsia="Times New Roman" w:hAnsi="Consolas" w:cs="Times New Roman"/>
          <w:color w:val="D4D4D4"/>
          <w:sz w:val="21"/>
          <w:szCs w:val="21"/>
          <w:lang w:val="es-AR"/>
        </w:rPr>
        <w:t xml:space="preserve">, </w:t>
      </w:r>
      <w:r w:rsidRPr="000C3BC0">
        <w:rPr>
          <w:rFonts w:ascii="Consolas" w:eastAsia="Times New Roman" w:hAnsi="Consolas" w:cs="Times New Roman"/>
          <w:color w:val="9CDCFE"/>
          <w:sz w:val="21"/>
          <w:szCs w:val="21"/>
          <w:lang w:val="es-AR"/>
        </w:rPr>
        <w:t>y</w:t>
      </w:r>
      <w:r w:rsidRPr="000C3BC0">
        <w:rPr>
          <w:rFonts w:ascii="Consolas" w:eastAsia="Times New Roman" w:hAnsi="Consolas" w:cs="Times New Roman"/>
          <w:color w:val="D4D4D4"/>
          <w:sz w:val="21"/>
          <w:szCs w:val="21"/>
          <w:lang w:val="es-AR"/>
        </w:rPr>
        <w:t>)    </w:t>
      </w:r>
    </w:p>
    <w:p w:rsidR="000C3BC0" w:rsidRPr="000C3BC0" w:rsidRDefault="000C3BC0" w:rsidP="000C3BC0">
      <w:pPr>
        <w:shd w:val="clear" w:color="auto" w:fill="1E1E1E"/>
        <w:spacing w:after="0" w:line="285" w:lineRule="atLeast"/>
        <w:rPr>
          <w:rFonts w:ascii="Consolas" w:eastAsia="Times New Roman" w:hAnsi="Consolas" w:cs="Times New Roman"/>
          <w:color w:val="D4D4D4"/>
          <w:sz w:val="21"/>
          <w:szCs w:val="21"/>
          <w:lang w:val="es-AR"/>
        </w:rPr>
      </w:pPr>
    </w:p>
    <w:p w:rsidR="000C3BC0" w:rsidRPr="00014853" w:rsidRDefault="000C3BC0" w:rsidP="000C3BC0">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aplicacion1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4EC9B0"/>
          <w:sz w:val="21"/>
          <w:szCs w:val="21"/>
          <w:lang w:val="es-AR"/>
        </w:rPr>
        <w:t>Aplicacion</w:t>
      </w:r>
      <w:r w:rsidRPr="00014853">
        <w:rPr>
          <w:rFonts w:ascii="Consolas" w:eastAsia="Times New Roman" w:hAnsi="Consolas" w:cs="Times New Roman"/>
          <w:color w:val="D4D4D4"/>
          <w:sz w:val="21"/>
          <w:szCs w:val="21"/>
          <w:lang w:val="es-AR"/>
        </w:rPr>
        <w:t>()</w:t>
      </w:r>
    </w:p>
    <w:p w:rsidR="00472E86" w:rsidRDefault="00472E86"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DA33BC" w:rsidRPr="00DA33BC" w:rsidRDefault="00DA33BC" w:rsidP="00DA33BC">
      <w:pPr>
        <w:pStyle w:val="Heading1"/>
        <w:spacing w:before="300" w:beforeAutospacing="0" w:after="150" w:afterAutospacing="0"/>
        <w:rPr>
          <w:rFonts w:ascii="Arial" w:hAnsi="Arial" w:cs="Arial"/>
          <w:b w:val="0"/>
          <w:bCs w:val="0"/>
          <w:color w:val="333333"/>
          <w:sz w:val="54"/>
          <w:szCs w:val="54"/>
          <w:lang w:val="es-AR"/>
        </w:rPr>
      </w:pPr>
      <w:r w:rsidRPr="00DA33BC">
        <w:rPr>
          <w:rFonts w:ascii="Arial" w:hAnsi="Arial" w:cs="Arial"/>
          <w:b w:val="0"/>
          <w:bCs w:val="0"/>
          <w:color w:val="333333"/>
          <w:sz w:val="54"/>
          <w:szCs w:val="54"/>
          <w:lang w:val="es-AR"/>
        </w:rPr>
        <w:t>Archivos de texto: creación, escritura y lectura</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Una actividad muy común en un programa es el almacenamiento y recuperación de datos almacenado en un dispositivo secundario (disco duro).</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Existen muchos modos de almacenar datos como son los archivos de texto, archivos binarios, bases de datos etc.</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Veremos en este concepto como almacenar y recuperar datos de un archivo de texto.</w:t>
      </w:r>
    </w:p>
    <w:p w:rsidR="0089255C" w:rsidRPr="0089255C" w:rsidRDefault="0089255C" w:rsidP="0089255C">
      <w:pPr>
        <w:pStyle w:val="Heading3"/>
        <w:spacing w:before="300" w:after="150"/>
        <w:rPr>
          <w:rFonts w:ascii="Arial" w:hAnsi="Arial" w:cs="Arial"/>
          <w:b w:val="0"/>
          <w:bCs w:val="0"/>
          <w:color w:val="333333"/>
          <w:sz w:val="36"/>
          <w:szCs w:val="36"/>
          <w:lang w:val="es-AR"/>
        </w:rPr>
      </w:pPr>
      <w:r w:rsidRPr="0089255C">
        <w:rPr>
          <w:rFonts w:ascii="Arial" w:hAnsi="Arial" w:cs="Arial"/>
          <w:b w:val="0"/>
          <w:bCs w:val="0"/>
          <w:color w:val="333333"/>
          <w:sz w:val="36"/>
          <w:szCs w:val="36"/>
          <w:lang w:val="es-AR"/>
        </w:rPr>
        <w:t>Archivo de texto</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Un archivo de texto contiene un conjunto de caracteres estructurados en distintas líneas. Es un formato de archivo ampliamente utilizado como pueden ser:</w:t>
      </w:r>
    </w:p>
    <w:p w:rsidR="0089255C" w:rsidRPr="0089255C" w:rsidRDefault="0089255C" w:rsidP="0089255C">
      <w:pPr>
        <w:numPr>
          <w:ilvl w:val="0"/>
          <w:numId w:val="74"/>
        </w:numPr>
        <w:spacing w:before="100" w:beforeAutospacing="1" w:after="240" w:line="240" w:lineRule="auto"/>
        <w:rPr>
          <w:rFonts w:ascii="Arial" w:hAnsi="Arial" w:cs="Arial"/>
          <w:color w:val="333333"/>
          <w:sz w:val="25"/>
          <w:szCs w:val="25"/>
          <w:lang w:val="es-AR"/>
        </w:rPr>
      </w:pPr>
      <w:r w:rsidRPr="0089255C">
        <w:rPr>
          <w:rFonts w:ascii="Arial" w:hAnsi="Arial" w:cs="Arial"/>
          <w:color w:val="333333"/>
          <w:sz w:val="25"/>
          <w:szCs w:val="25"/>
          <w:lang w:val="es-AR"/>
        </w:rPr>
        <w:t>El código fuente de un script en Python se almacena en un archivo de texto (igual que cualquier otro lenguaje de programación)</w:t>
      </w:r>
    </w:p>
    <w:p w:rsidR="0089255C" w:rsidRPr="0089255C" w:rsidRDefault="0089255C" w:rsidP="0089255C">
      <w:pPr>
        <w:numPr>
          <w:ilvl w:val="0"/>
          <w:numId w:val="74"/>
        </w:numPr>
        <w:spacing w:before="100" w:beforeAutospacing="1" w:after="240" w:line="240" w:lineRule="auto"/>
        <w:rPr>
          <w:rFonts w:ascii="Arial" w:hAnsi="Arial" w:cs="Arial"/>
          <w:color w:val="333333"/>
          <w:sz w:val="25"/>
          <w:szCs w:val="25"/>
          <w:lang w:val="es-AR"/>
        </w:rPr>
      </w:pPr>
      <w:r w:rsidRPr="0089255C">
        <w:rPr>
          <w:rFonts w:ascii="Arial" w:hAnsi="Arial" w:cs="Arial"/>
          <w:color w:val="333333"/>
          <w:sz w:val="25"/>
          <w:szCs w:val="25"/>
          <w:lang w:val="es-AR"/>
        </w:rPr>
        <w:t>Archivos HTML, CSS, XML se almacenan en archivos de texto.</w:t>
      </w:r>
    </w:p>
    <w:p w:rsidR="0089255C" w:rsidRDefault="0089255C" w:rsidP="0089255C">
      <w:pPr>
        <w:numPr>
          <w:ilvl w:val="0"/>
          <w:numId w:val="74"/>
        </w:numPr>
        <w:spacing w:before="100" w:beforeAutospacing="1" w:after="240" w:line="240" w:lineRule="auto"/>
        <w:rPr>
          <w:rFonts w:ascii="Arial" w:hAnsi="Arial" w:cs="Arial"/>
          <w:color w:val="333333"/>
          <w:sz w:val="25"/>
          <w:szCs w:val="25"/>
        </w:rPr>
      </w:pPr>
      <w:r>
        <w:rPr>
          <w:rFonts w:ascii="Arial" w:hAnsi="Arial" w:cs="Arial"/>
          <w:color w:val="333333"/>
          <w:sz w:val="25"/>
          <w:szCs w:val="25"/>
        </w:rPr>
        <w:lastRenderedPageBreak/>
        <w:t>Archivos JSON etc.</w:t>
      </w:r>
    </w:p>
    <w:p w:rsidR="0089255C" w:rsidRPr="0089255C" w:rsidRDefault="0089255C" w:rsidP="0089255C">
      <w:pPr>
        <w:pStyle w:val="Heading3"/>
        <w:spacing w:before="300" w:after="150"/>
        <w:rPr>
          <w:rFonts w:ascii="Arial" w:hAnsi="Arial" w:cs="Arial"/>
          <w:b w:val="0"/>
          <w:bCs w:val="0"/>
          <w:color w:val="333333"/>
          <w:sz w:val="36"/>
          <w:szCs w:val="36"/>
          <w:lang w:val="es-AR"/>
        </w:rPr>
      </w:pPr>
      <w:r w:rsidRPr="0089255C">
        <w:rPr>
          <w:rFonts w:ascii="Arial" w:hAnsi="Arial" w:cs="Arial"/>
          <w:b w:val="0"/>
          <w:bCs w:val="0"/>
          <w:color w:val="333333"/>
          <w:sz w:val="36"/>
          <w:szCs w:val="36"/>
          <w:lang w:val="es-AR"/>
        </w:rPr>
        <w:t>Creación de un archivo de texto y almacenamiento de datos.</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Como es una actividad tan común en todo programa el lenguaje Python incluye por defecto todas las funcionalidades para trabajar con archivos de texto.</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Veamos con un ejemplo como crear y almacenar caracteres en un archivo de texto.</w:t>
      </w:r>
    </w:p>
    <w:p w:rsidR="0089255C" w:rsidRPr="0089255C" w:rsidRDefault="0089255C" w:rsidP="0089255C">
      <w:pPr>
        <w:pStyle w:val="Heading3"/>
        <w:spacing w:before="300" w:after="150"/>
        <w:rPr>
          <w:rFonts w:ascii="Arial" w:hAnsi="Arial" w:cs="Arial"/>
          <w:b w:val="0"/>
          <w:bCs w:val="0"/>
          <w:color w:val="333333"/>
          <w:sz w:val="36"/>
          <w:szCs w:val="36"/>
          <w:lang w:val="es-AR"/>
        </w:rPr>
      </w:pPr>
      <w:r w:rsidRPr="0089255C">
        <w:rPr>
          <w:rFonts w:ascii="Arial" w:hAnsi="Arial" w:cs="Arial"/>
          <w:b w:val="0"/>
          <w:bCs w:val="0"/>
          <w:color w:val="333333"/>
          <w:sz w:val="36"/>
          <w:szCs w:val="36"/>
          <w:lang w:val="es-AR"/>
        </w:rPr>
        <w:t>Problema:</w:t>
      </w:r>
    </w:p>
    <w:p w:rsidR="0089255C" w:rsidRPr="0089255C" w:rsidRDefault="0089255C" w:rsidP="0089255C">
      <w:pPr>
        <w:pStyle w:val="NormalWeb"/>
        <w:spacing w:before="0" w:beforeAutospacing="0" w:after="150" w:afterAutospacing="0"/>
        <w:rPr>
          <w:rFonts w:ascii="Arial" w:hAnsi="Arial" w:cs="Arial"/>
          <w:color w:val="333333"/>
          <w:sz w:val="25"/>
          <w:szCs w:val="25"/>
          <w:lang w:val="es-AR"/>
        </w:rPr>
      </w:pPr>
      <w:r w:rsidRPr="0089255C">
        <w:rPr>
          <w:rFonts w:ascii="Arial" w:hAnsi="Arial" w:cs="Arial"/>
          <w:color w:val="333333"/>
          <w:sz w:val="25"/>
          <w:szCs w:val="25"/>
          <w:lang w:val="es-AR"/>
        </w:rPr>
        <w:t>Crear un archivo de texto llamado 'datos.txt', almacenar tres líneas de texto. Abrir luego el archivo creado con un editor de texto.</w:t>
      </w:r>
    </w:p>
    <w:p w:rsidR="0089255C" w:rsidRDefault="0089255C" w:rsidP="0089255C">
      <w:pPr>
        <w:pStyle w:val="Heading4"/>
        <w:spacing w:before="150" w:after="150"/>
        <w:rPr>
          <w:rFonts w:ascii="Arial" w:hAnsi="Arial" w:cs="Arial"/>
          <w:b w:val="0"/>
          <w:bCs w:val="0"/>
          <w:color w:val="333333"/>
          <w:sz w:val="27"/>
          <w:szCs w:val="27"/>
          <w:lang w:val="es-AR"/>
        </w:rPr>
      </w:pPr>
      <w:r w:rsidRPr="005046E2">
        <w:rPr>
          <w:rFonts w:ascii="Arial" w:hAnsi="Arial" w:cs="Arial"/>
          <w:b w:val="0"/>
          <w:bCs w:val="0"/>
          <w:color w:val="333333"/>
          <w:sz w:val="27"/>
          <w:szCs w:val="27"/>
          <w:lang w:val="es-AR"/>
        </w:rPr>
        <w:t>Programa: ejercicio267.py</w:t>
      </w:r>
    </w:p>
    <w:p w:rsidR="005046E2" w:rsidRPr="00014853" w:rsidRDefault="005046E2" w:rsidP="005046E2">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archi1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open</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CE9178"/>
          <w:sz w:val="21"/>
          <w:szCs w:val="21"/>
          <w:lang w:val="es-AR"/>
        </w:rPr>
        <w:t>"datos.txt"</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CE9178"/>
          <w:sz w:val="21"/>
          <w:szCs w:val="21"/>
          <w:lang w:val="es-AR"/>
        </w:rPr>
        <w:t>"w"</w:t>
      </w:r>
      <w:r w:rsidRPr="00014853">
        <w:rPr>
          <w:rFonts w:ascii="Consolas" w:eastAsia="Times New Roman" w:hAnsi="Consolas" w:cs="Times New Roman"/>
          <w:color w:val="D4D4D4"/>
          <w:sz w:val="21"/>
          <w:szCs w:val="21"/>
          <w:lang w:val="es-AR"/>
        </w:rPr>
        <w:t xml:space="preserve">) </w:t>
      </w:r>
    </w:p>
    <w:p w:rsidR="005046E2" w:rsidRPr="005046E2" w:rsidRDefault="005046E2" w:rsidP="005046E2">
      <w:pPr>
        <w:shd w:val="clear" w:color="auto" w:fill="1E1E1E"/>
        <w:spacing w:after="0" w:line="285" w:lineRule="atLeast"/>
        <w:rPr>
          <w:rFonts w:ascii="Consolas" w:eastAsia="Times New Roman" w:hAnsi="Consolas" w:cs="Times New Roman"/>
          <w:color w:val="D4D4D4"/>
          <w:sz w:val="21"/>
          <w:szCs w:val="21"/>
          <w:lang w:val="es-AR"/>
        </w:rPr>
      </w:pPr>
      <w:r w:rsidRPr="005046E2">
        <w:rPr>
          <w:rFonts w:ascii="Consolas" w:eastAsia="Times New Roman" w:hAnsi="Consolas" w:cs="Times New Roman"/>
          <w:color w:val="9CDCFE"/>
          <w:sz w:val="21"/>
          <w:szCs w:val="21"/>
          <w:lang w:val="es-AR"/>
        </w:rPr>
        <w:t>archi1</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DCDCAA"/>
          <w:sz w:val="21"/>
          <w:szCs w:val="21"/>
          <w:lang w:val="es-AR"/>
        </w:rPr>
        <w:t>write</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CE9178"/>
          <w:sz w:val="21"/>
          <w:szCs w:val="21"/>
          <w:lang w:val="es-AR"/>
        </w:rPr>
        <w:t>"Primer línea.</w:t>
      </w:r>
      <w:r w:rsidRPr="005046E2">
        <w:rPr>
          <w:rFonts w:ascii="Consolas" w:eastAsia="Times New Roman" w:hAnsi="Consolas" w:cs="Times New Roman"/>
          <w:color w:val="D7BA7D"/>
          <w:sz w:val="21"/>
          <w:szCs w:val="21"/>
          <w:lang w:val="es-AR"/>
        </w:rPr>
        <w:t>\n</w:t>
      </w:r>
      <w:r w:rsidRPr="005046E2">
        <w:rPr>
          <w:rFonts w:ascii="Consolas" w:eastAsia="Times New Roman" w:hAnsi="Consolas" w:cs="Times New Roman"/>
          <w:color w:val="CE9178"/>
          <w:sz w:val="21"/>
          <w:szCs w:val="21"/>
          <w:lang w:val="es-AR"/>
        </w:rPr>
        <w:t>"</w:t>
      </w:r>
      <w:r w:rsidRPr="005046E2">
        <w:rPr>
          <w:rFonts w:ascii="Consolas" w:eastAsia="Times New Roman" w:hAnsi="Consolas" w:cs="Times New Roman"/>
          <w:color w:val="D4D4D4"/>
          <w:sz w:val="21"/>
          <w:szCs w:val="21"/>
          <w:lang w:val="es-AR"/>
        </w:rPr>
        <w:t xml:space="preserve">) </w:t>
      </w:r>
    </w:p>
    <w:p w:rsidR="005046E2" w:rsidRPr="005046E2" w:rsidRDefault="005046E2" w:rsidP="005046E2">
      <w:pPr>
        <w:shd w:val="clear" w:color="auto" w:fill="1E1E1E"/>
        <w:spacing w:after="0" w:line="285" w:lineRule="atLeast"/>
        <w:rPr>
          <w:rFonts w:ascii="Consolas" w:eastAsia="Times New Roman" w:hAnsi="Consolas" w:cs="Times New Roman"/>
          <w:color w:val="D4D4D4"/>
          <w:sz w:val="21"/>
          <w:szCs w:val="21"/>
          <w:lang w:val="es-AR"/>
        </w:rPr>
      </w:pPr>
      <w:r w:rsidRPr="005046E2">
        <w:rPr>
          <w:rFonts w:ascii="Consolas" w:eastAsia="Times New Roman" w:hAnsi="Consolas" w:cs="Times New Roman"/>
          <w:color w:val="9CDCFE"/>
          <w:sz w:val="21"/>
          <w:szCs w:val="21"/>
          <w:lang w:val="es-AR"/>
        </w:rPr>
        <w:t>archi1</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DCDCAA"/>
          <w:sz w:val="21"/>
          <w:szCs w:val="21"/>
          <w:lang w:val="es-AR"/>
        </w:rPr>
        <w:t>write</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CE9178"/>
          <w:sz w:val="21"/>
          <w:szCs w:val="21"/>
          <w:lang w:val="es-AR"/>
        </w:rPr>
        <w:t>"Segunda línea.</w:t>
      </w:r>
      <w:r w:rsidRPr="005046E2">
        <w:rPr>
          <w:rFonts w:ascii="Consolas" w:eastAsia="Times New Roman" w:hAnsi="Consolas" w:cs="Times New Roman"/>
          <w:color w:val="D7BA7D"/>
          <w:sz w:val="21"/>
          <w:szCs w:val="21"/>
          <w:lang w:val="es-AR"/>
        </w:rPr>
        <w:t>\n</w:t>
      </w:r>
      <w:r w:rsidRPr="005046E2">
        <w:rPr>
          <w:rFonts w:ascii="Consolas" w:eastAsia="Times New Roman" w:hAnsi="Consolas" w:cs="Times New Roman"/>
          <w:color w:val="CE9178"/>
          <w:sz w:val="21"/>
          <w:szCs w:val="21"/>
          <w:lang w:val="es-AR"/>
        </w:rPr>
        <w:t>"</w:t>
      </w:r>
      <w:r w:rsidRPr="005046E2">
        <w:rPr>
          <w:rFonts w:ascii="Consolas" w:eastAsia="Times New Roman" w:hAnsi="Consolas" w:cs="Times New Roman"/>
          <w:color w:val="D4D4D4"/>
          <w:sz w:val="21"/>
          <w:szCs w:val="21"/>
          <w:lang w:val="es-AR"/>
        </w:rPr>
        <w:t xml:space="preserve">) </w:t>
      </w:r>
    </w:p>
    <w:p w:rsidR="005046E2" w:rsidRPr="005046E2" w:rsidRDefault="005046E2" w:rsidP="005046E2">
      <w:pPr>
        <w:shd w:val="clear" w:color="auto" w:fill="1E1E1E"/>
        <w:spacing w:after="0" w:line="285" w:lineRule="atLeast"/>
        <w:rPr>
          <w:rFonts w:ascii="Consolas" w:eastAsia="Times New Roman" w:hAnsi="Consolas" w:cs="Times New Roman"/>
          <w:color w:val="D4D4D4"/>
          <w:sz w:val="21"/>
          <w:szCs w:val="21"/>
          <w:lang w:val="es-AR"/>
        </w:rPr>
      </w:pPr>
      <w:r w:rsidRPr="005046E2">
        <w:rPr>
          <w:rFonts w:ascii="Consolas" w:eastAsia="Times New Roman" w:hAnsi="Consolas" w:cs="Times New Roman"/>
          <w:color w:val="9CDCFE"/>
          <w:sz w:val="21"/>
          <w:szCs w:val="21"/>
          <w:lang w:val="es-AR"/>
        </w:rPr>
        <w:t>archi1</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DCDCAA"/>
          <w:sz w:val="21"/>
          <w:szCs w:val="21"/>
          <w:lang w:val="es-AR"/>
        </w:rPr>
        <w:t>write</w:t>
      </w:r>
      <w:r w:rsidRPr="005046E2">
        <w:rPr>
          <w:rFonts w:ascii="Consolas" w:eastAsia="Times New Roman" w:hAnsi="Consolas" w:cs="Times New Roman"/>
          <w:color w:val="D4D4D4"/>
          <w:sz w:val="21"/>
          <w:szCs w:val="21"/>
          <w:lang w:val="es-AR"/>
        </w:rPr>
        <w:t>(</w:t>
      </w:r>
      <w:r w:rsidRPr="005046E2">
        <w:rPr>
          <w:rFonts w:ascii="Consolas" w:eastAsia="Times New Roman" w:hAnsi="Consolas" w:cs="Times New Roman"/>
          <w:color w:val="CE9178"/>
          <w:sz w:val="21"/>
          <w:szCs w:val="21"/>
          <w:lang w:val="es-AR"/>
        </w:rPr>
        <w:t>"Tercer línea.</w:t>
      </w:r>
      <w:r w:rsidRPr="005046E2">
        <w:rPr>
          <w:rFonts w:ascii="Consolas" w:eastAsia="Times New Roman" w:hAnsi="Consolas" w:cs="Times New Roman"/>
          <w:color w:val="D7BA7D"/>
          <w:sz w:val="21"/>
          <w:szCs w:val="21"/>
          <w:lang w:val="es-AR"/>
        </w:rPr>
        <w:t>\n</w:t>
      </w:r>
      <w:r w:rsidRPr="005046E2">
        <w:rPr>
          <w:rFonts w:ascii="Consolas" w:eastAsia="Times New Roman" w:hAnsi="Consolas" w:cs="Times New Roman"/>
          <w:color w:val="CE9178"/>
          <w:sz w:val="21"/>
          <w:szCs w:val="21"/>
          <w:lang w:val="es-AR"/>
        </w:rPr>
        <w:t>"</w:t>
      </w:r>
      <w:r w:rsidRPr="005046E2">
        <w:rPr>
          <w:rFonts w:ascii="Consolas" w:eastAsia="Times New Roman" w:hAnsi="Consolas" w:cs="Times New Roman"/>
          <w:color w:val="D4D4D4"/>
          <w:sz w:val="21"/>
          <w:szCs w:val="21"/>
          <w:lang w:val="es-AR"/>
        </w:rPr>
        <w:t>)  </w:t>
      </w:r>
    </w:p>
    <w:p w:rsidR="005046E2" w:rsidRPr="00014853" w:rsidRDefault="005046E2" w:rsidP="005046E2">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archi1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close</w:t>
      </w:r>
      <w:r w:rsidRPr="00014853">
        <w:rPr>
          <w:rFonts w:ascii="Consolas" w:eastAsia="Times New Roman" w:hAnsi="Consolas" w:cs="Times New Roman"/>
          <w:color w:val="D4D4D4"/>
          <w:sz w:val="21"/>
          <w:szCs w:val="21"/>
          <w:lang w:val="es-AR"/>
        </w:rPr>
        <w:t xml:space="preserve">() </w:t>
      </w:r>
    </w:p>
    <w:p w:rsidR="005046E2" w:rsidRDefault="005046E2" w:rsidP="005046E2">
      <w:pPr>
        <w:rPr>
          <w:lang w:val="es-AR"/>
        </w:rPr>
      </w:pPr>
    </w:p>
    <w:p w:rsidR="005046E2" w:rsidRPr="005046E2" w:rsidRDefault="005046E2" w:rsidP="005046E2">
      <w:pPr>
        <w:rPr>
          <w:lang w:val="es-AR"/>
        </w:rPr>
      </w:pP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Luego de ejecutar este programa (no muestra nada por pantalla) debemos abrir con un editor de texto el archivo de texto que se acaba de crear llamado 'datos.txt':</w:t>
      </w:r>
    </w:p>
    <w:p w:rsidR="005046E2" w:rsidRPr="005046E2" w:rsidRDefault="005046E2" w:rsidP="005046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19880" cy="2249805"/>
            <wp:effectExtent l="0" t="0" r="0" b="0"/>
            <wp:docPr id="80" name="Picture 80" descr="archivo de text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ivo de texto Python"/>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119880" cy="2249805"/>
                    </a:xfrm>
                    <a:prstGeom prst="rect">
                      <a:avLst/>
                    </a:prstGeom>
                    <a:noFill/>
                    <a:ln>
                      <a:noFill/>
                    </a:ln>
                  </pic:spPr>
                </pic:pic>
              </a:graphicData>
            </a:graphic>
          </wp:inline>
        </w:drawing>
      </w:r>
      <w:r w:rsidRPr="005046E2">
        <w:rPr>
          <w:rFonts w:ascii="Arial" w:eastAsia="Times New Roman" w:hAnsi="Arial" w:cs="Arial"/>
          <w:color w:val="333333"/>
          <w:sz w:val="25"/>
          <w:szCs w:val="25"/>
        </w:rPr>
        <w:br/>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lastRenderedPageBreak/>
        <w:t>Para crear un archivo de texto debemos llamar a la función open y pasar dos parámetros, el primero indica el nombre del archivo a crear y el segundo un string con el caracter "w" (la "w" write indica crear el archivo de texto):</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5046E2">
        <w:rPr>
          <w:rFonts w:ascii="Consolas" w:eastAsia="Times New Roman" w:hAnsi="Consolas" w:cs="Courier New"/>
          <w:color w:val="333333"/>
          <w:sz w:val="20"/>
          <w:szCs w:val="20"/>
        </w:rPr>
        <w:t xml:space="preserve">archi1=open("datos.txt","w") </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Si el archivo 'datos.txt' ya existe luego se crea uno nuevo y se borra el actual.</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El archivo se crea en la misma carpeta donde se está ejecutando el script de Python, si necesitamos que se cree en otra carpeta podemos indicar el path del mismo:</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5046E2">
        <w:rPr>
          <w:rFonts w:ascii="Consolas" w:eastAsia="Times New Roman" w:hAnsi="Consolas" w:cs="Courier New"/>
          <w:color w:val="333333"/>
          <w:sz w:val="20"/>
          <w:szCs w:val="20"/>
          <w:lang w:val="es-AR"/>
        </w:rPr>
        <w:t xml:space="preserve">archi1 = open("c:/administracion/datos.txt","w") </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Si indicamos un path inexistente se genera un error.</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Para grabar caracteres en el archivo de texto utilizamos el método 'write' y le pasamos un string a grabar:</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5046E2">
        <w:rPr>
          <w:rFonts w:ascii="Consolas" w:eastAsia="Times New Roman" w:hAnsi="Consolas" w:cs="Courier New"/>
          <w:color w:val="333333"/>
          <w:sz w:val="20"/>
          <w:szCs w:val="20"/>
          <w:lang w:val="es-AR"/>
        </w:rPr>
        <w:t xml:space="preserve">archi1.write("Primer línea.\n") </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Mediante la sintaxis \n indicamos que debe almacenarse un salto de línea en el archivo de texto.</w:t>
      </w:r>
    </w:p>
    <w:p w:rsidR="005046E2" w:rsidRPr="005046E2" w:rsidRDefault="005046E2" w:rsidP="005046E2">
      <w:pPr>
        <w:spacing w:after="150" w:line="240" w:lineRule="auto"/>
        <w:rPr>
          <w:rFonts w:ascii="Arial" w:eastAsia="Times New Roman" w:hAnsi="Arial" w:cs="Arial"/>
          <w:color w:val="333333"/>
          <w:sz w:val="25"/>
          <w:szCs w:val="25"/>
          <w:lang w:val="es-AR"/>
        </w:rPr>
      </w:pPr>
      <w:r w:rsidRPr="005046E2">
        <w:rPr>
          <w:rFonts w:ascii="Arial" w:eastAsia="Times New Roman" w:hAnsi="Arial" w:cs="Arial"/>
          <w:color w:val="333333"/>
          <w:sz w:val="25"/>
          <w:szCs w:val="25"/>
          <w:lang w:val="es-AR"/>
        </w:rPr>
        <w:t>Si no incluimos los respectivos \n:</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5046E2">
        <w:rPr>
          <w:rFonts w:ascii="Consolas" w:eastAsia="Times New Roman" w:hAnsi="Consolas" w:cs="Courier New"/>
          <w:color w:val="333333"/>
          <w:sz w:val="20"/>
          <w:szCs w:val="20"/>
          <w:lang w:val="es-AR"/>
        </w:rPr>
        <w:t xml:space="preserve">archi1.write("Primer línea.") </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5046E2">
        <w:rPr>
          <w:rFonts w:ascii="Consolas" w:eastAsia="Times New Roman" w:hAnsi="Consolas" w:cs="Courier New"/>
          <w:color w:val="333333"/>
          <w:sz w:val="20"/>
          <w:szCs w:val="20"/>
          <w:lang w:val="es-AR"/>
        </w:rPr>
        <w:t xml:space="preserve">archi1.write("Segunda línea.") </w:t>
      </w:r>
    </w:p>
    <w:p w:rsidR="005046E2" w:rsidRPr="005046E2" w:rsidRDefault="005046E2" w:rsidP="005046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s-AR"/>
        </w:rPr>
      </w:pPr>
      <w:r w:rsidRPr="005046E2">
        <w:rPr>
          <w:rFonts w:ascii="Consolas" w:eastAsia="Times New Roman" w:hAnsi="Consolas" w:cs="Courier New"/>
          <w:color w:val="333333"/>
          <w:sz w:val="20"/>
          <w:szCs w:val="20"/>
          <w:lang w:val="es-AR"/>
        </w:rPr>
        <w:t xml:space="preserve">archi1.write("Tercer línea.")  </w:t>
      </w:r>
    </w:p>
    <w:p w:rsidR="00B053A1" w:rsidRPr="00B053A1" w:rsidRDefault="00B053A1" w:rsidP="00B053A1">
      <w:pPr>
        <w:pStyle w:val="Heading3"/>
        <w:spacing w:before="300" w:after="150"/>
        <w:rPr>
          <w:rFonts w:ascii="Arial" w:hAnsi="Arial" w:cs="Arial"/>
          <w:b w:val="0"/>
          <w:bCs w:val="0"/>
          <w:color w:val="333333"/>
          <w:sz w:val="36"/>
          <w:szCs w:val="36"/>
          <w:lang w:val="es-AR"/>
        </w:rPr>
      </w:pPr>
      <w:r w:rsidRPr="00B053A1">
        <w:rPr>
          <w:rFonts w:ascii="Arial" w:hAnsi="Arial" w:cs="Arial"/>
          <w:b w:val="0"/>
          <w:bCs w:val="0"/>
          <w:color w:val="333333"/>
          <w:sz w:val="36"/>
          <w:szCs w:val="36"/>
          <w:lang w:val="es-AR"/>
        </w:rPr>
        <w:t>Problema:</w:t>
      </w:r>
    </w:p>
    <w:p w:rsidR="00B053A1" w:rsidRPr="00B053A1" w:rsidRDefault="00B053A1" w:rsidP="00B053A1">
      <w:pPr>
        <w:pStyle w:val="NormalWeb"/>
        <w:spacing w:before="0" w:beforeAutospacing="0" w:after="150" w:afterAutospacing="0"/>
        <w:rPr>
          <w:rFonts w:ascii="Arial" w:hAnsi="Arial" w:cs="Arial"/>
          <w:color w:val="333333"/>
          <w:sz w:val="25"/>
          <w:szCs w:val="25"/>
          <w:lang w:val="es-AR"/>
        </w:rPr>
      </w:pPr>
      <w:r w:rsidRPr="00B053A1">
        <w:rPr>
          <w:rFonts w:ascii="Arial" w:hAnsi="Arial" w:cs="Arial"/>
          <w:color w:val="333333"/>
          <w:sz w:val="25"/>
          <w:szCs w:val="25"/>
          <w:lang w:val="es-AR"/>
        </w:rPr>
        <w:t>Leer el contenido del archivo de texto 'datos.txt'.</w:t>
      </w:r>
    </w:p>
    <w:p w:rsidR="00B053A1" w:rsidRPr="008C23B8" w:rsidRDefault="00B053A1" w:rsidP="00B053A1">
      <w:pPr>
        <w:pStyle w:val="Heading4"/>
        <w:spacing w:before="150" w:after="150"/>
        <w:rPr>
          <w:rFonts w:ascii="Arial" w:hAnsi="Arial" w:cs="Arial"/>
          <w:b w:val="0"/>
          <w:bCs w:val="0"/>
          <w:color w:val="333333"/>
          <w:sz w:val="27"/>
          <w:szCs w:val="27"/>
          <w:lang w:val="es-AR"/>
        </w:rPr>
      </w:pPr>
      <w:r w:rsidRPr="008C23B8">
        <w:rPr>
          <w:rFonts w:ascii="Arial" w:hAnsi="Arial" w:cs="Arial"/>
          <w:b w:val="0"/>
          <w:bCs w:val="0"/>
          <w:color w:val="333333"/>
          <w:sz w:val="27"/>
          <w:szCs w:val="27"/>
          <w:lang w:val="es-AR"/>
        </w:rPr>
        <w:t>Programa: ejercicio268.py</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open</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"datos.txt"</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"r"</w:t>
      </w:r>
      <w:r w:rsidRPr="008C23B8">
        <w:rPr>
          <w:rFonts w:ascii="Consolas" w:eastAsia="Times New Roman" w:hAnsi="Consolas" w:cs="Times New Roman"/>
          <w:color w:val="D4D4D4"/>
          <w:sz w:val="21"/>
          <w:szCs w:val="21"/>
          <w:lang w:val="es-AR"/>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contenido</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read</w:t>
      </w:r>
      <w:r w:rsidRPr="008C23B8">
        <w:rPr>
          <w:rFonts w:ascii="Consolas" w:eastAsia="Times New Roman" w:hAnsi="Consolas" w:cs="Times New Roman"/>
          <w:color w:val="D4D4D4"/>
          <w:sz w:val="21"/>
          <w:szCs w:val="21"/>
          <w:lang w:val="es-AR"/>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DCDCAA"/>
          <w:sz w:val="21"/>
          <w:szCs w:val="21"/>
          <w:lang w:val="es-AR"/>
        </w:rPr>
        <w:t>print</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9CDCFE"/>
          <w:sz w:val="21"/>
          <w:szCs w:val="21"/>
          <w:lang w:val="es-AR"/>
        </w:rPr>
        <w:t>contenido</w:t>
      </w:r>
      <w:r w:rsidRPr="008C23B8">
        <w:rPr>
          <w:rFonts w:ascii="Consolas" w:eastAsia="Times New Roman" w:hAnsi="Consolas" w:cs="Times New Roman"/>
          <w:color w:val="D4D4D4"/>
          <w:sz w:val="21"/>
          <w:szCs w:val="21"/>
          <w:lang w:val="es-AR"/>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close</w:t>
      </w:r>
      <w:r w:rsidRPr="008C23B8">
        <w:rPr>
          <w:rFonts w:ascii="Consolas" w:eastAsia="Times New Roman" w:hAnsi="Consolas" w:cs="Times New Roman"/>
          <w:color w:val="D4D4D4"/>
          <w:sz w:val="21"/>
          <w:szCs w:val="21"/>
          <w:lang w:val="es-AR"/>
        </w:rPr>
        <w:t>()</w:t>
      </w:r>
    </w:p>
    <w:p w:rsidR="008C23B8" w:rsidRPr="008C23B8" w:rsidRDefault="008C23B8" w:rsidP="008C23B8">
      <w:pPr>
        <w:pStyle w:val="Heading3"/>
        <w:spacing w:before="300" w:after="150"/>
        <w:rPr>
          <w:rFonts w:ascii="Arial" w:hAnsi="Arial" w:cs="Arial"/>
          <w:b w:val="0"/>
          <w:bCs w:val="0"/>
          <w:color w:val="333333"/>
          <w:sz w:val="36"/>
          <w:szCs w:val="36"/>
          <w:lang w:val="es-AR"/>
        </w:rPr>
      </w:pPr>
      <w:r w:rsidRPr="008C23B8">
        <w:rPr>
          <w:rFonts w:ascii="Arial" w:hAnsi="Arial" w:cs="Arial"/>
          <w:b w:val="0"/>
          <w:bCs w:val="0"/>
          <w:color w:val="333333"/>
          <w:sz w:val="36"/>
          <w:szCs w:val="36"/>
          <w:lang w:val="es-AR"/>
        </w:rPr>
        <w:t>Lectura de un archivo de texto línea a línea.</w:t>
      </w:r>
    </w:p>
    <w:p w:rsidR="008C23B8" w:rsidRPr="008C23B8" w:rsidRDefault="008C23B8" w:rsidP="008C23B8">
      <w:pPr>
        <w:pStyle w:val="NormalWeb"/>
        <w:spacing w:before="0" w:beforeAutospacing="0" w:after="150" w:afterAutospacing="0"/>
        <w:rPr>
          <w:rFonts w:ascii="Arial" w:hAnsi="Arial" w:cs="Arial"/>
          <w:color w:val="333333"/>
          <w:sz w:val="25"/>
          <w:szCs w:val="25"/>
          <w:lang w:val="es-AR"/>
        </w:rPr>
      </w:pPr>
      <w:r w:rsidRPr="008C23B8">
        <w:rPr>
          <w:rFonts w:ascii="Arial" w:hAnsi="Arial" w:cs="Arial"/>
          <w:color w:val="333333"/>
          <w:sz w:val="25"/>
          <w:szCs w:val="25"/>
          <w:lang w:val="es-AR"/>
        </w:rPr>
        <w:t>En algunas situaciones podemos necesitar leer el contenido de un archivo de texto línea a línea. Disponemos de un método llamado 'readline' que lee una línea completa del archivo, inclusive retorna el caracter '\n' de fin de línea.</w:t>
      </w:r>
    </w:p>
    <w:p w:rsidR="008C23B8" w:rsidRPr="008C23B8" w:rsidRDefault="008C23B8" w:rsidP="008C23B8">
      <w:pPr>
        <w:pStyle w:val="Heading3"/>
        <w:spacing w:before="300" w:after="150"/>
        <w:rPr>
          <w:rFonts w:ascii="Arial" w:hAnsi="Arial" w:cs="Arial"/>
          <w:b w:val="0"/>
          <w:bCs w:val="0"/>
          <w:color w:val="333333"/>
          <w:sz w:val="36"/>
          <w:szCs w:val="36"/>
          <w:lang w:val="es-AR"/>
        </w:rPr>
      </w:pPr>
      <w:r w:rsidRPr="008C23B8">
        <w:rPr>
          <w:rFonts w:ascii="Arial" w:hAnsi="Arial" w:cs="Arial"/>
          <w:b w:val="0"/>
          <w:bCs w:val="0"/>
          <w:color w:val="333333"/>
          <w:sz w:val="36"/>
          <w:szCs w:val="36"/>
          <w:lang w:val="es-AR"/>
        </w:rPr>
        <w:lastRenderedPageBreak/>
        <w:t>Problema:</w:t>
      </w:r>
    </w:p>
    <w:p w:rsidR="008C23B8" w:rsidRPr="008C23B8" w:rsidRDefault="008C23B8" w:rsidP="008C23B8">
      <w:pPr>
        <w:pStyle w:val="NormalWeb"/>
        <w:spacing w:before="0" w:beforeAutospacing="0" w:after="150" w:afterAutospacing="0"/>
        <w:rPr>
          <w:rFonts w:ascii="Arial" w:hAnsi="Arial" w:cs="Arial"/>
          <w:color w:val="333333"/>
          <w:sz w:val="25"/>
          <w:szCs w:val="25"/>
          <w:lang w:val="es-AR"/>
        </w:rPr>
      </w:pPr>
      <w:r w:rsidRPr="008C23B8">
        <w:rPr>
          <w:rFonts w:ascii="Arial" w:hAnsi="Arial" w:cs="Arial"/>
          <w:color w:val="333333"/>
          <w:sz w:val="25"/>
          <w:szCs w:val="25"/>
          <w:lang w:val="es-AR"/>
        </w:rPr>
        <w:t>Leer el contenido del archivo de texto 'datos.txt' línea a línea.</w:t>
      </w:r>
    </w:p>
    <w:p w:rsidR="008C23B8" w:rsidRPr="008C23B8" w:rsidRDefault="008C23B8" w:rsidP="008C23B8">
      <w:pPr>
        <w:pStyle w:val="Heading4"/>
        <w:spacing w:before="150" w:after="150"/>
        <w:rPr>
          <w:rFonts w:ascii="Arial" w:hAnsi="Arial" w:cs="Arial"/>
          <w:b w:val="0"/>
          <w:bCs w:val="0"/>
          <w:color w:val="333333"/>
          <w:sz w:val="27"/>
          <w:szCs w:val="27"/>
          <w:lang w:val="es-AR"/>
        </w:rPr>
      </w:pPr>
      <w:r w:rsidRPr="008C23B8">
        <w:rPr>
          <w:rFonts w:ascii="Arial" w:hAnsi="Arial" w:cs="Arial"/>
          <w:b w:val="0"/>
          <w:bCs w:val="0"/>
          <w:color w:val="333333"/>
          <w:sz w:val="27"/>
          <w:szCs w:val="27"/>
          <w:lang w:val="es-AR"/>
        </w:rPr>
        <w:t>Programa: ejercicio269.py</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open</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"datos.txt"</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"r"</w:t>
      </w:r>
      <w:r w:rsidRPr="008C23B8">
        <w:rPr>
          <w:rFonts w:ascii="Consolas" w:eastAsia="Times New Roman" w:hAnsi="Consolas" w:cs="Times New Roman"/>
          <w:color w:val="D4D4D4"/>
          <w:sz w:val="21"/>
          <w:szCs w:val="21"/>
          <w:lang w:val="es-AR"/>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9CDCFE"/>
          <w:sz w:val="21"/>
          <w:szCs w:val="21"/>
        </w:rPr>
        <w:t>archi1</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DCDCAA"/>
          <w:sz w:val="21"/>
          <w:szCs w:val="21"/>
        </w:rPr>
        <w:t>readline</w:t>
      </w:r>
      <w:r w:rsidRPr="008C23B8">
        <w:rPr>
          <w:rFonts w:ascii="Consolas" w:eastAsia="Times New Roman" w:hAnsi="Consolas" w:cs="Times New Roman"/>
          <w:color w:val="D4D4D4"/>
          <w:sz w:val="21"/>
          <w:szCs w:val="21"/>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C586C0"/>
          <w:sz w:val="21"/>
          <w:szCs w:val="21"/>
        </w:rPr>
        <w:t>while</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CE9178"/>
          <w:sz w:val="21"/>
          <w:szCs w:val="21"/>
        </w:rPr>
        <w:t>''</w:t>
      </w:r>
      <w:r w:rsidRPr="008C23B8">
        <w:rPr>
          <w:rFonts w:ascii="Consolas" w:eastAsia="Times New Roman" w:hAnsi="Consolas" w:cs="Times New Roman"/>
          <w:color w:val="D4D4D4"/>
          <w:sz w:val="21"/>
          <w:szCs w:val="21"/>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DCDCAA"/>
          <w:sz w:val="21"/>
          <w:szCs w:val="21"/>
        </w:rPr>
        <w:t>print</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end</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CE9178"/>
          <w:sz w:val="21"/>
          <w:szCs w:val="21"/>
        </w:rPr>
        <w:t>''</w:t>
      </w:r>
      <w:r w:rsidRPr="008C23B8">
        <w:rPr>
          <w:rFonts w:ascii="Consolas" w:eastAsia="Times New Roman" w:hAnsi="Consolas" w:cs="Times New Roman"/>
          <w:color w:val="D4D4D4"/>
          <w:sz w:val="21"/>
          <w:szCs w:val="21"/>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9CDCFE"/>
          <w:sz w:val="21"/>
          <w:szCs w:val="21"/>
        </w:rPr>
        <w:t>archi1</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DCDCAA"/>
          <w:sz w:val="21"/>
          <w:szCs w:val="21"/>
        </w:rPr>
        <w:t>readline</w:t>
      </w:r>
      <w:r w:rsidRPr="008C23B8">
        <w:rPr>
          <w:rFonts w:ascii="Consolas" w:eastAsia="Times New Roman" w:hAnsi="Consolas" w:cs="Times New Roman"/>
          <w:color w:val="D4D4D4"/>
          <w:sz w:val="21"/>
          <w:szCs w:val="21"/>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close</w:t>
      </w:r>
      <w:r w:rsidRPr="008C23B8">
        <w:rPr>
          <w:rFonts w:ascii="Consolas" w:eastAsia="Times New Roman" w:hAnsi="Consolas" w:cs="Times New Roman"/>
          <w:color w:val="D4D4D4"/>
          <w:sz w:val="21"/>
          <w:szCs w:val="21"/>
          <w:lang w:val="es-AR"/>
        </w:rPr>
        <w:t>()</w:t>
      </w:r>
    </w:p>
    <w:p w:rsidR="008C23B8" w:rsidRPr="008C23B8" w:rsidRDefault="008C23B8" w:rsidP="008C23B8">
      <w:pPr>
        <w:pStyle w:val="NormalWeb"/>
        <w:spacing w:before="0" w:beforeAutospacing="0" w:after="150" w:afterAutospacing="0"/>
        <w:rPr>
          <w:rFonts w:ascii="Arial" w:hAnsi="Arial" w:cs="Arial"/>
          <w:color w:val="333333"/>
          <w:sz w:val="25"/>
          <w:szCs w:val="25"/>
          <w:lang w:val="es-AR"/>
        </w:rPr>
      </w:pPr>
      <w:r w:rsidRPr="008C23B8">
        <w:rPr>
          <w:rFonts w:ascii="Arial" w:hAnsi="Arial" w:cs="Arial"/>
          <w:color w:val="333333"/>
          <w:sz w:val="25"/>
          <w:szCs w:val="25"/>
          <w:lang w:val="es-AR"/>
        </w:rPr>
        <w:t>Podemos recorrer el archivo leyendo línea a línea utilizando la estructura repetitiva for:</w:t>
      </w:r>
    </w:p>
    <w:p w:rsidR="008C23B8" w:rsidRPr="008C23B8" w:rsidRDefault="008C23B8" w:rsidP="008C23B8">
      <w:pPr>
        <w:pStyle w:val="Heading4"/>
        <w:spacing w:before="150" w:after="150"/>
        <w:rPr>
          <w:rFonts w:ascii="Arial" w:hAnsi="Arial" w:cs="Arial"/>
          <w:b w:val="0"/>
          <w:bCs w:val="0"/>
          <w:color w:val="333333"/>
          <w:sz w:val="27"/>
          <w:szCs w:val="27"/>
          <w:lang w:val="es-AR"/>
        </w:rPr>
      </w:pPr>
      <w:r w:rsidRPr="008C23B8">
        <w:rPr>
          <w:rFonts w:ascii="Arial" w:hAnsi="Arial" w:cs="Arial"/>
          <w:b w:val="0"/>
          <w:bCs w:val="0"/>
          <w:color w:val="333333"/>
          <w:sz w:val="27"/>
          <w:szCs w:val="27"/>
          <w:lang w:val="es-AR"/>
        </w:rPr>
        <w:t>Programa: ejercicio270.py</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8C23B8">
        <w:rPr>
          <w:rFonts w:ascii="Consolas" w:eastAsia="Times New Roman" w:hAnsi="Consolas" w:cs="Times New Roman"/>
          <w:color w:val="9CDCFE"/>
          <w:sz w:val="21"/>
          <w:szCs w:val="21"/>
          <w:lang w:val="es-AR"/>
        </w:rPr>
        <w:t>archi1</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DCDCAA"/>
          <w:sz w:val="21"/>
          <w:szCs w:val="21"/>
          <w:lang w:val="es-AR"/>
        </w:rPr>
        <w:t>open</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"datos.txt"</w:t>
      </w:r>
      <w:r w:rsidRPr="008C23B8">
        <w:rPr>
          <w:rFonts w:ascii="Consolas" w:eastAsia="Times New Roman" w:hAnsi="Consolas" w:cs="Times New Roman"/>
          <w:color w:val="D4D4D4"/>
          <w:sz w:val="21"/>
          <w:szCs w:val="21"/>
          <w:lang w:val="es-AR"/>
        </w:rPr>
        <w:t>,</w:t>
      </w:r>
      <w:r w:rsidRPr="008C23B8">
        <w:rPr>
          <w:rFonts w:ascii="Consolas" w:eastAsia="Times New Roman" w:hAnsi="Consolas" w:cs="Times New Roman"/>
          <w:color w:val="CE9178"/>
          <w:sz w:val="21"/>
          <w:szCs w:val="21"/>
          <w:lang w:val="es-AR"/>
        </w:rPr>
        <w:t>"r"</w:t>
      </w:r>
      <w:r w:rsidRPr="008C23B8">
        <w:rPr>
          <w:rFonts w:ascii="Consolas" w:eastAsia="Times New Roman" w:hAnsi="Consolas" w:cs="Times New Roman"/>
          <w:color w:val="D4D4D4"/>
          <w:sz w:val="21"/>
          <w:szCs w:val="21"/>
          <w:lang w:val="es-AR"/>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C586C0"/>
          <w:sz w:val="21"/>
          <w:szCs w:val="21"/>
        </w:rPr>
        <w:t>for</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C586C0"/>
          <w:sz w:val="21"/>
          <w:szCs w:val="21"/>
        </w:rPr>
        <w:t>in</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archi1</w:t>
      </w:r>
      <w:r w:rsidRPr="008C23B8">
        <w:rPr>
          <w:rFonts w:ascii="Consolas" w:eastAsia="Times New Roman" w:hAnsi="Consolas" w:cs="Times New Roman"/>
          <w:color w:val="D4D4D4"/>
          <w:sz w:val="21"/>
          <w:szCs w:val="21"/>
        </w:rPr>
        <w:t>:</w:t>
      </w:r>
    </w:p>
    <w:p w:rsidR="008C23B8" w:rsidRPr="008C23B8" w:rsidRDefault="008C23B8" w:rsidP="008C23B8">
      <w:pPr>
        <w:shd w:val="clear" w:color="auto" w:fill="1E1E1E"/>
        <w:spacing w:after="0" w:line="285" w:lineRule="atLeast"/>
        <w:rPr>
          <w:rFonts w:ascii="Consolas" w:eastAsia="Times New Roman" w:hAnsi="Consolas" w:cs="Times New Roman"/>
          <w:color w:val="D4D4D4"/>
          <w:sz w:val="21"/>
          <w:szCs w:val="21"/>
        </w:rPr>
      </w:pP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DCDCAA"/>
          <w:sz w:val="21"/>
          <w:szCs w:val="21"/>
        </w:rPr>
        <w:t>print</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9CDCFE"/>
          <w:sz w:val="21"/>
          <w:szCs w:val="21"/>
        </w:rPr>
        <w:t>linea</w:t>
      </w:r>
      <w:r w:rsidRPr="008C23B8">
        <w:rPr>
          <w:rFonts w:ascii="Consolas" w:eastAsia="Times New Roman" w:hAnsi="Consolas" w:cs="Times New Roman"/>
          <w:color w:val="D4D4D4"/>
          <w:sz w:val="21"/>
          <w:szCs w:val="21"/>
        </w:rPr>
        <w:t xml:space="preserve">, </w:t>
      </w:r>
      <w:r w:rsidRPr="008C23B8">
        <w:rPr>
          <w:rFonts w:ascii="Consolas" w:eastAsia="Times New Roman" w:hAnsi="Consolas" w:cs="Times New Roman"/>
          <w:color w:val="9CDCFE"/>
          <w:sz w:val="21"/>
          <w:szCs w:val="21"/>
        </w:rPr>
        <w:t>end</w:t>
      </w:r>
      <w:r w:rsidRPr="008C23B8">
        <w:rPr>
          <w:rFonts w:ascii="Consolas" w:eastAsia="Times New Roman" w:hAnsi="Consolas" w:cs="Times New Roman"/>
          <w:color w:val="D4D4D4"/>
          <w:sz w:val="21"/>
          <w:szCs w:val="21"/>
        </w:rPr>
        <w:t>=</w:t>
      </w:r>
      <w:r w:rsidRPr="008C23B8">
        <w:rPr>
          <w:rFonts w:ascii="Consolas" w:eastAsia="Times New Roman" w:hAnsi="Consolas" w:cs="Times New Roman"/>
          <w:color w:val="CE9178"/>
          <w:sz w:val="21"/>
          <w:szCs w:val="21"/>
        </w:rPr>
        <w:t>''</w:t>
      </w:r>
      <w:r w:rsidRPr="008C23B8">
        <w:rPr>
          <w:rFonts w:ascii="Consolas" w:eastAsia="Times New Roman" w:hAnsi="Consolas" w:cs="Times New Roman"/>
          <w:color w:val="D4D4D4"/>
          <w:sz w:val="21"/>
          <w:szCs w:val="21"/>
        </w:rPr>
        <w:t>)</w:t>
      </w:r>
    </w:p>
    <w:p w:rsidR="008C23B8" w:rsidRPr="00014853" w:rsidRDefault="008C23B8" w:rsidP="008C23B8">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archi1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close</w:t>
      </w:r>
      <w:r w:rsidRPr="00014853">
        <w:rPr>
          <w:rFonts w:ascii="Consolas" w:eastAsia="Times New Roman" w:hAnsi="Consolas" w:cs="Times New Roman"/>
          <w:color w:val="D4D4D4"/>
          <w:sz w:val="21"/>
          <w:szCs w:val="21"/>
          <w:lang w:val="es-AR"/>
        </w:rPr>
        <w:t>()</w:t>
      </w:r>
    </w:p>
    <w:p w:rsidR="00DA33BC" w:rsidRDefault="00DA33BC"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834AC8" w:rsidRPr="00834AC8" w:rsidRDefault="00834AC8" w:rsidP="00834AC8">
      <w:pPr>
        <w:pStyle w:val="Heading3"/>
        <w:spacing w:before="300" w:after="150"/>
        <w:rPr>
          <w:rFonts w:ascii="Arial" w:hAnsi="Arial" w:cs="Arial"/>
          <w:b w:val="0"/>
          <w:bCs w:val="0"/>
          <w:color w:val="333333"/>
          <w:sz w:val="36"/>
          <w:szCs w:val="36"/>
          <w:lang w:val="es-AR"/>
        </w:rPr>
      </w:pPr>
      <w:r w:rsidRPr="00834AC8">
        <w:rPr>
          <w:rFonts w:ascii="Arial" w:hAnsi="Arial" w:cs="Arial"/>
          <w:b w:val="0"/>
          <w:bCs w:val="0"/>
          <w:color w:val="333333"/>
          <w:sz w:val="36"/>
          <w:szCs w:val="36"/>
          <w:lang w:val="es-AR"/>
        </w:rPr>
        <w:t>Almacenar un archivo de texto en una lista</w:t>
      </w:r>
    </w:p>
    <w:p w:rsidR="00834AC8" w:rsidRPr="00834AC8" w:rsidRDefault="00570975" w:rsidP="00834AC8">
      <w:pPr>
        <w:pStyle w:val="NormalWeb"/>
        <w:spacing w:before="0" w:beforeAutospacing="0" w:after="150" w:afterAutospacing="0"/>
        <w:rPr>
          <w:rFonts w:ascii="Arial" w:hAnsi="Arial" w:cs="Arial"/>
          <w:color w:val="333333"/>
          <w:sz w:val="25"/>
          <w:szCs w:val="25"/>
          <w:lang w:val="es-AR"/>
        </w:rPr>
      </w:pPr>
      <w:hyperlink r:id="rId154" w:tgtFrame="_blank" w:history="1">
        <w:r w:rsidR="00834AC8" w:rsidRPr="00834AC8">
          <w:rPr>
            <w:rStyle w:val="textovideo"/>
            <w:rFonts w:ascii="Arial" w:hAnsi="Arial" w:cs="Arial"/>
            <w:color w:val="428BCA"/>
            <w:sz w:val="25"/>
            <w:szCs w:val="25"/>
            <w:lang w:val="es-AR"/>
          </w:rPr>
          <w:t>Ver video</w:t>
        </w:r>
      </w:hyperlink>
    </w:p>
    <w:p w:rsidR="00834AC8" w:rsidRPr="00834AC8" w:rsidRDefault="00834AC8" w:rsidP="00834AC8">
      <w:pPr>
        <w:pStyle w:val="NormalWeb"/>
        <w:spacing w:before="0" w:beforeAutospacing="0" w:after="150" w:afterAutospacing="0"/>
        <w:rPr>
          <w:rFonts w:ascii="Arial" w:hAnsi="Arial" w:cs="Arial"/>
          <w:color w:val="333333"/>
          <w:sz w:val="25"/>
          <w:szCs w:val="25"/>
          <w:lang w:val="es-AR"/>
        </w:rPr>
      </w:pPr>
      <w:r w:rsidRPr="00834AC8">
        <w:rPr>
          <w:rFonts w:ascii="Arial" w:hAnsi="Arial" w:cs="Arial"/>
          <w:color w:val="333333"/>
          <w:sz w:val="25"/>
          <w:szCs w:val="25"/>
          <w:lang w:val="es-AR"/>
        </w:rPr>
        <w:t>Mediante el método 'readlines' podemos recuperar cada una de las líneas del archivo de texto y almacenarlas en una lista.</w:t>
      </w:r>
    </w:p>
    <w:p w:rsidR="00834AC8" w:rsidRPr="00834AC8" w:rsidRDefault="00834AC8" w:rsidP="00834AC8">
      <w:pPr>
        <w:pStyle w:val="Heading3"/>
        <w:spacing w:before="300" w:after="150"/>
        <w:rPr>
          <w:rFonts w:ascii="Arial" w:hAnsi="Arial" w:cs="Arial"/>
          <w:b w:val="0"/>
          <w:bCs w:val="0"/>
          <w:color w:val="333333"/>
          <w:sz w:val="36"/>
          <w:szCs w:val="36"/>
          <w:lang w:val="es-AR"/>
        </w:rPr>
      </w:pPr>
      <w:r w:rsidRPr="00834AC8">
        <w:rPr>
          <w:rFonts w:ascii="Arial" w:hAnsi="Arial" w:cs="Arial"/>
          <w:b w:val="0"/>
          <w:bCs w:val="0"/>
          <w:color w:val="333333"/>
          <w:sz w:val="36"/>
          <w:szCs w:val="36"/>
          <w:lang w:val="es-AR"/>
        </w:rPr>
        <w:t>Problema:</w:t>
      </w:r>
    </w:p>
    <w:p w:rsidR="00834AC8" w:rsidRPr="00834AC8" w:rsidRDefault="00834AC8" w:rsidP="00834AC8">
      <w:pPr>
        <w:pStyle w:val="NormalWeb"/>
        <w:spacing w:before="0" w:beforeAutospacing="0" w:after="150" w:afterAutospacing="0"/>
        <w:rPr>
          <w:rFonts w:ascii="Arial" w:hAnsi="Arial" w:cs="Arial"/>
          <w:color w:val="333333"/>
          <w:sz w:val="25"/>
          <w:szCs w:val="25"/>
          <w:lang w:val="es-AR"/>
        </w:rPr>
      </w:pPr>
      <w:r w:rsidRPr="00834AC8">
        <w:rPr>
          <w:rFonts w:ascii="Arial" w:hAnsi="Arial" w:cs="Arial"/>
          <w:color w:val="333333"/>
          <w:sz w:val="25"/>
          <w:szCs w:val="25"/>
          <w:lang w:val="es-AR"/>
        </w:rPr>
        <w:t>Leer el contenido del archivo de texto 'datos.txt' y almacenar sus líneas en una lista. Imprimir la cantidad de líneas que tiene el archivo y su contenido.</w:t>
      </w:r>
    </w:p>
    <w:p w:rsidR="00834AC8" w:rsidRPr="00834AC8" w:rsidRDefault="00834AC8" w:rsidP="00834AC8">
      <w:pPr>
        <w:pStyle w:val="Heading4"/>
        <w:spacing w:before="150" w:after="150"/>
        <w:rPr>
          <w:rFonts w:ascii="Arial" w:hAnsi="Arial" w:cs="Arial"/>
          <w:b w:val="0"/>
          <w:bCs w:val="0"/>
          <w:color w:val="333333"/>
          <w:sz w:val="27"/>
          <w:szCs w:val="27"/>
          <w:lang w:val="es-AR"/>
        </w:rPr>
      </w:pPr>
      <w:r w:rsidRPr="00834AC8">
        <w:rPr>
          <w:rFonts w:ascii="Arial" w:hAnsi="Arial" w:cs="Arial"/>
          <w:b w:val="0"/>
          <w:bCs w:val="0"/>
          <w:color w:val="333333"/>
          <w:sz w:val="27"/>
          <w:szCs w:val="27"/>
          <w:lang w:val="es-AR"/>
        </w:rPr>
        <w:t>Programa: ejercicio271.py</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lang w:val="es-AR"/>
        </w:rPr>
      </w:pPr>
      <w:r w:rsidRPr="00834AC8">
        <w:rPr>
          <w:rFonts w:ascii="Consolas" w:eastAsia="Times New Roman" w:hAnsi="Consolas" w:cs="Times New Roman"/>
          <w:color w:val="9CDCFE"/>
          <w:sz w:val="21"/>
          <w:szCs w:val="21"/>
          <w:lang w:val="es-AR"/>
        </w:rPr>
        <w:t>archi1</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DCDCAA"/>
          <w:sz w:val="21"/>
          <w:szCs w:val="21"/>
          <w:lang w:val="es-AR"/>
        </w:rPr>
        <w:t>open</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CE9178"/>
          <w:sz w:val="21"/>
          <w:szCs w:val="21"/>
          <w:lang w:val="es-AR"/>
        </w:rPr>
        <w:t>"datos.txt"</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CE9178"/>
          <w:sz w:val="21"/>
          <w:szCs w:val="21"/>
          <w:lang w:val="es-AR"/>
        </w:rPr>
        <w:t>"r"</w:t>
      </w:r>
      <w:r w:rsidRPr="00834AC8">
        <w:rPr>
          <w:rFonts w:ascii="Consolas" w:eastAsia="Times New Roman" w:hAnsi="Consolas" w:cs="Times New Roman"/>
          <w:color w:val="D4D4D4"/>
          <w:sz w:val="21"/>
          <w:szCs w:val="21"/>
          <w:lang w:val="es-AR"/>
        </w:rPr>
        <w:t>)</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lang w:val="es-AR"/>
        </w:rPr>
      </w:pPr>
      <w:r w:rsidRPr="00834AC8">
        <w:rPr>
          <w:rFonts w:ascii="Consolas" w:eastAsia="Times New Roman" w:hAnsi="Consolas" w:cs="Times New Roman"/>
          <w:color w:val="9CDCFE"/>
          <w:sz w:val="21"/>
          <w:szCs w:val="21"/>
          <w:lang w:val="es-AR"/>
        </w:rPr>
        <w:t>lineas</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9CDCFE"/>
          <w:sz w:val="21"/>
          <w:szCs w:val="21"/>
          <w:lang w:val="es-AR"/>
        </w:rPr>
        <w:t>archi1</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DCDCAA"/>
          <w:sz w:val="21"/>
          <w:szCs w:val="21"/>
          <w:lang w:val="es-AR"/>
        </w:rPr>
        <w:t>readlines</w:t>
      </w:r>
      <w:r w:rsidRPr="00834AC8">
        <w:rPr>
          <w:rFonts w:ascii="Consolas" w:eastAsia="Times New Roman" w:hAnsi="Consolas" w:cs="Times New Roman"/>
          <w:color w:val="D4D4D4"/>
          <w:sz w:val="21"/>
          <w:szCs w:val="21"/>
          <w:lang w:val="es-AR"/>
        </w:rPr>
        <w:t>()</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lang w:val="es-AR"/>
        </w:rPr>
      </w:pPr>
      <w:r w:rsidRPr="00834AC8">
        <w:rPr>
          <w:rFonts w:ascii="Consolas" w:eastAsia="Times New Roman" w:hAnsi="Consolas" w:cs="Times New Roman"/>
          <w:color w:val="DCDCAA"/>
          <w:sz w:val="21"/>
          <w:szCs w:val="21"/>
          <w:lang w:val="es-AR"/>
        </w:rPr>
        <w:t>print</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CE9178"/>
          <w:sz w:val="21"/>
          <w:szCs w:val="21"/>
          <w:lang w:val="es-AR"/>
        </w:rPr>
        <w:t>'El archivo tiene'</w:t>
      </w:r>
      <w:r w:rsidRPr="00834AC8">
        <w:rPr>
          <w:rFonts w:ascii="Consolas" w:eastAsia="Times New Roman" w:hAnsi="Consolas" w:cs="Times New Roman"/>
          <w:color w:val="D4D4D4"/>
          <w:sz w:val="21"/>
          <w:szCs w:val="21"/>
          <w:lang w:val="es-AR"/>
        </w:rPr>
        <w:t xml:space="preserve">, </w:t>
      </w:r>
      <w:r w:rsidRPr="00834AC8">
        <w:rPr>
          <w:rFonts w:ascii="Consolas" w:eastAsia="Times New Roman" w:hAnsi="Consolas" w:cs="Times New Roman"/>
          <w:color w:val="DCDCAA"/>
          <w:sz w:val="21"/>
          <w:szCs w:val="21"/>
          <w:lang w:val="es-AR"/>
        </w:rPr>
        <w:t>len</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9CDCFE"/>
          <w:sz w:val="21"/>
          <w:szCs w:val="21"/>
          <w:lang w:val="es-AR"/>
        </w:rPr>
        <w:t>lineas</w:t>
      </w:r>
      <w:r w:rsidRPr="00834AC8">
        <w:rPr>
          <w:rFonts w:ascii="Consolas" w:eastAsia="Times New Roman" w:hAnsi="Consolas" w:cs="Times New Roman"/>
          <w:color w:val="D4D4D4"/>
          <w:sz w:val="21"/>
          <w:szCs w:val="21"/>
          <w:lang w:val="es-AR"/>
        </w:rPr>
        <w:t xml:space="preserve">), </w:t>
      </w:r>
      <w:r w:rsidRPr="00834AC8">
        <w:rPr>
          <w:rFonts w:ascii="Consolas" w:eastAsia="Times New Roman" w:hAnsi="Consolas" w:cs="Times New Roman"/>
          <w:color w:val="CE9178"/>
          <w:sz w:val="21"/>
          <w:szCs w:val="21"/>
          <w:lang w:val="es-AR"/>
        </w:rPr>
        <w:t>'líneas'</w:t>
      </w:r>
      <w:r w:rsidRPr="00834AC8">
        <w:rPr>
          <w:rFonts w:ascii="Consolas" w:eastAsia="Times New Roman" w:hAnsi="Consolas" w:cs="Times New Roman"/>
          <w:color w:val="D4D4D4"/>
          <w:sz w:val="21"/>
          <w:szCs w:val="21"/>
          <w:lang w:val="es-AR"/>
        </w:rPr>
        <w:t>)</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lang w:val="es-AR"/>
        </w:rPr>
      </w:pPr>
      <w:r w:rsidRPr="00834AC8">
        <w:rPr>
          <w:rFonts w:ascii="Consolas" w:eastAsia="Times New Roman" w:hAnsi="Consolas" w:cs="Times New Roman"/>
          <w:color w:val="DCDCAA"/>
          <w:sz w:val="21"/>
          <w:szCs w:val="21"/>
          <w:lang w:val="es-AR"/>
        </w:rPr>
        <w:t>print</w:t>
      </w:r>
      <w:r w:rsidRPr="00834AC8">
        <w:rPr>
          <w:rFonts w:ascii="Consolas" w:eastAsia="Times New Roman" w:hAnsi="Consolas" w:cs="Times New Roman"/>
          <w:color w:val="D4D4D4"/>
          <w:sz w:val="21"/>
          <w:szCs w:val="21"/>
          <w:lang w:val="es-AR"/>
        </w:rPr>
        <w:t>(</w:t>
      </w:r>
      <w:r w:rsidRPr="00834AC8">
        <w:rPr>
          <w:rFonts w:ascii="Consolas" w:eastAsia="Times New Roman" w:hAnsi="Consolas" w:cs="Times New Roman"/>
          <w:color w:val="CE9178"/>
          <w:sz w:val="21"/>
          <w:szCs w:val="21"/>
          <w:lang w:val="es-AR"/>
        </w:rPr>
        <w:t>'El contenido del archivo'</w:t>
      </w:r>
      <w:r w:rsidRPr="00834AC8">
        <w:rPr>
          <w:rFonts w:ascii="Consolas" w:eastAsia="Times New Roman" w:hAnsi="Consolas" w:cs="Times New Roman"/>
          <w:color w:val="D4D4D4"/>
          <w:sz w:val="21"/>
          <w:szCs w:val="21"/>
          <w:lang w:val="es-AR"/>
        </w:rPr>
        <w:t>)</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rPr>
      </w:pPr>
      <w:r w:rsidRPr="00834AC8">
        <w:rPr>
          <w:rFonts w:ascii="Consolas" w:eastAsia="Times New Roman" w:hAnsi="Consolas" w:cs="Times New Roman"/>
          <w:color w:val="C586C0"/>
          <w:sz w:val="21"/>
          <w:szCs w:val="21"/>
        </w:rPr>
        <w:t>for</w:t>
      </w:r>
      <w:r w:rsidRPr="00834AC8">
        <w:rPr>
          <w:rFonts w:ascii="Consolas" w:eastAsia="Times New Roman" w:hAnsi="Consolas" w:cs="Times New Roman"/>
          <w:color w:val="D4D4D4"/>
          <w:sz w:val="21"/>
          <w:szCs w:val="21"/>
        </w:rPr>
        <w:t xml:space="preserve"> </w:t>
      </w:r>
      <w:r w:rsidRPr="00834AC8">
        <w:rPr>
          <w:rFonts w:ascii="Consolas" w:eastAsia="Times New Roman" w:hAnsi="Consolas" w:cs="Times New Roman"/>
          <w:color w:val="9CDCFE"/>
          <w:sz w:val="21"/>
          <w:szCs w:val="21"/>
        </w:rPr>
        <w:t>linea</w:t>
      </w:r>
      <w:r w:rsidRPr="00834AC8">
        <w:rPr>
          <w:rFonts w:ascii="Consolas" w:eastAsia="Times New Roman" w:hAnsi="Consolas" w:cs="Times New Roman"/>
          <w:color w:val="D4D4D4"/>
          <w:sz w:val="21"/>
          <w:szCs w:val="21"/>
        </w:rPr>
        <w:t xml:space="preserve"> </w:t>
      </w:r>
      <w:r w:rsidRPr="00834AC8">
        <w:rPr>
          <w:rFonts w:ascii="Consolas" w:eastAsia="Times New Roman" w:hAnsi="Consolas" w:cs="Times New Roman"/>
          <w:color w:val="C586C0"/>
          <w:sz w:val="21"/>
          <w:szCs w:val="21"/>
        </w:rPr>
        <w:t>in</w:t>
      </w:r>
      <w:r w:rsidRPr="00834AC8">
        <w:rPr>
          <w:rFonts w:ascii="Consolas" w:eastAsia="Times New Roman" w:hAnsi="Consolas" w:cs="Times New Roman"/>
          <w:color w:val="D4D4D4"/>
          <w:sz w:val="21"/>
          <w:szCs w:val="21"/>
        </w:rPr>
        <w:t xml:space="preserve"> </w:t>
      </w:r>
      <w:r w:rsidRPr="00834AC8">
        <w:rPr>
          <w:rFonts w:ascii="Consolas" w:eastAsia="Times New Roman" w:hAnsi="Consolas" w:cs="Times New Roman"/>
          <w:color w:val="9CDCFE"/>
          <w:sz w:val="21"/>
          <w:szCs w:val="21"/>
        </w:rPr>
        <w:t>lineas</w:t>
      </w:r>
      <w:r w:rsidRPr="00834AC8">
        <w:rPr>
          <w:rFonts w:ascii="Consolas" w:eastAsia="Times New Roman" w:hAnsi="Consolas" w:cs="Times New Roman"/>
          <w:color w:val="D4D4D4"/>
          <w:sz w:val="21"/>
          <w:szCs w:val="21"/>
        </w:rPr>
        <w:t>:</w:t>
      </w:r>
    </w:p>
    <w:p w:rsidR="00834AC8" w:rsidRPr="00834AC8" w:rsidRDefault="00834AC8" w:rsidP="00834AC8">
      <w:pPr>
        <w:shd w:val="clear" w:color="auto" w:fill="1E1E1E"/>
        <w:spacing w:after="0" w:line="285" w:lineRule="atLeast"/>
        <w:rPr>
          <w:rFonts w:ascii="Consolas" w:eastAsia="Times New Roman" w:hAnsi="Consolas" w:cs="Times New Roman"/>
          <w:color w:val="D4D4D4"/>
          <w:sz w:val="21"/>
          <w:szCs w:val="21"/>
        </w:rPr>
      </w:pPr>
      <w:r w:rsidRPr="00834AC8">
        <w:rPr>
          <w:rFonts w:ascii="Consolas" w:eastAsia="Times New Roman" w:hAnsi="Consolas" w:cs="Times New Roman"/>
          <w:color w:val="D4D4D4"/>
          <w:sz w:val="21"/>
          <w:szCs w:val="21"/>
        </w:rPr>
        <w:t xml:space="preserve">    </w:t>
      </w:r>
      <w:r w:rsidRPr="00834AC8">
        <w:rPr>
          <w:rFonts w:ascii="Consolas" w:eastAsia="Times New Roman" w:hAnsi="Consolas" w:cs="Times New Roman"/>
          <w:color w:val="DCDCAA"/>
          <w:sz w:val="21"/>
          <w:szCs w:val="21"/>
        </w:rPr>
        <w:t>print</w:t>
      </w:r>
      <w:r w:rsidRPr="00834AC8">
        <w:rPr>
          <w:rFonts w:ascii="Consolas" w:eastAsia="Times New Roman" w:hAnsi="Consolas" w:cs="Times New Roman"/>
          <w:color w:val="D4D4D4"/>
          <w:sz w:val="21"/>
          <w:szCs w:val="21"/>
        </w:rPr>
        <w:t>(</w:t>
      </w:r>
      <w:r w:rsidRPr="00834AC8">
        <w:rPr>
          <w:rFonts w:ascii="Consolas" w:eastAsia="Times New Roman" w:hAnsi="Consolas" w:cs="Times New Roman"/>
          <w:color w:val="9CDCFE"/>
          <w:sz w:val="21"/>
          <w:szCs w:val="21"/>
        </w:rPr>
        <w:t>linea</w:t>
      </w:r>
      <w:r w:rsidRPr="00834AC8">
        <w:rPr>
          <w:rFonts w:ascii="Consolas" w:eastAsia="Times New Roman" w:hAnsi="Consolas" w:cs="Times New Roman"/>
          <w:color w:val="D4D4D4"/>
          <w:sz w:val="21"/>
          <w:szCs w:val="21"/>
        </w:rPr>
        <w:t xml:space="preserve">, </w:t>
      </w:r>
      <w:r w:rsidRPr="00834AC8">
        <w:rPr>
          <w:rFonts w:ascii="Consolas" w:eastAsia="Times New Roman" w:hAnsi="Consolas" w:cs="Times New Roman"/>
          <w:color w:val="9CDCFE"/>
          <w:sz w:val="21"/>
          <w:szCs w:val="21"/>
        </w:rPr>
        <w:t>end</w:t>
      </w:r>
      <w:r w:rsidRPr="00834AC8">
        <w:rPr>
          <w:rFonts w:ascii="Consolas" w:eastAsia="Times New Roman" w:hAnsi="Consolas" w:cs="Times New Roman"/>
          <w:color w:val="D4D4D4"/>
          <w:sz w:val="21"/>
          <w:szCs w:val="21"/>
        </w:rPr>
        <w:t>=</w:t>
      </w:r>
      <w:r w:rsidRPr="00834AC8">
        <w:rPr>
          <w:rFonts w:ascii="Consolas" w:eastAsia="Times New Roman" w:hAnsi="Consolas" w:cs="Times New Roman"/>
          <w:color w:val="CE9178"/>
          <w:sz w:val="21"/>
          <w:szCs w:val="21"/>
        </w:rPr>
        <w:t>''</w:t>
      </w:r>
      <w:r w:rsidRPr="00834AC8">
        <w:rPr>
          <w:rFonts w:ascii="Consolas" w:eastAsia="Times New Roman" w:hAnsi="Consolas" w:cs="Times New Roman"/>
          <w:color w:val="D4D4D4"/>
          <w:sz w:val="21"/>
          <w:szCs w:val="21"/>
        </w:rPr>
        <w:t>)</w:t>
      </w:r>
    </w:p>
    <w:p w:rsidR="00834AC8" w:rsidRPr="00014853" w:rsidRDefault="00834AC8" w:rsidP="00834AC8">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archi1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close</w:t>
      </w:r>
      <w:r w:rsidRPr="00014853">
        <w:rPr>
          <w:rFonts w:ascii="Consolas" w:eastAsia="Times New Roman" w:hAnsi="Consolas" w:cs="Times New Roman"/>
          <w:color w:val="D4D4D4"/>
          <w:sz w:val="21"/>
          <w:szCs w:val="21"/>
          <w:lang w:val="es-AR"/>
        </w:rPr>
        <w:t>()</w:t>
      </w:r>
    </w:p>
    <w:p w:rsidR="008C23B8" w:rsidRDefault="008C23B8"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lastRenderedPageBreak/>
        <w:t>Abrir un archivo de texto para añadir líneas.</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Hemos visto que cuando llamamos a la función 'open' el segundo parámetro puede ser "w", "r" y si queremos que se abra para añadir sin borrar las líneas actuales del archivo debemos hacerlo con el parámetro "a" (append).</w:t>
      </w: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t>Problema:</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Abrir el archivo de texto 'datos.txt' y luego agregar 2 líneas. Imprimir luego el archivo completo.</w:t>
      </w:r>
    </w:p>
    <w:p w:rsidR="000F42A4" w:rsidRPr="000F42A4" w:rsidRDefault="000F42A4" w:rsidP="000F42A4">
      <w:pPr>
        <w:pStyle w:val="Heading4"/>
        <w:spacing w:before="150" w:after="150"/>
        <w:rPr>
          <w:rFonts w:ascii="Arial" w:hAnsi="Arial" w:cs="Arial"/>
          <w:b w:val="0"/>
          <w:bCs w:val="0"/>
          <w:color w:val="333333"/>
          <w:sz w:val="27"/>
          <w:szCs w:val="27"/>
          <w:lang w:val="es-AR"/>
        </w:rPr>
      </w:pPr>
      <w:r w:rsidRPr="000F42A4">
        <w:rPr>
          <w:rFonts w:ascii="Arial" w:hAnsi="Arial" w:cs="Arial"/>
          <w:b w:val="0"/>
          <w:bCs w:val="0"/>
          <w:color w:val="333333"/>
          <w:sz w:val="27"/>
          <w:szCs w:val="27"/>
          <w:lang w:val="es-AR"/>
        </w:rPr>
        <w:t>Programa: ejercicio272.py</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open</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"datos.txt"</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"a"</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"nueva línea 1</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"nueva línea 2</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rPr>
      </w:pPr>
      <w:r w:rsidRPr="000F42A4">
        <w:rPr>
          <w:rFonts w:ascii="Consolas" w:eastAsia="Times New Roman" w:hAnsi="Consolas" w:cs="Times New Roman"/>
          <w:color w:val="9CDCFE"/>
          <w:sz w:val="21"/>
          <w:szCs w:val="21"/>
        </w:rPr>
        <w:t>archi1</w:t>
      </w:r>
      <w:r w:rsidRPr="000F42A4">
        <w:rPr>
          <w:rFonts w:ascii="Consolas" w:eastAsia="Times New Roman" w:hAnsi="Consolas" w:cs="Times New Roman"/>
          <w:color w:val="D4D4D4"/>
          <w:sz w:val="21"/>
          <w:szCs w:val="21"/>
        </w:rPr>
        <w:t>.</w:t>
      </w:r>
      <w:r w:rsidRPr="000F42A4">
        <w:rPr>
          <w:rFonts w:ascii="Consolas" w:eastAsia="Times New Roman" w:hAnsi="Consolas" w:cs="Times New Roman"/>
          <w:color w:val="DCDCAA"/>
          <w:sz w:val="21"/>
          <w:szCs w:val="21"/>
        </w:rPr>
        <w:t>close</w:t>
      </w:r>
      <w:r w:rsidRPr="000F42A4">
        <w:rPr>
          <w:rFonts w:ascii="Consolas" w:eastAsia="Times New Roman" w:hAnsi="Consolas" w:cs="Times New Roman"/>
          <w:color w:val="D4D4D4"/>
          <w:sz w:val="21"/>
          <w:szCs w:val="21"/>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rPr>
      </w:pPr>
      <w:r w:rsidRPr="000F42A4">
        <w:rPr>
          <w:rFonts w:ascii="Consolas" w:eastAsia="Times New Roman" w:hAnsi="Consolas" w:cs="Times New Roman"/>
          <w:color w:val="9CDCFE"/>
          <w:sz w:val="21"/>
          <w:szCs w:val="21"/>
        </w:rPr>
        <w:t>archi1</w:t>
      </w:r>
      <w:r w:rsidRPr="000F42A4">
        <w:rPr>
          <w:rFonts w:ascii="Consolas" w:eastAsia="Times New Roman" w:hAnsi="Consolas" w:cs="Times New Roman"/>
          <w:color w:val="D4D4D4"/>
          <w:sz w:val="21"/>
          <w:szCs w:val="21"/>
        </w:rPr>
        <w:t>=</w:t>
      </w:r>
      <w:r w:rsidRPr="000F42A4">
        <w:rPr>
          <w:rFonts w:ascii="Consolas" w:eastAsia="Times New Roman" w:hAnsi="Consolas" w:cs="Times New Roman"/>
          <w:color w:val="DCDCAA"/>
          <w:sz w:val="21"/>
          <w:szCs w:val="21"/>
        </w:rPr>
        <w:t>open</w:t>
      </w:r>
      <w:r w:rsidRPr="000F42A4">
        <w:rPr>
          <w:rFonts w:ascii="Consolas" w:eastAsia="Times New Roman" w:hAnsi="Consolas" w:cs="Times New Roman"/>
          <w:color w:val="D4D4D4"/>
          <w:sz w:val="21"/>
          <w:szCs w:val="21"/>
        </w:rPr>
        <w:t>(</w:t>
      </w:r>
      <w:r w:rsidRPr="000F42A4">
        <w:rPr>
          <w:rFonts w:ascii="Consolas" w:eastAsia="Times New Roman" w:hAnsi="Consolas" w:cs="Times New Roman"/>
          <w:color w:val="CE9178"/>
          <w:sz w:val="21"/>
          <w:szCs w:val="21"/>
        </w:rPr>
        <w:t>"datos.txt"</w:t>
      </w:r>
      <w:r w:rsidRPr="000F42A4">
        <w:rPr>
          <w:rFonts w:ascii="Consolas" w:eastAsia="Times New Roman" w:hAnsi="Consolas" w:cs="Times New Roman"/>
          <w:color w:val="D4D4D4"/>
          <w:sz w:val="21"/>
          <w:szCs w:val="21"/>
        </w:rPr>
        <w:t>,</w:t>
      </w:r>
      <w:r w:rsidRPr="000F42A4">
        <w:rPr>
          <w:rFonts w:ascii="Consolas" w:eastAsia="Times New Roman" w:hAnsi="Consolas" w:cs="Times New Roman"/>
          <w:color w:val="CE9178"/>
          <w:sz w:val="21"/>
          <w:szCs w:val="21"/>
        </w:rPr>
        <w:t>"r"</w:t>
      </w:r>
      <w:r w:rsidRPr="000F42A4">
        <w:rPr>
          <w:rFonts w:ascii="Consolas" w:eastAsia="Times New Roman" w:hAnsi="Consolas" w:cs="Times New Roman"/>
          <w:color w:val="D4D4D4"/>
          <w:sz w:val="21"/>
          <w:szCs w:val="21"/>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contenido</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read</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DCDCAA"/>
          <w:sz w:val="21"/>
          <w:szCs w:val="21"/>
          <w:lang w:val="es-AR"/>
        </w:rPr>
        <w:t>print</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9CDCFE"/>
          <w:sz w:val="21"/>
          <w:szCs w:val="21"/>
          <w:lang w:val="es-AR"/>
        </w:rPr>
        <w:t>contenido</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close</w:t>
      </w:r>
      <w:r w:rsidRPr="000F42A4">
        <w:rPr>
          <w:rFonts w:ascii="Consolas" w:eastAsia="Times New Roman" w:hAnsi="Consolas" w:cs="Times New Roman"/>
          <w:color w:val="D4D4D4"/>
          <w:sz w:val="21"/>
          <w:szCs w:val="21"/>
          <w:lang w:val="es-AR"/>
        </w:rPr>
        <w:t>()</w:t>
      </w: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t>Abrir un archivo para leer y agregar datos.</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Hay una cuarta forma de abrir un archivo indicando en el segundo parámetro de la función open el string "r+", con dicha opción podemos leer y escribir.</w:t>
      </w: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t>Problema:</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Abrir un archivo de texto con el parámetro "r+", imprimir su contenido actual y agregar luego dos líneas al final.</w:t>
      </w:r>
    </w:p>
    <w:p w:rsidR="000F42A4" w:rsidRPr="000F42A4" w:rsidRDefault="000F42A4" w:rsidP="000F42A4">
      <w:pPr>
        <w:pStyle w:val="Heading4"/>
        <w:spacing w:before="150" w:after="150"/>
        <w:rPr>
          <w:rFonts w:ascii="Arial" w:hAnsi="Arial" w:cs="Arial"/>
          <w:b w:val="0"/>
          <w:bCs w:val="0"/>
          <w:color w:val="333333"/>
          <w:sz w:val="27"/>
          <w:szCs w:val="27"/>
          <w:lang w:val="es-AR"/>
        </w:rPr>
      </w:pPr>
      <w:r w:rsidRPr="000F42A4">
        <w:rPr>
          <w:rFonts w:ascii="Arial" w:hAnsi="Arial" w:cs="Arial"/>
          <w:b w:val="0"/>
          <w:bCs w:val="0"/>
          <w:color w:val="333333"/>
          <w:sz w:val="27"/>
          <w:szCs w:val="27"/>
          <w:lang w:val="es-AR"/>
        </w:rPr>
        <w:t>Programa: ejercicio273.py</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open</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"datos.txt"</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"r+"</w:t>
      </w:r>
      <w:r w:rsidRPr="000F42A4">
        <w:rPr>
          <w:rFonts w:ascii="Consolas" w:eastAsia="Times New Roman" w:hAnsi="Consolas" w:cs="Times New Roman"/>
          <w:color w:val="D4D4D4"/>
          <w:sz w:val="21"/>
          <w:szCs w:val="21"/>
          <w:lang w:val="es-AR"/>
        </w:rPr>
        <w:t xml:space="preserve">) </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contenido</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read</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DCDCAA"/>
          <w:sz w:val="21"/>
          <w:szCs w:val="21"/>
          <w:lang w:val="es-AR"/>
        </w:rPr>
        <w:t>print</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9CDCFE"/>
          <w:sz w:val="21"/>
          <w:szCs w:val="21"/>
          <w:lang w:val="es-AR"/>
        </w:rPr>
        <w:t>contenido</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"Otra línea 1</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"Otra línea 2</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close</w:t>
      </w:r>
      <w:r w:rsidRPr="000F42A4">
        <w:rPr>
          <w:rFonts w:ascii="Consolas" w:eastAsia="Times New Roman" w:hAnsi="Consolas" w:cs="Times New Roman"/>
          <w:color w:val="D4D4D4"/>
          <w:sz w:val="21"/>
          <w:szCs w:val="21"/>
          <w:lang w:val="es-AR"/>
        </w:rPr>
        <w:t>()</w:t>
      </w: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lastRenderedPageBreak/>
        <w:t>Codificación de caracteres utf-8.</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Actualmente se utiliza mucho la codificación de caracteres utf-8 la que nos permite representar una infinidad de caracteres de distintos idiomas y símbolos.</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En Python debemos indicar cuando abrimos el archivo de texto mediante el parámetro 'encoding' la codificación de caracteres utilizada.</w:t>
      </w:r>
    </w:p>
    <w:p w:rsidR="000F42A4" w:rsidRPr="000F42A4" w:rsidRDefault="000F42A4" w:rsidP="000F42A4">
      <w:pPr>
        <w:pStyle w:val="Heading3"/>
        <w:spacing w:before="300" w:after="150"/>
        <w:rPr>
          <w:rFonts w:ascii="Arial" w:hAnsi="Arial" w:cs="Arial"/>
          <w:b w:val="0"/>
          <w:bCs w:val="0"/>
          <w:color w:val="333333"/>
          <w:sz w:val="36"/>
          <w:szCs w:val="36"/>
          <w:lang w:val="es-AR"/>
        </w:rPr>
      </w:pPr>
      <w:r w:rsidRPr="000F42A4">
        <w:rPr>
          <w:rFonts w:ascii="Arial" w:hAnsi="Arial" w:cs="Arial"/>
          <w:b w:val="0"/>
          <w:bCs w:val="0"/>
          <w:color w:val="333333"/>
          <w:sz w:val="36"/>
          <w:szCs w:val="36"/>
          <w:lang w:val="es-AR"/>
        </w:rPr>
        <w:t>Problema:</w:t>
      </w:r>
    </w:p>
    <w:p w:rsidR="000F42A4" w:rsidRPr="000F42A4" w:rsidRDefault="000F42A4" w:rsidP="000F42A4">
      <w:pPr>
        <w:pStyle w:val="NormalWeb"/>
        <w:spacing w:before="0" w:beforeAutospacing="0" w:after="150" w:afterAutospacing="0"/>
        <w:rPr>
          <w:rFonts w:ascii="Arial" w:hAnsi="Arial" w:cs="Arial"/>
          <w:color w:val="333333"/>
          <w:sz w:val="25"/>
          <w:szCs w:val="25"/>
          <w:lang w:val="es-AR"/>
        </w:rPr>
      </w:pPr>
      <w:r w:rsidRPr="000F42A4">
        <w:rPr>
          <w:rFonts w:ascii="Arial" w:hAnsi="Arial" w:cs="Arial"/>
          <w:color w:val="333333"/>
          <w:sz w:val="25"/>
          <w:szCs w:val="25"/>
          <w:lang w:val="es-AR"/>
        </w:rPr>
        <w:t>Crear un archivo de texto llamado 'datos.txt' con una codificación utf-8, almacenar tres líneas de texto. Abrir luego el archivo creado con el editor VS Code.</w:t>
      </w:r>
    </w:p>
    <w:p w:rsidR="000F42A4" w:rsidRPr="000F42A4" w:rsidRDefault="000F42A4" w:rsidP="000F42A4">
      <w:pPr>
        <w:pStyle w:val="Heading4"/>
        <w:spacing w:before="150" w:after="150"/>
        <w:rPr>
          <w:rFonts w:ascii="Arial" w:hAnsi="Arial" w:cs="Arial"/>
          <w:b w:val="0"/>
          <w:bCs w:val="0"/>
          <w:color w:val="333333"/>
          <w:sz w:val="27"/>
          <w:szCs w:val="27"/>
          <w:lang w:val="es-AR"/>
        </w:rPr>
      </w:pPr>
      <w:r w:rsidRPr="000F42A4">
        <w:rPr>
          <w:rFonts w:ascii="Arial" w:hAnsi="Arial" w:cs="Arial"/>
          <w:b w:val="0"/>
          <w:bCs w:val="0"/>
          <w:color w:val="333333"/>
          <w:sz w:val="27"/>
          <w:szCs w:val="27"/>
          <w:lang w:val="es-AR"/>
        </w:rPr>
        <w:t>Programa: ejercicio274.py</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open</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"datos.txt"</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"w"</w:t>
      </w:r>
      <w:r w:rsidRPr="000F42A4">
        <w:rPr>
          <w:rFonts w:ascii="Consolas" w:eastAsia="Times New Roman" w:hAnsi="Consolas" w:cs="Times New Roman"/>
          <w:color w:val="D4D4D4"/>
          <w:sz w:val="21"/>
          <w:szCs w:val="21"/>
          <w:lang w:val="es-AR"/>
        </w:rPr>
        <w:t xml:space="preserve">, </w:t>
      </w:r>
      <w:r w:rsidRPr="000F42A4">
        <w:rPr>
          <w:rFonts w:ascii="Consolas" w:eastAsia="Times New Roman" w:hAnsi="Consolas" w:cs="Times New Roman"/>
          <w:color w:val="9CDCFE"/>
          <w:sz w:val="21"/>
          <w:szCs w:val="21"/>
          <w:lang w:val="es-AR"/>
        </w:rPr>
        <w:t>encoding</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"utf-8"</w:t>
      </w:r>
      <w:r w:rsidRPr="000F42A4">
        <w:rPr>
          <w:rFonts w:ascii="Consolas" w:eastAsia="Times New Roman" w:hAnsi="Consolas" w:cs="Times New Roman"/>
          <w:color w:val="D4D4D4"/>
          <w:sz w:val="21"/>
          <w:szCs w:val="21"/>
          <w:lang w:val="es-AR"/>
        </w:rPr>
        <w:t xml:space="preserve">) </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"Primer línea.</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 xml:space="preserve">) </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"Segunda línea.</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 xml:space="preserve">) </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write</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CE9178"/>
          <w:sz w:val="21"/>
          <w:szCs w:val="21"/>
          <w:lang w:val="es-AR"/>
        </w:rPr>
        <w:t>"Tercer línea.</w:t>
      </w:r>
      <w:r w:rsidRPr="000F42A4">
        <w:rPr>
          <w:rFonts w:ascii="Consolas" w:eastAsia="Times New Roman" w:hAnsi="Consolas" w:cs="Times New Roman"/>
          <w:color w:val="D7BA7D"/>
          <w:sz w:val="21"/>
          <w:szCs w:val="21"/>
          <w:lang w:val="es-AR"/>
        </w:rPr>
        <w:t>\n</w:t>
      </w:r>
      <w:r w:rsidRPr="000F42A4">
        <w:rPr>
          <w:rFonts w:ascii="Consolas" w:eastAsia="Times New Roman" w:hAnsi="Consolas" w:cs="Times New Roman"/>
          <w:color w:val="CE9178"/>
          <w:sz w:val="21"/>
          <w:szCs w:val="21"/>
          <w:lang w:val="es-AR"/>
        </w:rPr>
        <w:t>"</w:t>
      </w:r>
      <w:r w:rsidRPr="000F42A4">
        <w:rPr>
          <w:rFonts w:ascii="Consolas" w:eastAsia="Times New Roman" w:hAnsi="Consolas" w:cs="Times New Roman"/>
          <w:color w:val="D4D4D4"/>
          <w:sz w:val="21"/>
          <w:szCs w:val="21"/>
          <w:lang w:val="es-AR"/>
        </w:rPr>
        <w:t>)  </w:t>
      </w:r>
    </w:p>
    <w:p w:rsidR="000F42A4" w:rsidRPr="000F42A4" w:rsidRDefault="000F42A4" w:rsidP="000F42A4">
      <w:pPr>
        <w:shd w:val="clear" w:color="auto" w:fill="1E1E1E"/>
        <w:spacing w:after="0" w:line="285" w:lineRule="atLeast"/>
        <w:rPr>
          <w:rFonts w:ascii="Consolas" w:eastAsia="Times New Roman" w:hAnsi="Consolas" w:cs="Times New Roman"/>
          <w:color w:val="D4D4D4"/>
          <w:sz w:val="21"/>
          <w:szCs w:val="21"/>
          <w:lang w:val="es-AR"/>
        </w:rPr>
      </w:pPr>
      <w:r w:rsidRPr="000F42A4">
        <w:rPr>
          <w:rFonts w:ascii="Consolas" w:eastAsia="Times New Roman" w:hAnsi="Consolas" w:cs="Times New Roman"/>
          <w:color w:val="9CDCFE"/>
          <w:sz w:val="21"/>
          <w:szCs w:val="21"/>
          <w:lang w:val="es-AR"/>
        </w:rPr>
        <w:t>archi1</w:t>
      </w:r>
      <w:r w:rsidRPr="000F42A4">
        <w:rPr>
          <w:rFonts w:ascii="Consolas" w:eastAsia="Times New Roman" w:hAnsi="Consolas" w:cs="Times New Roman"/>
          <w:color w:val="D4D4D4"/>
          <w:sz w:val="21"/>
          <w:szCs w:val="21"/>
          <w:lang w:val="es-AR"/>
        </w:rPr>
        <w:t>.</w:t>
      </w:r>
      <w:r w:rsidRPr="000F42A4">
        <w:rPr>
          <w:rFonts w:ascii="Consolas" w:eastAsia="Times New Roman" w:hAnsi="Consolas" w:cs="Times New Roman"/>
          <w:color w:val="DCDCAA"/>
          <w:sz w:val="21"/>
          <w:szCs w:val="21"/>
          <w:lang w:val="es-AR"/>
        </w:rPr>
        <w:t>close</w:t>
      </w:r>
      <w:r w:rsidRPr="000F42A4">
        <w:rPr>
          <w:rFonts w:ascii="Consolas" w:eastAsia="Times New Roman" w:hAnsi="Consolas" w:cs="Times New Roman"/>
          <w:color w:val="D4D4D4"/>
          <w:sz w:val="21"/>
          <w:szCs w:val="21"/>
          <w:lang w:val="es-AR"/>
        </w:rPr>
        <w:t xml:space="preserve">() </w:t>
      </w:r>
    </w:p>
    <w:p w:rsidR="00604CC7" w:rsidRPr="00604CC7" w:rsidRDefault="00604CC7" w:rsidP="00604CC7">
      <w:pPr>
        <w:spacing w:before="300" w:after="150" w:line="240" w:lineRule="auto"/>
        <w:outlineLvl w:val="0"/>
        <w:rPr>
          <w:rFonts w:ascii="Arial" w:eastAsia="Times New Roman" w:hAnsi="Arial" w:cs="Arial"/>
          <w:color w:val="333333"/>
          <w:kern w:val="36"/>
          <w:sz w:val="54"/>
          <w:szCs w:val="54"/>
          <w:lang w:val="es-AR"/>
        </w:rPr>
      </w:pPr>
      <w:r w:rsidRPr="00604CC7">
        <w:rPr>
          <w:rFonts w:ascii="Arial" w:eastAsia="Times New Roman" w:hAnsi="Arial" w:cs="Arial"/>
          <w:color w:val="333333"/>
          <w:kern w:val="36"/>
          <w:sz w:val="54"/>
          <w:szCs w:val="54"/>
          <w:lang w:val="es-AR"/>
        </w:rPr>
        <w:t>Archivos de texto: interfaz visual con tkinter para leer y escribir un archivo</w:t>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t>Conociendo como poder crear, leer y escribir en un archivo de texto, vamos a combinarlo con los conceptos de la librería visual tkinter para implementar un programa que nos permita escribir un texto y guardarlo en un archivo de texto.</w:t>
      </w:r>
    </w:p>
    <w:p w:rsidR="00604CC7" w:rsidRPr="00604CC7" w:rsidRDefault="00604CC7" w:rsidP="00604CC7">
      <w:pPr>
        <w:spacing w:before="300" w:after="150" w:line="240" w:lineRule="auto"/>
        <w:outlineLvl w:val="2"/>
        <w:rPr>
          <w:rFonts w:ascii="Arial" w:eastAsia="Times New Roman" w:hAnsi="Arial" w:cs="Arial"/>
          <w:color w:val="333333"/>
          <w:sz w:val="36"/>
          <w:szCs w:val="36"/>
          <w:lang w:val="es-AR"/>
        </w:rPr>
      </w:pPr>
      <w:r w:rsidRPr="00604CC7">
        <w:rPr>
          <w:rFonts w:ascii="Arial" w:eastAsia="Times New Roman" w:hAnsi="Arial" w:cs="Arial"/>
          <w:color w:val="333333"/>
          <w:sz w:val="36"/>
          <w:szCs w:val="36"/>
          <w:lang w:val="es-AR"/>
        </w:rPr>
        <w:t>Problema:</w:t>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t>Confeccionar una interfaz visual que contenga un menú de opciones que permitan "Guardar archivo", "Recuperar archivo" y "Salir del programa".</w:t>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t>En la ventana principal debe aparecer un control de tipo 'scrolledtext' donde el operador pueda escribir un texto para luego grabarlo en un archivo de texto. También el control 'scrolledtext' debe cargarse con el contenido de un archivo existente en el disco duro.</w:t>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t>La interfaz visual debe ser:</w:t>
      </w:r>
    </w:p>
    <w:p w:rsidR="00604CC7" w:rsidRPr="00604CC7" w:rsidRDefault="00604CC7" w:rsidP="00604CC7">
      <w:pPr>
        <w:spacing w:after="0" w:line="240" w:lineRule="auto"/>
        <w:rPr>
          <w:rFonts w:ascii="Times New Roman" w:eastAsia="Times New Roman" w:hAnsi="Times New Roman" w:cs="Times New Roman"/>
          <w:sz w:val="24"/>
          <w:szCs w:val="24"/>
        </w:rPr>
      </w:pPr>
      <w:r w:rsidRPr="00604CC7">
        <w:rPr>
          <w:rFonts w:ascii="Times New Roman" w:eastAsia="Times New Roman" w:hAnsi="Times New Roman" w:cs="Times New Roman"/>
          <w:noProof/>
          <w:sz w:val="24"/>
          <w:szCs w:val="24"/>
        </w:rPr>
        <mc:AlternateContent>
          <mc:Choice Requires="wps">
            <w:drawing>
              <wp:inline distT="0" distB="0" distL="0" distR="0" wp14:anchorId="6466A8F6" wp14:editId="516CE4E5">
                <wp:extent cx="307975" cy="307975"/>
                <wp:effectExtent l="0" t="0" r="0" b="0"/>
                <wp:docPr id="81" name="AutoShape 14" descr="archivo de texto tkinter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tion: archivo de texto tkinter Pyth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" filled="f" stroked="f">
                <o:lock v:ext="edit" aspectratio="t"/>
                <w10:anchorlock/>
              </v:rect>
            </w:pict>
          </mc:Fallback>
        </mc:AlternateContent>
      </w:r>
      <w:r w:rsidRPr="00604CC7">
        <w:rPr>
          <w:rFonts w:ascii="Arial" w:eastAsia="Times New Roman" w:hAnsi="Arial" w:cs="Arial"/>
          <w:color w:val="333333"/>
          <w:sz w:val="25"/>
          <w:szCs w:val="25"/>
        </w:rPr>
        <w:br/>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lastRenderedPageBreak/>
        <w:t>Cuando se selecciona la opción "Guardar archivo" debe aparecer el diálogo siguiente:</w:t>
      </w:r>
    </w:p>
    <w:p w:rsidR="00604CC7" w:rsidRPr="00604CC7" w:rsidRDefault="00604CC7" w:rsidP="00604CC7">
      <w:pPr>
        <w:spacing w:after="0" w:line="240" w:lineRule="auto"/>
        <w:rPr>
          <w:rFonts w:ascii="Times New Roman" w:eastAsia="Times New Roman" w:hAnsi="Times New Roman" w:cs="Times New Roman"/>
          <w:sz w:val="24"/>
          <w:szCs w:val="24"/>
        </w:rPr>
      </w:pPr>
      <w:r w:rsidRPr="00604CC7">
        <w:rPr>
          <w:rFonts w:ascii="Times New Roman" w:eastAsia="Times New Roman" w:hAnsi="Times New Roman" w:cs="Times New Roman"/>
          <w:noProof/>
          <w:sz w:val="24"/>
          <w:szCs w:val="24"/>
        </w:rPr>
        <mc:AlternateContent>
          <mc:Choice Requires="wps">
            <w:drawing>
              <wp:inline distT="0" distB="0" distL="0" distR="0" wp14:anchorId="724EF5A0" wp14:editId="5A31E6A5">
                <wp:extent cx="307975" cy="307975"/>
                <wp:effectExtent l="0" t="0" r="0" b="0"/>
                <wp:docPr id="82" name="AutoShape 15" descr="archivo de texto tkinter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Description: archivo de texto tkinter Pyth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" filled="f" stroked="f">
                <o:lock v:ext="edit" aspectratio="t"/>
                <w10:anchorlock/>
              </v:rect>
            </w:pict>
          </mc:Fallback>
        </mc:AlternateContent>
      </w:r>
      <w:r w:rsidRPr="00604CC7">
        <w:rPr>
          <w:rFonts w:ascii="Arial" w:eastAsia="Times New Roman" w:hAnsi="Arial" w:cs="Arial"/>
          <w:color w:val="333333"/>
          <w:sz w:val="25"/>
          <w:szCs w:val="25"/>
        </w:rPr>
        <w:br/>
      </w:r>
    </w:p>
    <w:p w:rsidR="00604CC7" w:rsidRPr="00604CC7" w:rsidRDefault="00604CC7" w:rsidP="00604CC7">
      <w:pPr>
        <w:spacing w:after="150" w:line="240" w:lineRule="auto"/>
        <w:rPr>
          <w:rFonts w:ascii="Arial" w:eastAsia="Times New Roman" w:hAnsi="Arial" w:cs="Arial"/>
          <w:color w:val="333333"/>
          <w:sz w:val="25"/>
          <w:szCs w:val="25"/>
          <w:lang w:val="es-AR"/>
        </w:rPr>
      </w:pPr>
      <w:r w:rsidRPr="00604CC7">
        <w:rPr>
          <w:rFonts w:ascii="Arial" w:eastAsia="Times New Roman" w:hAnsi="Arial" w:cs="Arial"/>
          <w:color w:val="333333"/>
          <w:sz w:val="25"/>
          <w:szCs w:val="25"/>
          <w:lang w:val="es-AR"/>
        </w:rPr>
        <w:t>Y cuando se selecciona la opción "Recuperar archivo" debe aparecer el diálogo:</w:t>
      </w:r>
    </w:p>
    <w:p w:rsidR="00604CC7" w:rsidRPr="00604CC7" w:rsidRDefault="00604CC7" w:rsidP="00604CC7">
      <w:pPr>
        <w:spacing w:after="0" w:line="240" w:lineRule="auto"/>
        <w:rPr>
          <w:rFonts w:ascii="Times New Roman" w:eastAsia="Times New Roman" w:hAnsi="Times New Roman" w:cs="Times New Roman"/>
          <w:sz w:val="24"/>
          <w:szCs w:val="24"/>
        </w:rPr>
      </w:pPr>
      <w:r w:rsidRPr="00604CC7">
        <w:rPr>
          <w:rFonts w:ascii="Times New Roman" w:eastAsia="Times New Roman" w:hAnsi="Times New Roman" w:cs="Times New Roman"/>
          <w:noProof/>
          <w:sz w:val="24"/>
          <w:szCs w:val="24"/>
        </w:rPr>
        <w:drawing>
          <wp:inline distT="0" distB="0" distL="0" distR="0" wp14:anchorId="1BBCB62C" wp14:editId="31A568A3">
            <wp:extent cx="5681345" cy="3965575"/>
            <wp:effectExtent l="0" t="0" r="0" b="0"/>
            <wp:docPr id="83" name="Picture 83" descr="archivo de texto tkinte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chivo de texto tkinter Pytho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81345" cy="3965575"/>
                    </a:xfrm>
                    <a:prstGeom prst="rect">
                      <a:avLst/>
                    </a:prstGeom>
                    <a:noFill/>
                    <a:ln>
                      <a:noFill/>
                    </a:ln>
                  </pic:spPr>
                </pic:pic>
              </a:graphicData>
            </a:graphic>
          </wp:inline>
        </w:drawing>
      </w:r>
      <w:r w:rsidRPr="00604CC7">
        <w:rPr>
          <w:rFonts w:ascii="Arial" w:eastAsia="Times New Roman" w:hAnsi="Arial" w:cs="Arial"/>
          <w:color w:val="333333"/>
          <w:sz w:val="25"/>
          <w:szCs w:val="25"/>
        </w:rPr>
        <w:br/>
      </w:r>
    </w:p>
    <w:p w:rsidR="00604CC7" w:rsidRPr="00604CC7" w:rsidRDefault="00604CC7" w:rsidP="00604CC7">
      <w:pPr>
        <w:spacing w:before="150" w:after="150" w:line="240" w:lineRule="auto"/>
        <w:outlineLvl w:val="3"/>
        <w:rPr>
          <w:rFonts w:ascii="Arial" w:eastAsia="Times New Roman" w:hAnsi="Arial" w:cs="Arial"/>
          <w:color w:val="333333"/>
          <w:sz w:val="27"/>
          <w:szCs w:val="27"/>
          <w:lang w:val="es-AR"/>
        </w:rPr>
      </w:pPr>
      <w:r w:rsidRPr="00604CC7">
        <w:rPr>
          <w:rFonts w:ascii="Arial" w:eastAsia="Times New Roman" w:hAnsi="Arial" w:cs="Arial"/>
          <w:color w:val="333333"/>
          <w:sz w:val="27"/>
          <w:szCs w:val="27"/>
          <w:lang w:val="es-AR"/>
        </w:rPr>
        <w:t>Programa: ejercicio275.py</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C586C0"/>
          <w:sz w:val="21"/>
          <w:szCs w:val="21"/>
          <w:lang w:val="es-AR"/>
        </w:rPr>
        <w:t>import</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4EC9B0"/>
          <w:sz w:val="21"/>
          <w:szCs w:val="21"/>
          <w:lang w:val="es-AR"/>
        </w:rPr>
        <w:t>tkinter</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C586C0"/>
          <w:sz w:val="21"/>
          <w:szCs w:val="21"/>
          <w:lang w:val="es-AR"/>
        </w:rPr>
        <w:t>as</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4EC9B0"/>
          <w:sz w:val="21"/>
          <w:szCs w:val="21"/>
          <w:lang w:val="es-AR"/>
        </w:rPr>
        <w:t>tk</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C586C0"/>
          <w:sz w:val="21"/>
          <w:szCs w:val="21"/>
        </w:rPr>
        <w:t>from</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tkinter</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import</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scrolledtext</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as</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st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C586C0"/>
          <w:sz w:val="21"/>
          <w:szCs w:val="21"/>
        </w:rPr>
        <w:t>import</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sys</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C586C0"/>
          <w:sz w:val="21"/>
          <w:szCs w:val="21"/>
        </w:rPr>
        <w:t>from</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tkinter</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import</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filedialog</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as</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fd</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C586C0"/>
          <w:sz w:val="21"/>
          <w:szCs w:val="21"/>
        </w:rPr>
        <w:t>from</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tkinter</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import</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messagebox</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as</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mb</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569CD6"/>
          <w:sz w:val="21"/>
          <w:szCs w:val="21"/>
        </w:rPr>
        <w:t>class</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Aplicacion</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569CD6"/>
          <w:sz w:val="21"/>
          <w:szCs w:val="21"/>
        </w:rPr>
        <w:t>def</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DCDCAA"/>
          <w:sz w:val="21"/>
          <w:szCs w:val="21"/>
        </w:rPr>
        <w:t>__init__</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ventana1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4EC9B0"/>
          <w:sz w:val="21"/>
          <w:szCs w:val="21"/>
        </w:rPr>
        <w:t>tk</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4EC9B0"/>
          <w:sz w:val="21"/>
          <w:szCs w:val="21"/>
        </w:rPr>
        <w:t>Tk</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agregar_menu</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lastRenderedPageBreak/>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scrolledtext1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4EC9B0"/>
          <w:sz w:val="21"/>
          <w:szCs w:val="21"/>
        </w:rPr>
        <w:t>st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4EC9B0"/>
          <w:sz w:val="21"/>
          <w:szCs w:val="21"/>
        </w:rPr>
        <w:t>ScrolledText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ventana1</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width</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80</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height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20</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scrolledtext1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grid</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column</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0</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row</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0</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padx</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10</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pady</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B5CEA8"/>
          <w:sz w:val="21"/>
          <w:szCs w:val="21"/>
        </w:rPr>
        <w:t>10</w:t>
      </w:r>
      <w:r w:rsidRPr="00604CC7">
        <w:rPr>
          <w:rFonts w:ascii="Consolas" w:eastAsia="Times New Roman" w:hAnsi="Consolas" w:cs="Times New Roman"/>
          <w:color w:val="D4D4D4"/>
          <w:sz w:val="21"/>
          <w:szCs w:val="21"/>
        </w:rPr>
        <w:t>)        </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ventana1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mainloop</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569CD6"/>
          <w:sz w:val="21"/>
          <w:szCs w:val="21"/>
        </w:rPr>
        <w:t>def</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DCDCAA"/>
          <w:sz w:val="21"/>
          <w:szCs w:val="21"/>
        </w:rPr>
        <w:t>agregar_menu</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lang w:val="es-AR"/>
        </w:rPr>
        <w:t>menubar1</w:t>
      </w:r>
      <w:r w:rsidRPr="00604CC7">
        <w:rPr>
          <w:rFonts w:ascii="Consolas" w:eastAsia="Times New Roman" w:hAnsi="Consolas" w:cs="Times New Roman"/>
          <w:color w:val="D4D4D4"/>
          <w:sz w:val="21"/>
          <w:szCs w:val="21"/>
          <w:lang w:val="es-AR"/>
        </w:rPr>
        <w:t xml:space="preserve"> = </w:t>
      </w:r>
      <w:r w:rsidRPr="00604CC7">
        <w:rPr>
          <w:rFonts w:ascii="Consolas" w:eastAsia="Times New Roman" w:hAnsi="Consolas" w:cs="Times New Roman"/>
          <w:color w:val="4EC9B0"/>
          <w:sz w:val="21"/>
          <w:szCs w:val="21"/>
          <w:lang w:val="es-AR"/>
        </w:rPr>
        <w:t>tk</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4EC9B0"/>
          <w:sz w:val="21"/>
          <w:szCs w:val="21"/>
          <w:lang w:val="es-AR"/>
        </w:rPr>
        <w:t>Menu</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self</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ventana1</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self</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ventana1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config</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menu</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menubar1</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opciones1</w:t>
      </w:r>
      <w:r w:rsidRPr="00604CC7">
        <w:rPr>
          <w:rFonts w:ascii="Consolas" w:eastAsia="Times New Roman" w:hAnsi="Consolas" w:cs="Times New Roman"/>
          <w:color w:val="D4D4D4"/>
          <w:sz w:val="21"/>
          <w:szCs w:val="21"/>
          <w:lang w:val="es-AR"/>
        </w:rPr>
        <w:t xml:space="preserve"> = </w:t>
      </w:r>
      <w:r w:rsidRPr="00604CC7">
        <w:rPr>
          <w:rFonts w:ascii="Consolas" w:eastAsia="Times New Roman" w:hAnsi="Consolas" w:cs="Times New Roman"/>
          <w:color w:val="4EC9B0"/>
          <w:sz w:val="21"/>
          <w:szCs w:val="21"/>
          <w:lang w:val="es-AR"/>
        </w:rPr>
        <w:t>tk</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4EC9B0"/>
          <w:sz w:val="21"/>
          <w:szCs w:val="21"/>
          <w:lang w:val="es-AR"/>
        </w:rPr>
        <w:t>Menu</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menubar1</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tearoff</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B5CEA8"/>
          <w:sz w:val="21"/>
          <w:szCs w:val="21"/>
          <w:lang w:val="es-AR"/>
        </w:rPr>
        <w:t>0</w:t>
      </w:r>
      <w:r w:rsidRPr="00604CC7">
        <w:rPr>
          <w:rFonts w:ascii="Consolas" w:eastAsia="Times New Roman" w:hAnsi="Consolas" w:cs="Times New Roman"/>
          <w:color w:val="D4D4D4"/>
          <w:sz w:val="21"/>
          <w:szCs w:val="21"/>
          <w:lang w:val="es-AR"/>
        </w:rPr>
        <w:t>)</w:t>
      </w:r>
    </w:p>
    <w:p w:rsidR="00604CC7" w:rsidRPr="00014853"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9CDCFE"/>
          <w:sz w:val="21"/>
          <w:szCs w:val="21"/>
          <w:lang w:val="es-AR"/>
        </w:rPr>
        <w:t>opciones1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add_command</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9CDCFE"/>
          <w:sz w:val="21"/>
          <w:szCs w:val="21"/>
          <w:lang w:val="es-AR"/>
        </w:rPr>
        <w:t>label</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CE9178"/>
          <w:sz w:val="21"/>
          <w:szCs w:val="21"/>
          <w:lang w:val="es-AR"/>
        </w:rPr>
        <w:t>"Guardar archivo"</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9CDCFE"/>
          <w:sz w:val="21"/>
          <w:szCs w:val="21"/>
          <w:lang w:val="es-AR"/>
        </w:rPr>
        <w:t>command</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9CDCFE"/>
          <w:sz w:val="21"/>
          <w:szCs w:val="21"/>
          <w:lang w:val="es-AR"/>
        </w:rPr>
        <w:t>self</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guardar</w:t>
      </w:r>
      <w:r w:rsidRPr="00014853">
        <w:rPr>
          <w:rFonts w:ascii="Consolas" w:eastAsia="Times New Roman" w:hAnsi="Consolas" w:cs="Times New Roman"/>
          <w:color w:val="D4D4D4"/>
          <w:sz w:val="21"/>
          <w:szCs w:val="21"/>
          <w:lang w:val="es-AR"/>
        </w:rPr>
        <w:t>)</w:t>
      </w:r>
    </w:p>
    <w:p w:rsidR="00604CC7" w:rsidRPr="00014853"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9CDCFE"/>
          <w:sz w:val="21"/>
          <w:szCs w:val="21"/>
          <w:lang w:val="es-AR"/>
        </w:rPr>
        <w:t>opciones1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add_command</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9CDCFE"/>
          <w:sz w:val="21"/>
          <w:szCs w:val="21"/>
          <w:lang w:val="es-AR"/>
        </w:rPr>
        <w:t>label</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CE9178"/>
          <w:sz w:val="21"/>
          <w:szCs w:val="21"/>
          <w:lang w:val="es-AR"/>
        </w:rPr>
        <w:t>"Recuperar archivo"</w:t>
      </w:r>
      <w:r w:rsidRPr="00014853">
        <w:rPr>
          <w:rFonts w:ascii="Consolas" w:eastAsia="Times New Roman" w:hAnsi="Consolas" w:cs="Times New Roman"/>
          <w:color w:val="D4D4D4"/>
          <w:sz w:val="21"/>
          <w:szCs w:val="21"/>
          <w:lang w:val="es-AR"/>
        </w:rPr>
        <w:t xml:space="preserve">, </w:t>
      </w:r>
      <w:r w:rsidRPr="00014853">
        <w:rPr>
          <w:rFonts w:ascii="Consolas" w:eastAsia="Times New Roman" w:hAnsi="Consolas" w:cs="Times New Roman"/>
          <w:color w:val="9CDCFE"/>
          <w:sz w:val="21"/>
          <w:szCs w:val="21"/>
          <w:lang w:val="es-AR"/>
        </w:rPr>
        <w:t>command</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9CDCFE"/>
          <w:sz w:val="21"/>
          <w:szCs w:val="21"/>
          <w:lang w:val="es-AR"/>
        </w:rPr>
        <w:t>self</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recuperar</w:t>
      </w:r>
      <w:r w:rsidRPr="00014853">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opciones1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add_separator</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opciones1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add_command</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label</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"Salir"</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command</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self</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salir</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menubar1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add_cascade</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label</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"Archivo"</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menu</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opciones1</w:t>
      </w:r>
      <w:r w:rsidRPr="00604CC7">
        <w:rPr>
          <w:rFonts w:ascii="Consolas" w:eastAsia="Times New Roman" w:hAnsi="Consolas" w:cs="Times New Roman"/>
          <w:color w:val="D4D4D4"/>
          <w:sz w:val="21"/>
          <w:szCs w:val="21"/>
          <w:lang w:val="es-AR"/>
        </w:rPr>
        <w:t>)  </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569CD6"/>
          <w:sz w:val="21"/>
          <w:szCs w:val="21"/>
        </w:rPr>
        <w:t>def</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DCDCAA"/>
          <w:sz w:val="21"/>
          <w:szCs w:val="21"/>
        </w:rPr>
        <w:t>salir</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sys</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exit</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569CD6"/>
          <w:sz w:val="21"/>
          <w:szCs w:val="21"/>
        </w:rPr>
        <w:t>def</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DCDCAA"/>
          <w:sz w:val="21"/>
          <w:szCs w:val="21"/>
        </w:rPr>
        <w:t>guardar</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nombrearch</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4EC9B0"/>
          <w:sz w:val="21"/>
          <w:szCs w:val="21"/>
        </w:rPr>
        <w:t>fd</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asksaveasfilename</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initialdir</w:t>
      </w:r>
      <w:r w:rsidRPr="00604CC7">
        <w:rPr>
          <w:rFonts w:ascii="Consolas" w:eastAsia="Times New Roman" w:hAnsi="Consolas" w:cs="Times New Roman"/>
          <w:color w:val="D4D4D4"/>
          <w:sz w:val="21"/>
          <w:szCs w:val="21"/>
        </w:rPr>
        <w:t xml:space="preserve"> = </w:t>
      </w:r>
      <w:r w:rsidRPr="00604CC7">
        <w:rPr>
          <w:rFonts w:ascii="Consolas" w:eastAsia="Times New Roman" w:hAnsi="Consolas" w:cs="Times New Roman"/>
          <w:color w:val="CE9178"/>
          <w:sz w:val="21"/>
          <w:szCs w:val="21"/>
        </w:rPr>
        <w: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title</w:t>
      </w:r>
      <w:r w:rsidRPr="00604CC7">
        <w:rPr>
          <w:rFonts w:ascii="Consolas" w:eastAsia="Times New Roman" w:hAnsi="Consolas" w:cs="Times New Roman"/>
          <w:color w:val="D4D4D4"/>
          <w:sz w:val="21"/>
          <w:szCs w:val="21"/>
        </w:rPr>
        <w:t xml:space="preserve"> = </w:t>
      </w:r>
      <w:r w:rsidRPr="00604CC7">
        <w:rPr>
          <w:rFonts w:ascii="Consolas" w:eastAsia="Times New Roman" w:hAnsi="Consolas" w:cs="Times New Roman"/>
          <w:color w:val="CE9178"/>
          <w:sz w:val="21"/>
          <w:szCs w:val="21"/>
        </w:rPr>
        <w:t>"Guardar como"</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filetypes</w:t>
      </w:r>
      <w:r w:rsidRPr="00604CC7">
        <w:rPr>
          <w:rFonts w:ascii="Consolas" w:eastAsia="Times New Roman" w:hAnsi="Consolas" w:cs="Times New Roman"/>
          <w:color w:val="D4D4D4"/>
          <w:sz w:val="21"/>
          <w:szCs w:val="21"/>
        </w:rPr>
        <w:t xml:space="preserve"> = ((</w:t>
      </w:r>
      <w:r w:rsidRPr="00604CC7">
        <w:rPr>
          <w:rFonts w:ascii="Consolas" w:eastAsia="Times New Roman" w:hAnsi="Consolas" w:cs="Times New Roman"/>
          <w:color w:val="CE9178"/>
          <w:sz w:val="21"/>
          <w:szCs w:val="21"/>
        </w:rPr>
        <w:t>"txt files"</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"*.txt"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"todos los archivos"</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586C0"/>
          <w:sz w:val="21"/>
          <w:szCs w:val="21"/>
        </w:rPr>
        <w:t>if</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nombrearch</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archi1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open</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nombrearch</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E9178"/>
          <w:sz w:val="21"/>
          <w:szCs w:val="21"/>
        </w:rPr>
        <w:t>"w"</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encoding</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"utf-8"</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archi1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write</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scrolledtext1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get</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"1.0"</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tk</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END</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lang w:val="es-AR"/>
        </w:rPr>
        <w:t>archi1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close</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4EC9B0"/>
          <w:sz w:val="21"/>
          <w:szCs w:val="21"/>
          <w:lang w:val="es-AR"/>
        </w:rPr>
        <w:t>mb</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showinfo</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"Información"</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CE9178"/>
          <w:sz w:val="21"/>
          <w:szCs w:val="21"/>
          <w:lang w:val="es-AR"/>
        </w:rPr>
        <w:t>"Los datos fueron guardados en el archivo."</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569CD6"/>
          <w:sz w:val="21"/>
          <w:szCs w:val="21"/>
          <w:lang w:val="es-AR"/>
        </w:rPr>
        <w:t>def</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DCDCAA"/>
          <w:sz w:val="21"/>
          <w:szCs w:val="21"/>
          <w:lang w:val="es-AR"/>
        </w:rPr>
        <w:t>recuperar</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self</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nombrearch</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4EC9B0"/>
          <w:sz w:val="21"/>
          <w:szCs w:val="21"/>
          <w:lang w:val="es-AR"/>
        </w:rPr>
        <w:t>fd</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askopenfilename</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initialdir</w:t>
      </w:r>
      <w:r w:rsidRPr="00604CC7">
        <w:rPr>
          <w:rFonts w:ascii="Consolas" w:eastAsia="Times New Roman" w:hAnsi="Consolas" w:cs="Times New Roman"/>
          <w:color w:val="D4D4D4"/>
          <w:sz w:val="21"/>
          <w:szCs w:val="21"/>
          <w:lang w:val="es-AR"/>
        </w:rPr>
        <w:t xml:space="preserve"> = </w:t>
      </w:r>
      <w:r w:rsidRPr="00604CC7">
        <w:rPr>
          <w:rFonts w:ascii="Consolas" w:eastAsia="Times New Roman" w:hAnsi="Consolas" w:cs="Times New Roman"/>
          <w:color w:val="CE9178"/>
          <w:sz w:val="21"/>
          <w:szCs w:val="21"/>
          <w:lang w:val="es-AR"/>
        </w:rPr>
        <w:t>"/"</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title</w:t>
      </w:r>
      <w:r w:rsidRPr="00604CC7">
        <w:rPr>
          <w:rFonts w:ascii="Consolas" w:eastAsia="Times New Roman" w:hAnsi="Consolas" w:cs="Times New Roman"/>
          <w:color w:val="D4D4D4"/>
          <w:sz w:val="21"/>
          <w:szCs w:val="21"/>
          <w:lang w:val="es-AR"/>
        </w:rPr>
        <w:t xml:space="preserve"> = </w:t>
      </w:r>
      <w:r w:rsidRPr="00604CC7">
        <w:rPr>
          <w:rFonts w:ascii="Consolas" w:eastAsia="Times New Roman" w:hAnsi="Consolas" w:cs="Times New Roman"/>
          <w:color w:val="CE9178"/>
          <w:sz w:val="21"/>
          <w:szCs w:val="21"/>
          <w:lang w:val="es-AR"/>
        </w:rPr>
        <w:t>"Seleccione archivo"</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filetypes</w:t>
      </w:r>
      <w:r w:rsidRPr="00604CC7">
        <w:rPr>
          <w:rFonts w:ascii="Consolas" w:eastAsia="Times New Roman" w:hAnsi="Consolas" w:cs="Times New Roman"/>
          <w:color w:val="D4D4D4"/>
          <w:sz w:val="21"/>
          <w:szCs w:val="21"/>
          <w:lang w:val="es-AR"/>
        </w:rPr>
        <w:t xml:space="preserve"> = ((</w:t>
      </w:r>
      <w:r w:rsidRPr="00604CC7">
        <w:rPr>
          <w:rFonts w:ascii="Consolas" w:eastAsia="Times New Roman" w:hAnsi="Consolas" w:cs="Times New Roman"/>
          <w:color w:val="CE9178"/>
          <w:sz w:val="21"/>
          <w:szCs w:val="21"/>
          <w:lang w:val="es-AR"/>
        </w:rPr>
        <w:t>"txt files"</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"*.txt"</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"todos los archivos"</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C586C0"/>
          <w:sz w:val="21"/>
          <w:szCs w:val="21"/>
          <w:lang w:val="es-AR"/>
        </w:rPr>
        <w:t>if</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nombrearch</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rPr>
        <w:t>archi1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open</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nombrearch</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CE9178"/>
          <w:sz w:val="21"/>
          <w:szCs w:val="21"/>
        </w:rPr>
        <w:t>"r"</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encoding</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"utf-8"</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contenido</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archi1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read</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archi1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close</w:t>
      </w:r>
      <w:r w:rsidRPr="00604CC7">
        <w:rPr>
          <w:rFonts w:ascii="Consolas" w:eastAsia="Times New Roman" w:hAnsi="Consolas" w:cs="Times New Roman"/>
          <w:color w:val="D4D4D4"/>
          <w:sz w:val="21"/>
          <w:szCs w:val="21"/>
        </w:rPr>
        <w:t>()</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rPr>
        <w:t>self</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scrolledtext1</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DCDCAA"/>
          <w:sz w:val="21"/>
          <w:szCs w:val="21"/>
        </w:rPr>
        <w:t>delete</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CE9178"/>
          <w:sz w:val="21"/>
          <w:szCs w:val="21"/>
        </w:rPr>
        <w:t>"1.0"</w:t>
      </w: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4EC9B0"/>
          <w:sz w:val="21"/>
          <w:szCs w:val="21"/>
        </w:rPr>
        <w:t>tk</w:t>
      </w:r>
      <w:r w:rsidRPr="00604CC7">
        <w:rPr>
          <w:rFonts w:ascii="Consolas" w:eastAsia="Times New Roman" w:hAnsi="Consolas" w:cs="Times New Roman"/>
          <w:color w:val="D4D4D4"/>
          <w:sz w:val="21"/>
          <w:szCs w:val="21"/>
        </w:rPr>
        <w:t>.</w:t>
      </w:r>
      <w:r w:rsidRPr="00604CC7">
        <w:rPr>
          <w:rFonts w:ascii="Consolas" w:eastAsia="Times New Roman" w:hAnsi="Consolas" w:cs="Times New Roman"/>
          <w:color w:val="9CDCFE"/>
          <w:sz w:val="21"/>
          <w:szCs w:val="21"/>
        </w:rPr>
        <w:t>END</w:t>
      </w:r>
      <w:r w:rsidRPr="00604CC7">
        <w:rPr>
          <w:rFonts w:ascii="Consolas" w:eastAsia="Times New Roman" w:hAnsi="Consolas" w:cs="Times New Roman"/>
          <w:color w:val="D4D4D4"/>
          <w:sz w:val="21"/>
          <w:szCs w:val="21"/>
        </w:rPr>
        <w:t xml:space="preserve">) </w:t>
      </w: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D4D4D4"/>
          <w:sz w:val="21"/>
          <w:szCs w:val="21"/>
        </w:rPr>
        <w:t xml:space="preserve">            </w:t>
      </w:r>
      <w:r w:rsidRPr="00604CC7">
        <w:rPr>
          <w:rFonts w:ascii="Consolas" w:eastAsia="Times New Roman" w:hAnsi="Consolas" w:cs="Times New Roman"/>
          <w:color w:val="9CDCFE"/>
          <w:sz w:val="21"/>
          <w:szCs w:val="21"/>
          <w:lang w:val="es-AR"/>
        </w:rPr>
        <w:t>self</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9CDCFE"/>
          <w:sz w:val="21"/>
          <w:szCs w:val="21"/>
          <w:lang w:val="es-AR"/>
        </w:rPr>
        <w:t>scrolledtext1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DCDCAA"/>
          <w:sz w:val="21"/>
          <w:szCs w:val="21"/>
          <w:lang w:val="es-AR"/>
        </w:rPr>
        <w:t>insert</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CE9178"/>
          <w:sz w:val="21"/>
          <w:szCs w:val="21"/>
          <w:lang w:val="es-AR"/>
        </w:rPr>
        <w:t>"1.0"</w:t>
      </w:r>
      <w:r w:rsidRPr="00604CC7">
        <w:rPr>
          <w:rFonts w:ascii="Consolas" w:eastAsia="Times New Roman" w:hAnsi="Consolas" w:cs="Times New Roman"/>
          <w:color w:val="D4D4D4"/>
          <w:sz w:val="21"/>
          <w:szCs w:val="21"/>
          <w:lang w:val="es-AR"/>
        </w:rPr>
        <w:t xml:space="preserve">, </w:t>
      </w:r>
      <w:r w:rsidRPr="00604CC7">
        <w:rPr>
          <w:rFonts w:ascii="Consolas" w:eastAsia="Times New Roman" w:hAnsi="Consolas" w:cs="Times New Roman"/>
          <w:color w:val="9CDCFE"/>
          <w:sz w:val="21"/>
          <w:szCs w:val="21"/>
          <w:lang w:val="es-AR"/>
        </w:rPr>
        <w:t>contenido</w:t>
      </w:r>
      <w:r w:rsidRPr="00604CC7">
        <w:rPr>
          <w:rFonts w:ascii="Consolas" w:eastAsia="Times New Roman" w:hAnsi="Consolas" w:cs="Times New Roman"/>
          <w:color w:val="D4D4D4"/>
          <w:sz w:val="21"/>
          <w:szCs w:val="21"/>
          <w:lang w:val="es-AR"/>
        </w:rPr>
        <w:t>)</w:t>
      </w:r>
    </w:p>
    <w:p w:rsidR="00604CC7" w:rsidRPr="00604CC7" w:rsidRDefault="00604CC7" w:rsidP="00604CC7">
      <w:pPr>
        <w:shd w:val="clear" w:color="auto" w:fill="1E1E1E"/>
        <w:spacing w:after="240" w:line="285" w:lineRule="atLeast"/>
        <w:rPr>
          <w:rFonts w:ascii="Consolas" w:eastAsia="Times New Roman" w:hAnsi="Consolas" w:cs="Times New Roman"/>
          <w:color w:val="D4D4D4"/>
          <w:sz w:val="21"/>
          <w:szCs w:val="21"/>
          <w:lang w:val="es-AR"/>
        </w:rPr>
      </w:pPr>
    </w:p>
    <w:p w:rsidR="00604CC7" w:rsidRPr="00604CC7" w:rsidRDefault="00604CC7" w:rsidP="00604CC7">
      <w:pPr>
        <w:shd w:val="clear" w:color="auto" w:fill="1E1E1E"/>
        <w:spacing w:after="0" w:line="285" w:lineRule="atLeast"/>
        <w:rPr>
          <w:rFonts w:ascii="Consolas" w:eastAsia="Times New Roman" w:hAnsi="Consolas" w:cs="Times New Roman"/>
          <w:color w:val="D4D4D4"/>
          <w:sz w:val="21"/>
          <w:szCs w:val="21"/>
          <w:lang w:val="es-AR"/>
        </w:rPr>
      </w:pPr>
      <w:r w:rsidRPr="00604CC7">
        <w:rPr>
          <w:rFonts w:ascii="Consolas" w:eastAsia="Times New Roman" w:hAnsi="Consolas" w:cs="Times New Roman"/>
          <w:color w:val="9CDCFE"/>
          <w:sz w:val="21"/>
          <w:szCs w:val="21"/>
          <w:lang w:val="es-AR"/>
        </w:rPr>
        <w:t>aplicacion1</w:t>
      </w:r>
      <w:r w:rsidRPr="00604CC7">
        <w:rPr>
          <w:rFonts w:ascii="Consolas" w:eastAsia="Times New Roman" w:hAnsi="Consolas" w:cs="Times New Roman"/>
          <w:color w:val="D4D4D4"/>
          <w:sz w:val="21"/>
          <w:szCs w:val="21"/>
          <w:lang w:val="es-AR"/>
        </w:rPr>
        <w:t>=</w:t>
      </w:r>
      <w:r w:rsidRPr="00604CC7">
        <w:rPr>
          <w:rFonts w:ascii="Consolas" w:eastAsia="Times New Roman" w:hAnsi="Consolas" w:cs="Times New Roman"/>
          <w:color w:val="4EC9B0"/>
          <w:sz w:val="21"/>
          <w:szCs w:val="21"/>
          <w:lang w:val="es-AR"/>
        </w:rPr>
        <w:t>Aplicacion</w:t>
      </w:r>
      <w:r w:rsidRPr="00604CC7">
        <w:rPr>
          <w:rFonts w:ascii="Consolas" w:eastAsia="Times New Roman" w:hAnsi="Consolas" w:cs="Times New Roman"/>
          <w:color w:val="D4D4D4"/>
          <w:sz w:val="21"/>
          <w:szCs w:val="21"/>
          <w:lang w:val="es-AR"/>
        </w:rPr>
        <w:t xml:space="preserve">() </w:t>
      </w:r>
    </w:p>
    <w:p w:rsidR="00211DC1" w:rsidRDefault="00211DC1" w:rsidP="00211DC1">
      <w:pPr>
        <w:pStyle w:val="NormalWeb"/>
        <w:spacing w:before="0" w:beforeAutospacing="0" w:after="150" w:afterAutospacing="0"/>
        <w:rPr>
          <w:rFonts w:ascii="Arial" w:hAnsi="Arial" w:cs="Arial"/>
          <w:color w:val="333333"/>
          <w:sz w:val="25"/>
          <w:szCs w:val="25"/>
          <w:lang w:val="es-AR"/>
        </w:rPr>
      </w:pPr>
    </w:p>
    <w:p w:rsidR="00211DC1" w:rsidRDefault="00211DC1" w:rsidP="00211DC1">
      <w:pPr>
        <w:pStyle w:val="NormalWeb"/>
        <w:spacing w:before="0" w:beforeAutospacing="0" w:after="150" w:afterAutospacing="0"/>
        <w:rPr>
          <w:rFonts w:ascii="Arial" w:hAnsi="Arial" w:cs="Arial"/>
          <w:color w:val="333333"/>
          <w:sz w:val="25"/>
          <w:szCs w:val="25"/>
          <w:lang w:val="es-AR"/>
        </w:rPr>
      </w:pPr>
    </w:p>
    <w:p w:rsidR="00211DC1" w:rsidRDefault="00211DC1" w:rsidP="00211DC1">
      <w:pPr>
        <w:pStyle w:val="NormalWeb"/>
        <w:spacing w:before="0" w:beforeAutospacing="0" w:after="150" w:afterAutospacing="0"/>
        <w:rPr>
          <w:rFonts w:ascii="Arial" w:hAnsi="Arial" w:cs="Arial"/>
          <w:color w:val="333333"/>
          <w:sz w:val="25"/>
          <w:szCs w:val="25"/>
          <w:lang w:val="es-AR"/>
        </w:rPr>
      </w:pPr>
    </w:p>
    <w:p w:rsidR="00211DC1" w:rsidRPr="00211DC1" w:rsidRDefault="00211DC1" w:rsidP="00211DC1">
      <w:pPr>
        <w:spacing w:before="300" w:after="150" w:line="240" w:lineRule="auto"/>
        <w:outlineLvl w:val="0"/>
        <w:rPr>
          <w:rFonts w:ascii="Arial" w:eastAsia="Times New Roman" w:hAnsi="Arial" w:cs="Arial"/>
          <w:color w:val="333333"/>
          <w:kern w:val="36"/>
          <w:sz w:val="54"/>
          <w:szCs w:val="54"/>
          <w:lang w:val="es-AR"/>
        </w:rPr>
      </w:pPr>
      <w:r w:rsidRPr="00211DC1">
        <w:rPr>
          <w:rFonts w:ascii="Arial" w:eastAsia="Times New Roman" w:hAnsi="Arial" w:cs="Arial"/>
          <w:color w:val="333333"/>
          <w:kern w:val="36"/>
          <w:sz w:val="54"/>
          <w:szCs w:val="54"/>
          <w:lang w:val="es-AR"/>
        </w:rPr>
        <w:lastRenderedPageBreak/>
        <w:t>MySQL : Base de datos desde Python</w:t>
      </w:r>
    </w:p>
    <w:p w:rsidR="00211DC1" w:rsidRDefault="00211DC1" w:rsidP="00211DC1">
      <w:pPr>
        <w:pStyle w:val="NormalWeb"/>
        <w:spacing w:before="0" w:beforeAutospacing="0" w:after="150" w:afterAutospacing="0"/>
        <w:rPr>
          <w:rFonts w:ascii="Arial" w:hAnsi="Arial" w:cs="Arial"/>
          <w:color w:val="333333"/>
          <w:sz w:val="25"/>
          <w:szCs w:val="25"/>
          <w:lang w:val="es-AR"/>
        </w:rPr>
      </w:pP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Cuando tenemos que almacenar gran cantidad de datos y su posterior procesamiento es muy común utilizar un gestor de bases de datos.</w:t>
      </w:r>
      <w:r w:rsidRPr="00211DC1">
        <w:rPr>
          <w:rFonts w:ascii="Arial" w:hAnsi="Arial" w:cs="Arial"/>
          <w:color w:val="333333"/>
          <w:sz w:val="25"/>
          <w:szCs w:val="25"/>
          <w:lang w:val="es-AR"/>
        </w:rPr>
        <w:br/>
        <w:t>Con Python podemos comunicarnos con un gestor de bases de datos para enviar y recuperar datos.</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Existen gran cantidad de gestores de bases de datos y el primero que veremos para ver cual es la mecánica para conectarnos desde Python será el gestor de base de datos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Deberemos instalar primero si no lo tenemos a MySQL.</w:t>
      </w:r>
    </w:p>
    <w:p w:rsidR="00211DC1" w:rsidRPr="00211DC1" w:rsidRDefault="00211DC1" w:rsidP="00211DC1">
      <w:pPr>
        <w:pStyle w:val="Heading3"/>
        <w:spacing w:before="300" w:after="150"/>
        <w:rPr>
          <w:rFonts w:ascii="Arial" w:hAnsi="Arial" w:cs="Arial"/>
          <w:b w:val="0"/>
          <w:bCs w:val="0"/>
          <w:color w:val="333333"/>
          <w:sz w:val="36"/>
          <w:szCs w:val="36"/>
          <w:lang w:val="es-AR"/>
        </w:rPr>
      </w:pPr>
      <w:r w:rsidRPr="00211DC1">
        <w:rPr>
          <w:rFonts w:ascii="Arial" w:hAnsi="Arial" w:cs="Arial"/>
          <w:b w:val="0"/>
          <w:bCs w:val="0"/>
          <w:color w:val="333333"/>
          <w:sz w:val="36"/>
          <w:szCs w:val="36"/>
          <w:lang w:val="es-AR"/>
        </w:rPr>
        <w:t>Instalación de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Para facilitar la administración del MySQL utilizaremos el programa XAMPP que entre otros instala:</w:t>
      </w:r>
    </w:p>
    <w:p w:rsidR="00211DC1" w:rsidRDefault="00211DC1" w:rsidP="00211DC1">
      <w:pPr>
        <w:numPr>
          <w:ilvl w:val="0"/>
          <w:numId w:val="75"/>
        </w:numPr>
        <w:spacing w:before="100" w:beforeAutospacing="1" w:after="240" w:line="240" w:lineRule="auto"/>
        <w:rPr>
          <w:rFonts w:ascii="Arial" w:hAnsi="Arial" w:cs="Arial"/>
          <w:color w:val="333333"/>
          <w:sz w:val="25"/>
          <w:szCs w:val="25"/>
        </w:rPr>
      </w:pPr>
      <w:r>
        <w:rPr>
          <w:rFonts w:ascii="Arial" w:hAnsi="Arial" w:cs="Arial"/>
          <w:color w:val="333333"/>
          <w:sz w:val="25"/>
          <w:szCs w:val="25"/>
        </w:rPr>
        <w:t>MySQL</w:t>
      </w:r>
    </w:p>
    <w:p w:rsidR="00211DC1" w:rsidRPr="00211DC1" w:rsidRDefault="00211DC1" w:rsidP="00211DC1">
      <w:pPr>
        <w:numPr>
          <w:ilvl w:val="0"/>
          <w:numId w:val="75"/>
        </w:numPr>
        <w:spacing w:before="100" w:beforeAutospacing="1" w:after="240" w:line="240" w:lineRule="auto"/>
        <w:rPr>
          <w:rFonts w:ascii="Arial" w:hAnsi="Arial" w:cs="Arial"/>
          <w:color w:val="333333"/>
          <w:sz w:val="25"/>
          <w:szCs w:val="25"/>
          <w:lang w:val="es-AR"/>
        </w:rPr>
      </w:pPr>
      <w:r w:rsidRPr="00211DC1">
        <w:rPr>
          <w:rFonts w:ascii="Arial" w:hAnsi="Arial" w:cs="Arial"/>
          <w:color w:val="333333"/>
          <w:sz w:val="25"/>
          <w:szCs w:val="25"/>
          <w:lang w:val="es-AR"/>
        </w:rPr>
        <w:t>PHPMyAdmin (que nos permitirá administrar las bases de datos existentes en MySQL)</w:t>
      </w:r>
    </w:p>
    <w:p w:rsidR="00211DC1" w:rsidRPr="00211DC1" w:rsidRDefault="00211DC1" w:rsidP="00211DC1">
      <w:pPr>
        <w:numPr>
          <w:ilvl w:val="0"/>
          <w:numId w:val="75"/>
        </w:numPr>
        <w:spacing w:before="100" w:beforeAutospacing="1" w:after="240" w:line="240" w:lineRule="auto"/>
        <w:rPr>
          <w:rFonts w:ascii="Arial" w:hAnsi="Arial" w:cs="Arial"/>
          <w:color w:val="333333"/>
          <w:sz w:val="25"/>
          <w:szCs w:val="25"/>
          <w:lang w:val="es-AR"/>
        </w:rPr>
      </w:pPr>
      <w:r w:rsidRPr="00211DC1">
        <w:rPr>
          <w:rFonts w:ascii="Arial" w:hAnsi="Arial" w:cs="Arial"/>
          <w:color w:val="333333"/>
          <w:sz w:val="25"/>
          <w:szCs w:val="25"/>
          <w:lang w:val="es-AR"/>
        </w:rPr>
        <w:t>PHP (Lenguaje que nos permite ejecutar el PHPMyAdmin)</w:t>
      </w:r>
    </w:p>
    <w:p w:rsidR="00211DC1" w:rsidRPr="00211DC1" w:rsidRDefault="00211DC1" w:rsidP="00211DC1">
      <w:pPr>
        <w:numPr>
          <w:ilvl w:val="0"/>
          <w:numId w:val="75"/>
        </w:numPr>
        <w:spacing w:before="100" w:beforeAutospacing="1" w:after="240" w:line="240" w:lineRule="auto"/>
        <w:rPr>
          <w:rFonts w:ascii="Arial" w:hAnsi="Arial" w:cs="Arial"/>
          <w:color w:val="333333"/>
          <w:sz w:val="25"/>
          <w:szCs w:val="25"/>
          <w:lang w:val="es-AR"/>
        </w:rPr>
      </w:pPr>
      <w:r w:rsidRPr="00211DC1">
        <w:rPr>
          <w:rFonts w:ascii="Arial" w:hAnsi="Arial" w:cs="Arial"/>
          <w:color w:val="333333"/>
          <w:sz w:val="25"/>
          <w:szCs w:val="25"/>
          <w:lang w:val="es-AR"/>
        </w:rPr>
        <w:t>Apache (Servidor Web que nos permite ejecutar PHPMyAdmin y PHP en un servidor)</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Descargamos e instalamos </w:t>
      </w:r>
      <w:hyperlink r:id="rId156" w:tgtFrame="_blank" w:history="1">
        <w:r w:rsidRPr="00211DC1">
          <w:rPr>
            <w:rStyle w:val="Hyperlink"/>
            <w:rFonts w:ascii="Arial" w:hAnsi="Arial" w:cs="Arial"/>
            <w:color w:val="428BCA"/>
            <w:sz w:val="25"/>
            <w:szCs w:val="25"/>
            <w:lang w:val="es-AR"/>
          </w:rPr>
          <w:t>XAMPP</w:t>
        </w:r>
      </w:hyperlink>
      <w:r w:rsidRPr="00211DC1">
        <w:rPr>
          <w:rFonts w:ascii="Arial" w:hAnsi="Arial" w:cs="Arial"/>
          <w:color w:val="333333"/>
          <w:sz w:val="25"/>
          <w:szCs w:val="25"/>
          <w:lang w:val="es-AR"/>
        </w:rPr>
        <w:t> para el sistema operativo que estamos trabajando.</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Los pasos para instalar son muy sencillos:</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3596005" cy="3041015"/>
            <wp:effectExtent l="0" t="0" r="4445" b="6985"/>
            <wp:docPr id="95" name="Picture 95" descr="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ción de xampp"/>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596005" cy="304101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Lo mínimo que debemos instalar es:</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585845" cy="3041015"/>
            <wp:effectExtent l="0" t="0" r="0" b="6985"/>
            <wp:docPr id="94" name="Picture 94" descr="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ón de xampp"/>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585845" cy="304101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Una vez finalizada la instalación de todo el software debemos arrancar el programa "XAMPP Control Panel":</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2537460" cy="1612900"/>
            <wp:effectExtent l="0" t="0" r="0" b="6350"/>
            <wp:docPr id="93" name="Picture 93" descr="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AMPP Control Panel"/>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37460" cy="1612900"/>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Aparece la interfaz desde donde debemos iniciar el gestor de base de datos MySQL:</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558155" cy="3626485"/>
            <wp:effectExtent l="0" t="0" r="4445" b="0"/>
            <wp:docPr id="92" name="Picture 92" descr="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AMPP Control Panel"/>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58155" cy="362648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Presionamos el botón "Start" tanto para MySQL como para Apache:</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568315" cy="3626485"/>
            <wp:effectExtent l="0" t="0" r="0" b="0"/>
            <wp:docPr id="91" name="Picture 91" descr="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AMPP Control Panel"/>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68315" cy="362648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Si aparecen en verde significa que los programas se encuentran correctamente en funcionamiento.</w:t>
      </w:r>
    </w:p>
    <w:p w:rsidR="00211DC1" w:rsidRPr="00211DC1" w:rsidRDefault="00211DC1" w:rsidP="00211DC1">
      <w:pPr>
        <w:pStyle w:val="Heading3"/>
        <w:spacing w:before="300" w:after="150"/>
        <w:rPr>
          <w:rFonts w:ascii="Arial" w:hAnsi="Arial" w:cs="Arial"/>
          <w:b w:val="0"/>
          <w:bCs w:val="0"/>
          <w:color w:val="333333"/>
          <w:sz w:val="36"/>
          <w:szCs w:val="36"/>
          <w:lang w:val="es-AR"/>
        </w:rPr>
      </w:pPr>
      <w:r w:rsidRPr="00211DC1">
        <w:rPr>
          <w:rFonts w:ascii="Arial" w:hAnsi="Arial" w:cs="Arial"/>
          <w:b w:val="0"/>
          <w:bCs w:val="0"/>
          <w:color w:val="333333"/>
          <w:sz w:val="36"/>
          <w:szCs w:val="36"/>
          <w:lang w:val="es-AR"/>
        </w:rPr>
        <w:t>Creación de la base de datos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Para crear la base de datos utilizaremos el programa PHPMyAdmin que lo iniciamos presionando el botón "MySQL - Admin" del "XAMPP Control Panel":</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568315" cy="3626485"/>
            <wp:effectExtent l="0" t="0" r="0" b="0"/>
            <wp:docPr id="90" name="Picture 90" descr="PHPMyAdmin XAMPP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PMyAdmin XAMPP Control Panel"/>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68315" cy="362648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Se nos abre una aplicación web PHPMyAdmin que nos permite administrar nuestras bases de datos de MySQL:</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537835" cy="6071870"/>
            <wp:effectExtent l="0" t="0" r="5715" b="5080"/>
            <wp:docPr id="89" name="Picture 89" descr="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MyAdmin"/>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37835" cy="6071870"/>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Crearemos una base de datos seleccionando la opción "Nueva" que aparece del lado izquierdo de la página.</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En el siguiente diálogo debemos definir el nombre de nuestra base de datos, la llamaremos "bd1":</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517515" cy="6051550"/>
            <wp:effectExtent l="0" t="0" r="6985" b="6350"/>
            <wp:docPr id="88" name="Picture 88" descr="PHPMyAdmin creación de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PMyAdmin creación de base de dato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17515" cy="6051550"/>
                    </a:xfrm>
                    <a:prstGeom prst="rect">
                      <a:avLst/>
                    </a:prstGeom>
                    <a:noFill/>
                    <a:ln>
                      <a:noFill/>
                    </a:ln>
                  </pic:spPr>
                </pic:pic>
              </a:graphicData>
            </a:graphic>
          </wp:inline>
        </w:drawing>
      </w:r>
    </w:p>
    <w:p w:rsidR="00211DC1" w:rsidRDefault="00211DC1" w:rsidP="00211DC1">
      <w:pPr>
        <w:pStyle w:val="NormalWeb"/>
        <w:spacing w:before="0" w:beforeAutospacing="0" w:after="150" w:afterAutospacing="0"/>
        <w:rPr>
          <w:rFonts w:ascii="Arial" w:hAnsi="Arial" w:cs="Arial"/>
          <w:color w:val="333333"/>
          <w:sz w:val="25"/>
          <w:szCs w:val="25"/>
        </w:rPr>
      </w:pPr>
      <w:r w:rsidRPr="00211DC1">
        <w:rPr>
          <w:rFonts w:ascii="Arial" w:hAnsi="Arial" w:cs="Arial"/>
          <w:color w:val="333333"/>
          <w:sz w:val="25"/>
          <w:szCs w:val="25"/>
          <w:lang w:val="es-AR"/>
        </w:rPr>
        <w:t xml:space="preserve">Una vez que se crea la podemos ver que aparece en la columna izquierda y podemos pasar a crear tablas en la misma. </w:t>
      </w:r>
      <w:r>
        <w:rPr>
          <w:rFonts w:ascii="Arial" w:hAnsi="Arial" w:cs="Arial"/>
          <w:color w:val="333333"/>
          <w:sz w:val="25"/>
          <w:szCs w:val="25"/>
        </w:rPr>
        <w:t>Crearemos la tabla artículos que tendrá 3 campos:</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527675" cy="3863340"/>
            <wp:effectExtent l="0" t="0" r="0" b="3810"/>
            <wp:docPr id="87" name="Picture 87" descr="PHPMyAdmin creación de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HPMyAdmin creación de tabla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27675" cy="3863340"/>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Almacenaremos en la tabla articulos el codigo, descripcion y precio.</w:t>
      </w:r>
      <w:r w:rsidRPr="00211DC1">
        <w:rPr>
          <w:rFonts w:ascii="Arial" w:hAnsi="Arial" w:cs="Arial"/>
          <w:color w:val="333333"/>
          <w:sz w:val="25"/>
          <w:szCs w:val="25"/>
          <w:lang w:val="es-AR"/>
        </w:rPr>
        <w:br/>
        <w:t>El campo 'codigo' será int'clave primaria' y auto_increment.</w:t>
      </w:r>
      <w:r w:rsidRPr="00211DC1">
        <w:rPr>
          <w:rFonts w:ascii="Arial" w:hAnsi="Arial" w:cs="Arial"/>
          <w:color w:val="333333"/>
          <w:sz w:val="25"/>
          <w:szCs w:val="25"/>
          <w:lang w:val="es-AR"/>
        </w:rPr>
        <w:br/>
        <w:t>El campo 'descripcion' será varchar de 50.</w:t>
      </w:r>
      <w:r w:rsidRPr="00211DC1">
        <w:rPr>
          <w:rFonts w:ascii="Arial" w:hAnsi="Arial" w:cs="Arial"/>
          <w:color w:val="333333"/>
          <w:sz w:val="25"/>
          <w:szCs w:val="25"/>
          <w:lang w:val="es-AR"/>
        </w:rPr>
        <w:br/>
        <w:t>El campo 'precio' será float.</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Los datos a ingresar para cada campo para la creación de la tabla articulos son:</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959011" cy="4633598"/>
            <wp:effectExtent l="0" t="0" r="3810" b="0"/>
            <wp:docPr id="86" name="Picture 86" descr="PHPMyAdmin creación de tabla arti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HPMyAdmin creación de tabla articulo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59007" cy="4633595"/>
                    </a:xfrm>
                    <a:prstGeom prst="rect">
                      <a:avLst/>
                    </a:prstGeom>
                    <a:noFill/>
                    <a:ln>
                      <a:noFill/>
                    </a:ln>
                  </pic:spPr>
                </pic:pic>
              </a:graphicData>
            </a:graphic>
          </wp:inline>
        </w:drawing>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Ya tenemos creada la base de datos: "bd1" y en ésta la tabla "articulos":</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1582420" cy="3308350"/>
            <wp:effectExtent l="0" t="0" r="0" b="6350"/>
            <wp:docPr id="85" name="Picture 85" descr="PHPMyAdmin base de datos y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HPMyAdmin base de datos y tabla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582420" cy="3308350"/>
                    </a:xfrm>
                    <a:prstGeom prst="rect">
                      <a:avLst/>
                    </a:prstGeom>
                    <a:noFill/>
                    <a:ln>
                      <a:noFill/>
                    </a:ln>
                  </pic:spPr>
                </pic:pic>
              </a:graphicData>
            </a:graphic>
          </wp:inline>
        </w:drawing>
      </w:r>
    </w:p>
    <w:p w:rsidR="00211DC1" w:rsidRPr="00211DC1" w:rsidRDefault="00211DC1" w:rsidP="00211DC1">
      <w:pPr>
        <w:pStyle w:val="Heading3"/>
        <w:spacing w:before="300" w:after="150"/>
        <w:rPr>
          <w:rFonts w:ascii="Arial" w:hAnsi="Arial" w:cs="Arial"/>
          <w:b w:val="0"/>
          <w:bCs w:val="0"/>
          <w:color w:val="333333"/>
          <w:sz w:val="36"/>
          <w:szCs w:val="36"/>
          <w:lang w:val="es-AR"/>
        </w:rPr>
      </w:pPr>
      <w:r w:rsidRPr="00211DC1">
        <w:rPr>
          <w:rFonts w:ascii="Arial" w:hAnsi="Arial" w:cs="Arial"/>
          <w:b w:val="0"/>
          <w:bCs w:val="0"/>
          <w:color w:val="333333"/>
          <w:sz w:val="36"/>
          <w:szCs w:val="36"/>
          <w:lang w:val="es-AR"/>
        </w:rPr>
        <w:t>Paquete de Python necesario para conectarnos a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Utilizaremos el programa 'pip' que vimos anteriormente para instalar el paquete necesario para interconectar 'Python' y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Desde la línea de comandos ejecutamos el programa pip con el siguiente paquete a instalar:</w:t>
      </w:r>
    </w:p>
    <w:p w:rsidR="00211DC1" w:rsidRPr="00211DC1" w:rsidRDefault="00211DC1" w:rsidP="00211DC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211DC1">
        <w:rPr>
          <w:rFonts w:ascii="Consolas" w:hAnsi="Consolas"/>
          <w:color w:val="333333"/>
          <w:lang w:val="es-AR"/>
        </w:rPr>
        <w:t>pip install mysql-connector</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Luego de ejecutar el programa pip podemos ver que nos informa de la instalación del paquete 'mysql-connector':</w:t>
      </w:r>
    </w:p>
    <w:p w:rsidR="00211DC1" w:rsidRDefault="00211DC1" w:rsidP="00211DC1">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6184900" cy="4171315"/>
            <wp:effectExtent l="0" t="0" r="6350" b="635"/>
            <wp:docPr id="84" name="Picture 84" descr="pip install mysql-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p install mysql-connecto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84900" cy="4171315"/>
                    </a:xfrm>
                    <a:prstGeom prst="rect">
                      <a:avLst/>
                    </a:prstGeom>
                    <a:noFill/>
                    <a:ln>
                      <a:noFill/>
                    </a:ln>
                  </pic:spPr>
                </pic:pic>
              </a:graphicData>
            </a:graphic>
          </wp:inline>
        </w:drawing>
      </w:r>
    </w:p>
    <w:p w:rsidR="00211DC1" w:rsidRPr="00211DC1" w:rsidRDefault="00211DC1" w:rsidP="00211DC1">
      <w:pPr>
        <w:pStyle w:val="Heading3"/>
        <w:spacing w:before="300" w:after="150"/>
        <w:rPr>
          <w:rFonts w:ascii="Arial" w:hAnsi="Arial" w:cs="Arial"/>
          <w:b w:val="0"/>
          <w:bCs w:val="0"/>
          <w:color w:val="333333"/>
          <w:sz w:val="36"/>
          <w:szCs w:val="36"/>
          <w:lang w:val="es-AR"/>
        </w:rPr>
      </w:pPr>
      <w:r w:rsidRPr="00211DC1">
        <w:rPr>
          <w:rFonts w:ascii="Arial" w:hAnsi="Arial" w:cs="Arial"/>
          <w:b w:val="0"/>
          <w:bCs w:val="0"/>
          <w:color w:val="333333"/>
          <w:sz w:val="36"/>
          <w:szCs w:val="36"/>
          <w:lang w:val="es-AR"/>
        </w:rPr>
        <w:t>Conexión con el servidor de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Controlar que el "XAMPP Control Panel" se encuentre en ejecución el servidor de MySQL:</w:t>
      </w:r>
    </w:p>
    <w:p w:rsidR="00211DC1" w:rsidRPr="00211DC1" w:rsidRDefault="00211DC1" w:rsidP="00211DC1">
      <w:pPr>
        <w:pStyle w:val="NormalWeb"/>
        <w:spacing w:before="0" w:beforeAutospacing="0" w:after="150" w:afterAutospacing="0"/>
        <w:rPr>
          <w:rFonts w:ascii="Arial" w:hAnsi="Arial" w:cs="Arial"/>
          <w:color w:val="333333"/>
          <w:sz w:val="25"/>
          <w:szCs w:val="25"/>
          <w:lang w:val="es-AR"/>
        </w:rPr>
      </w:pPr>
      <w:r w:rsidRPr="00211DC1">
        <w:rPr>
          <w:rFonts w:ascii="Arial" w:hAnsi="Arial" w:cs="Arial"/>
          <w:color w:val="333333"/>
          <w:sz w:val="25"/>
          <w:szCs w:val="25"/>
          <w:lang w:val="es-AR"/>
        </w:rPr>
        <w:t>El primer programa que implementaremos nos conectaremos con el servidor de MySQL y mostraremos todas las bases de datos existentes (una de esas debería ser bd1)</w:t>
      </w:r>
    </w:p>
    <w:p w:rsidR="00211DC1" w:rsidRDefault="00211DC1" w:rsidP="00211DC1">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ejercicio276.py</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r w:rsidRPr="00211DC1">
        <w:rPr>
          <w:rFonts w:ascii="Consolas" w:eastAsia="Times New Roman" w:hAnsi="Consolas" w:cs="Times New Roman"/>
          <w:color w:val="C586C0"/>
          <w:sz w:val="21"/>
          <w:szCs w:val="21"/>
        </w:rPr>
        <w:t>import</w:t>
      </w:r>
      <w:r w:rsidRPr="00211DC1">
        <w:rPr>
          <w:rFonts w:ascii="Consolas" w:eastAsia="Times New Roman" w:hAnsi="Consolas" w:cs="Times New Roman"/>
          <w:color w:val="D4D4D4"/>
          <w:sz w:val="21"/>
          <w:szCs w:val="21"/>
        </w:rPr>
        <w:t xml:space="preserve"> </w:t>
      </w:r>
      <w:r w:rsidRPr="00211DC1">
        <w:rPr>
          <w:rFonts w:ascii="Consolas" w:eastAsia="Times New Roman" w:hAnsi="Consolas" w:cs="Times New Roman"/>
          <w:color w:val="4EC9B0"/>
          <w:sz w:val="21"/>
          <w:szCs w:val="21"/>
        </w:rPr>
        <w:t>pymysql</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r w:rsidRPr="00211DC1">
        <w:rPr>
          <w:rFonts w:ascii="Consolas" w:eastAsia="Times New Roman" w:hAnsi="Consolas" w:cs="Times New Roman"/>
          <w:color w:val="9CDCFE"/>
          <w:sz w:val="21"/>
          <w:szCs w:val="21"/>
        </w:rPr>
        <w:t>conexion1</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4EC9B0"/>
          <w:sz w:val="21"/>
          <w:szCs w:val="21"/>
        </w:rPr>
        <w:t>pymysql</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9CDCFE"/>
          <w:sz w:val="21"/>
          <w:szCs w:val="21"/>
        </w:rPr>
        <w:t>connect</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9CDCFE"/>
          <w:sz w:val="21"/>
          <w:szCs w:val="21"/>
        </w:rPr>
        <w:t>host</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CE9178"/>
          <w:sz w:val="21"/>
          <w:szCs w:val="21"/>
        </w:rPr>
        <w:t>'localhost'</w:t>
      </w:r>
      <w:r w:rsidRPr="00211DC1">
        <w:rPr>
          <w:rFonts w:ascii="Consolas" w:eastAsia="Times New Roman" w:hAnsi="Consolas" w:cs="Times New Roman"/>
          <w:color w:val="D4D4D4"/>
          <w:sz w:val="21"/>
          <w:szCs w:val="21"/>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r w:rsidRPr="00211DC1">
        <w:rPr>
          <w:rFonts w:ascii="Consolas" w:eastAsia="Times New Roman" w:hAnsi="Consolas" w:cs="Times New Roman"/>
          <w:color w:val="D4D4D4"/>
          <w:sz w:val="21"/>
          <w:szCs w:val="21"/>
        </w:rPr>
        <w:t xml:space="preserve">                                </w:t>
      </w:r>
      <w:r w:rsidRPr="00211DC1">
        <w:rPr>
          <w:rFonts w:ascii="Consolas" w:eastAsia="Times New Roman" w:hAnsi="Consolas" w:cs="Times New Roman"/>
          <w:color w:val="9CDCFE"/>
          <w:sz w:val="21"/>
          <w:szCs w:val="21"/>
        </w:rPr>
        <w:t>user</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CE9178"/>
          <w:sz w:val="21"/>
          <w:szCs w:val="21"/>
        </w:rPr>
        <w:t>'root'</w:t>
      </w:r>
      <w:r w:rsidRPr="00211DC1">
        <w:rPr>
          <w:rFonts w:ascii="Consolas" w:eastAsia="Times New Roman" w:hAnsi="Consolas" w:cs="Times New Roman"/>
          <w:color w:val="D4D4D4"/>
          <w:sz w:val="21"/>
          <w:szCs w:val="21"/>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r w:rsidRPr="00211DC1">
        <w:rPr>
          <w:rFonts w:ascii="Consolas" w:eastAsia="Times New Roman" w:hAnsi="Consolas" w:cs="Times New Roman"/>
          <w:color w:val="D4D4D4"/>
          <w:sz w:val="21"/>
          <w:szCs w:val="21"/>
        </w:rPr>
        <w:t xml:space="preserve">                                </w:t>
      </w:r>
      <w:r w:rsidRPr="00211DC1">
        <w:rPr>
          <w:rFonts w:ascii="Consolas" w:eastAsia="Times New Roman" w:hAnsi="Consolas" w:cs="Times New Roman"/>
          <w:color w:val="9CDCFE"/>
          <w:sz w:val="21"/>
          <w:szCs w:val="21"/>
        </w:rPr>
        <w:t>password</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CE9178"/>
          <w:sz w:val="21"/>
          <w:szCs w:val="21"/>
        </w:rPr>
        <w:t>''</w:t>
      </w:r>
      <w:r w:rsidRPr="00211DC1">
        <w:rPr>
          <w:rFonts w:ascii="Consolas" w:eastAsia="Times New Roman" w:hAnsi="Consolas" w:cs="Times New Roman"/>
          <w:color w:val="D4D4D4"/>
          <w:sz w:val="21"/>
          <w:szCs w:val="21"/>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rPr>
      </w:pPr>
      <w:r w:rsidRPr="00211DC1">
        <w:rPr>
          <w:rFonts w:ascii="Consolas" w:eastAsia="Times New Roman" w:hAnsi="Consolas" w:cs="Times New Roman"/>
          <w:color w:val="D4D4D4"/>
          <w:sz w:val="21"/>
          <w:szCs w:val="21"/>
        </w:rPr>
        <w:t xml:space="preserve">                                </w:t>
      </w:r>
      <w:r w:rsidRPr="00211DC1">
        <w:rPr>
          <w:rFonts w:ascii="Consolas" w:eastAsia="Times New Roman" w:hAnsi="Consolas" w:cs="Times New Roman"/>
          <w:color w:val="9CDCFE"/>
          <w:sz w:val="21"/>
          <w:szCs w:val="21"/>
        </w:rPr>
        <w:t>db</w:t>
      </w:r>
      <w:r w:rsidRPr="00211DC1">
        <w:rPr>
          <w:rFonts w:ascii="Consolas" w:eastAsia="Times New Roman" w:hAnsi="Consolas" w:cs="Times New Roman"/>
          <w:color w:val="D4D4D4"/>
          <w:sz w:val="21"/>
          <w:szCs w:val="21"/>
        </w:rPr>
        <w:t>=</w:t>
      </w:r>
      <w:r w:rsidRPr="00211DC1">
        <w:rPr>
          <w:rFonts w:ascii="Consolas" w:eastAsia="Times New Roman" w:hAnsi="Consolas" w:cs="Times New Roman"/>
          <w:color w:val="CE9178"/>
          <w:sz w:val="21"/>
          <w:szCs w:val="21"/>
        </w:rPr>
        <w:t>'bd1'</w:t>
      </w:r>
      <w:r w:rsidRPr="00211DC1">
        <w:rPr>
          <w:rFonts w:ascii="Consolas" w:eastAsia="Times New Roman" w:hAnsi="Consolas" w:cs="Times New Roman"/>
          <w:color w:val="D4D4D4"/>
          <w:sz w:val="21"/>
          <w:szCs w:val="21"/>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lang w:val="es-AR"/>
        </w:rPr>
      </w:pPr>
      <w:r w:rsidRPr="00211DC1">
        <w:rPr>
          <w:rFonts w:ascii="Consolas" w:eastAsia="Times New Roman" w:hAnsi="Consolas" w:cs="Times New Roman"/>
          <w:color w:val="9CDCFE"/>
          <w:sz w:val="21"/>
          <w:szCs w:val="21"/>
          <w:lang w:val="es-AR"/>
        </w:rPr>
        <w:t>cursor1</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9CDCFE"/>
          <w:sz w:val="21"/>
          <w:szCs w:val="21"/>
          <w:lang w:val="es-AR"/>
        </w:rPr>
        <w:t>conexion1</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DCDCAA"/>
          <w:sz w:val="21"/>
          <w:szCs w:val="21"/>
          <w:lang w:val="es-AR"/>
        </w:rPr>
        <w:t>cursor</w:t>
      </w:r>
      <w:r w:rsidRPr="00211DC1">
        <w:rPr>
          <w:rFonts w:ascii="Consolas" w:eastAsia="Times New Roman" w:hAnsi="Consolas" w:cs="Times New Roman"/>
          <w:color w:val="D4D4D4"/>
          <w:sz w:val="21"/>
          <w:szCs w:val="21"/>
          <w:lang w:val="es-AR"/>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lang w:val="es-AR"/>
        </w:rPr>
      </w:pPr>
      <w:r w:rsidRPr="00211DC1">
        <w:rPr>
          <w:rFonts w:ascii="Consolas" w:eastAsia="Times New Roman" w:hAnsi="Consolas" w:cs="Times New Roman"/>
          <w:color w:val="9CDCFE"/>
          <w:sz w:val="21"/>
          <w:szCs w:val="21"/>
          <w:lang w:val="es-AR"/>
        </w:rPr>
        <w:t>cursor1</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DCDCAA"/>
          <w:sz w:val="21"/>
          <w:szCs w:val="21"/>
          <w:lang w:val="es-AR"/>
        </w:rPr>
        <w:t>execute</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CE9178"/>
          <w:sz w:val="21"/>
          <w:szCs w:val="21"/>
          <w:lang w:val="es-AR"/>
        </w:rPr>
        <w:t>"show databases"</w:t>
      </w:r>
      <w:r w:rsidRPr="00211DC1">
        <w:rPr>
          <w:rFonts w:ascii="Consolas" w:eastAsia="Times New Roman" w:hAnsi="Consolas" w:cs="Times New Roman"/>
          <w:color w:val="D4D4D4"/>
          <w:sz w:val="21"/>
          <w:szCs w:val="21"/>
          <w:lang w:val="es-AR"/>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lang w:val="es-AR"/>
        </w:rPr>
      </w:pPr>
      <w:r w:rsidRPr="00211DC1">
        <w:rPr>
          <w:rFonts w:ascii="Consolas" w:eastAsia="Times New Roman" w:hAnsi="Consolas" w:cs="Times New Roman"/>
          <w:color w:val="C586C0"/>
          <w:sz w:val="21"/>
          <w:szCs w:val="21"/>
          <w:lang w:val="es-AR"/>
        </w:rPr>
        <w:t>for</w:t>
      </w:r>
      <w:r w:rsidRPr="00211DC1">
        <w:rPr>
          <w:rFonts w:ascii="Consolas" w:eastAsia="Times New Roman" w:hAnsi="Consolas" w:cs="Times New Roman"/>
          <w:color w:val="D4D4D4"/>
          <w:sz w:val="21"/>
          <w:szCs w:val="21"/>
          <w:lang w:val="es-AR"/>
        </w:rPr>
        <w:t xml:space="preserve"> </w:t>
      </w:r>
      <w:r w:rsidRPr="00211DC1">
        <w:rPr>
          <w:rFonts w:ascii="Consolas" w:eastAsia="Times New Roman" w:hAnsi="Consolas" w:cs="Times New Roman"/>
          <w:color w:val="9CDCFE"/>
          <w:sz w:val="21"/>
          <w:szCs w:val="21"/>
          <w:lang w:val="es-AR"/>
        </w:rPr>
        <w:t>base</w:t>
      </w:r>
      <w:r w:rsidRPr="00211DC1">
        <w:rPr>
          <w:rFonts w:ascii="Consolas" w:eastAsia="Times New Roman" w:hAnsi="Consolas" w:cs="Times New Roman"/>
          <w:color w:val="D4D4D4"/>
          <w:sz w:val="21"/>
          <w:szCs w:val="21"/>
          <w:lang w:val="es-AR"/>
        </w:rPr>
        <w:t xml:space="preserve"> </w:t>
      </w:r>
      <w:r w:rsidRPr="00211DC1">
        <w:rPr>
          <w:rFonts w:ascii="Consolas" w:eastAsia="Times New Roman" w:hAnsi="Consolas" w:cs="Times New Roman"/>
          <w:color w:val="C586C0"/>
          <w:sz w:val="21"/>
          <w:szCs w:val="21"/>
          <w:lang w:val="es-AR"/>
        </w:rPr>
        <w:t>in</w:t>
      </w:r>
      <w:r w:rsidRPr="00211DC1">
        <w:rPr>
          <w:rFonts w:ascii="Consolas" w:eastAsia="Times New Roman" w:hAnsi="Consolas" w:cs="Times New Roman"/>
          <w:color w:val="D4D4D4"/>
          <w:sz w:val="21"/>
          <w:szCs w:val="21"/>
          <w:lang w:val="es-AR"/>
        </w:rPr>
        <w:t xml:space="preserve"> </w:t>
      </w:r>
      <w:r w:rsidRPr="00211DC1">
        <w:rPr>
          <w:rFonts w:ascii="Consolas" w:eastAsia="Times New Roman" w:hAnsi="Consolas" w:cs="Times New Roman"/>
          <w:color w:val="9CDCFE"/>
          <w:sz w:val="21"/>
          <w:szCs w:val="21"/>
          <w:lang w:val="es-AR"/>
        </w:rPr>
        <w:t>cursor1</w:t>
      </w:r>
      <w:r w:rsidRPr="00211DC1">
        <w:rPr>
          <w:rFonts w:ascii="Consolas" w:eastAsia="Times New Roman" w:hAnsi="Consolas" w:cs="Times New Roman"/>
          <w:color w:val="D4D4D4"/>
          <w:sz w:val="21"/>
          <w:szCs w:val="21"/>
          <w:lang w:val="es-AR"/>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lang w:val="es-AR"/>
        </w:rPr>
      </w:pPr>
      <w:r w:rsidRPr="00211DC1">
        <w:rPr>
          <w:rFonts w:ascii="Consolas" w:eastAsia="Times New Roman" w:hAnsi="Consolas" w:cs="Times New Roman"/>
          <w:color w:val="D4D4D4"/>
          <w:sz w:val="21"/>
          <w:szCs w:val="21"/>
          <w:lang w:val="es-AR"/>
        </w:rPr>
        <w:t xml:space="preserve">    </w:t>
      </w:r>
      <w:r w:rsidRPr="00211DC1">
        <w:rPr>
          <w:rFonts w:ascii="Consolas" w:eastAsia="Times New Roman" w:hAnsi="Consolas" w:cs="Times New Roman"/>
          <w:color w:val="DCDCAA"/>
          <w:sz w:val="21"/>
          <w:szCs w:val="21"/>
          <w:lang w:val="es-AR"/>
        </w:rPr>
        <w:t>print</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9CDCFE"/>
          <w:sz w:val="21"/>
          <w:szCs w:val="21"/>
          <w:lang w:val="es-AR"/>
        </w:rPr>
        <w:t>base</w:t>
      </w:r>
      <w:r w:rsidRPr="00211DC1">
        <w:rPr>
          <w:rFonts w:ascii="Consolas" w:eastAsia="Times New Roman" w:hAnsi="Consolas" w:cs="Times New Roman"/>
          <w:color w:val="D4D4D4"/>
          <w:sz w:val="21"/>
          <w:szCs w:val="21"/>
          <w:lang w:val="es-AR"/>
        </w:rPr>
        <w:t>)</w:t>
      </w:r>
    </w:p>
    <w:p w:rsidR="00211DC1" w:rsidRPr="00211DC1" w:rsidRDefault="00211DC1" w:rsidP="00211DC1">
      <w:pPr>
        <w:shd w:val="clear" w:color="auto" w:fill="1E1E1E"/>
        <w:spacing w:after="0" w:line="285" w:lineRule="atLeast"/>
        <w:rPr>
          <w:rFonts w:ascii="Consolas" w:eastAsia="Times New Roman" w:hAnsi="Consolas" w:cs="Times New Roman"/>
          <w:color w:val="D4D4D4"/>
          <w:sz w:val="21"/>
          <w:szCs w:val="21"/>
          <w:lang w:val="es-AR"/>
        </w:rPr>
      </w:pPr>
      <w:r w:rsidRPr="00211DC1">
        <w:rPr>
          <w:rFonts w:ascii="Consolas" w:eastAsia="Times New Roman" w:hAnsi="Consolas" w:cs="Times New Roman"/>
          <w:color w:val="9CDCFE"/>
          <w:sz w:val="21"/>
          <w:szCs w:val="21"/>
          <w:lang w:val="es-AR"/>
        </w:rPr>
        <w:t>conexion1</w:t>
      </w:r>
      <w:r w:rsidRPr="00211DC1">
        <w:rPr>
          <w:rFonts w:ascii="Consolas" w:eastAsia="Times New Roman" w:hAnsi="Consolas" w:cs="Times New Roman"/>
          <w:color w:val="D4D4D4"/>
          <w:sz w:val="21"/>
          <w:szCs w:val="21"/>
          <w:lang w:val="es-AR"/>
        </w:rPr>
        <w:t>.</w:t>
      </w:r>
      <w:r w:rsidRPr="00211DC1">
        <w:rPr>
          <w:rFonts w:ascii="Consolas" w:eastAsia="Times New Roman" w:hAnsi="Consolas" w:cs="Times New Roman"/>
          <w:color w:val="DCDCAA"/>
          <w:sz w:val="21"/>
          <w:szCs w:val="21"/>
          <w:lang w:val="es-AR"/>
        </w:rPr>
        <w:t>close</w:t>
      </w:r>
      <w:r w:rsidRPr="00211DC1">
        <w:rPr>
          <w:rFonts w:ascii="Consolas" w:eastAsia="Times New Roman" w:hAnsi="Consolas" w:cs="Times New Roman"/>
          <w:color w:val="D4D4D4"/>
          <w:sz w:val="21"/>
          <w:szCs w:val="21"/>
          <w:lang w:val="es-AR"/>
        </w:rPr>
        <w:t>()</w:t>
      </w:r>
    </w:p>
    <w:p w:rsidR="00113B51" w:rsidRPr="00113B51" w:rsidRDefault="00113B51" w:rsidP="00113B51">
      <w:pPr>
        <w:spacing w:before="300" w:after="150" w:line="240" w:lineRule="auto"/>
        <w:outlineLvl w:val="2"/>
        <w:rPr>
          <w:rFonts w:ascii="Arial" w:eastAsia="Times New Roman" w:hAnsi="Arial" w:cs="Arial"/>
          <w:color w:val="333333"/>
          <w:sz w:val="36"/>
          <w:szCs w:val="36"/>
          <w:lang w:val="es-AR"/>
        </w:rPr>
      </w:pPr>
      <w:r w:rsidRPr="00113B51">
        <w:rPr>
          <w:rFonts w:ascii="Arial" w:eastAsia="Times New Roman" w:hAnsi="Arial" w:cs="Arial"/>
          <w:color w:val="333333"/>
          <w:sz w:val="36"/>
          <w:szCs w:val="36"/>
          <w:lang w:val="es-AR"/>
        </w:rPr>
        <w:lastRenderedPageBreak/>
        <w:t>Listado de todas las tablas de una base de datos de MySQL.</w:t>
      </w:r>
    </w:p>
    <w:p w:rsidR="00113B51" w:rsidRPr="00113B51" w:rsidRDefault="00113B51" w:rsidP="00113B51">
      <w:pPr>
        <w:spacing w:after="150" w:line="240" w:lineRule="auto"/>
        <w:rPr>
          <w:rFonts w:ascii="Arial" w:eastAsia="Times New Roman" w:hAnsi="Arial" w:cs="Arial"/>
          <w:color w:val="333333"/>
          <w:sz w:val="25"/>
          <w:szCs w:val="25"/>
          <w:lang w:val="es-AR"/>
        </w:rPr>
      </w:pPr>
      <w:r w:rsidRPr="00113B51">
        <w:rPr>
          <w:rFonts w:ascii="Arial" w:eastAsia="Times New Roman" w:hAnsi="Arial" w:cs="Arial"/>
          <w:color w:val="333333"/>
          <w:sz w:val="25"/>
          <w:szCs w:val="25"/>
          <w:lang w:val="es-AR"/>
        </w:rPr>
        <w:t>Ahora implementaremos un programa que recupere todas las tablas contenidos en una base de datos. Trabajaremos con la base de datos que creamos desde el PHPMyAdmin llamada 'bd1'.</w:t>
      </w:r>
    </w:p>
    <w:p w:rsidR="00113B51" w:rsidRPr="00113B51" w:rsidRDefault="00113B51" w:rsidP="00113B51">
      <w:pPr>
        <w:spacing w:before="150" w:after="150" w:line="240" w:lineRule="auto"/>
        <w:outlineLvl w:val="3"/>
        <w:rPr>
          <w:rFonts w:ascii="Arial" w:eastAsia="Times New Roman" w:hAnsi="Arial" w:cs="Arial"/>
          <w:color w:val="333333"/>
          <w:sz w:val="27"/>
          <w:szCs w:val="27"/>
        </w:rPr>
      </w:pPr>
      <w:r w:rsidRPr="00113B51">
        <w:rPr>
          <w:rFonts w:ascii="Arial" w:eastAsia="Times New Roman" w:hAnsi="Arial" w:cs="Arial"/>
          <w:color w:val="333333"/>
          <w:sz w:val="27"/>
          <w:szCs w:val="27"/>
        </w:rPr>
        <w:t>Programa: ejercicio277.py</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r w:rsidRPr="00D74052">
        <w:rPr>
          <w:rFonts w:ascii="Consolas" w:eastAsia="Times New Roman" w:hAnsi="Consolas" w:cs="Times New Roman"/>
          <w:color w:val="C586C0"/>
          <w:sz w:val="21"/>
          <w:szCs w:val="21"/>
        </w:rPr>
        <w:t>import</w:t>
      </w:r>
      <w:r w:rsidRPr="00D74052">
        <w:rPr>
          <w:rFonts w:ascii="Consolas" w:eastAsia="Times New Roman" w:hAnsi="Consolas" w:cs="Times New Roman"/>
          <w:color w:val="D4D4D4"/>
          <w:sz w:val="21"/>
          <w:szCs w:val="21"/>
        </w:rPr>
        <w:t xml:space="preserve"> </w:t>
      </w:r>
      <w:r w:rsidRPr="00D74052">
        <w:rPr>
          <w:rFonts w:ascii="Consolas" w:eastAsia="Times New Roman" w:hAnsi="Consolas" w:cs="Times New Roman"/>
          <w:color w:val="4EC9B0"/>
          <w:sz w:val="21"/>
          <w:szCs w:val="21"/>
        </w:rPr>
        <w:t>pymysql</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r w:rsidRPr="00D74052">
        <w:rPr>
          <w:rFonts w:ascii="Consolas" w:eastAsia="Times New Roman" w:hAnsi="Consolas" w:cs="Times New Roman"/>
          <w:color w:val="9CDCFE"/>
          <w:sz w:val="21"/>
          <w:szCs w:val="21"/>
        </w:rPr>
        <w:t>conexion1</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4EC9B0"/>
          <w:sz w:val="21"/>
          <w:szCs w:val="21"/>
        </w:rPr>
        <w:t>pymysql</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9CDCFE"/>
          <w:sz w:val="21"/>
          <w:szCs w:val="21"/>
        </w:rPr>
        <w:t>connect</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9CDCFE"/>
          <w:sz w:val="21"/>
          <w:szCs w:val="21"/>
        </w:rPr>
        <w:t>host</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CE9178"/>
          <w:sz w:val="21"/>
          <w:szCs w:val="21"/>
        </w:rPr>
        <w:t>'localhost'</w:t>
      </w:r>
      <w:r w:rsidRPr="00D74052">
        <w:rPr>
          <w:rFonts w:ascii="Consolas" w:eastAsia="Times New Roman" w:hAnsi="Consolas" w:cs="Times New Roman"/>
          <w:color w:val="D4D4D4"/>
          <w:sz w:val="21"/>
          <w:szCs w:val="21"/>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r w:rsidRPr="00D74052">
        <w:rPr>
          <w:rFonts w:ascii="Consolas" w:eastAsia="Times New Roman" w:hAnsi="Consolas" w:cs="Times New Roman"/>
          <w:color w:val="D4D4D4"/>
          <w:sz w:val="21"/>
          <w:szCs w:val="21"/>
        </w:rPr>
        <w:t xml:space="preserve">                                </w:t>
      </w:r>
      <w:r w:rsidRPr="00D74052">
        <w:rPr>
          <w:rFonts w:ascii="Consolas" w:eastAsia="Times New Roman" w:hAnsi="Consolas" w:cs="Times New Roman"/>
          <w:color w:val="9CDCFE"/>
          <w:sz w:val="21"/>
          <w:szCs w:val="21"/>
        </w:rPr>
        <w:t>user</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CE9178"/>
          <w:sz w:val="21"/>
          <w:szCs w:val="21"/>
        </w:rPr>
        <w:t>'root'</w:t>
      </w:r>
      <w:r w:rsidRPr="00D74052">
        <w:rPr>
          <w:rFonts w:ascii="Consolas" w:eastAsia="Times New Roman" w:hAnsi="Consolas" w:cs="Times New Roman"/>
          <w:color w:val="D4D4D4"/>
          <w:sz w:val="21"/>
          <w:szCs w:val="21"/>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r w:rsidRPr="00D74052">
        <w:rPr>
          <w:rFonts w:ascii="Consolas" w:eastAsia="Times New Roman" w:hAnsi="Consolas" w:cs="Times New Roman"/>
          <w:color w:val="D4D4D4"/>
          <w:sz w:val="21"/>
          <w:szCs w:val="21"/>
        </w:rPr>
        <w:t xml:space="preserve">                                </w:t>
      </w:r>
      <w:r w:rsidRPr="00D74052">
        <w:rPr>
          <w:rFonts w:ascii="Consolas" w:eastAsia="Times New Roman" w:hAnsi="Consolas" w:cs="Times New Roman"/>
          <w:color w:val="9CDCFE"/>
          <w:sz w:val="21"/>
          <w:szCs w:val="21"/>
        </w:rPr>
        <w:t>password</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CE9178"/>
          <w:sz w:val="21"/>
          <w:szCs w:val="21"/>
        </w:rPr>
        <w:t>''</w:t>
      </w:r>
      <w:r w:rsidRPr="00D74052">
        <w:rPr>
          <w:rFonts w:ascii="Consolas" w:eastAsia="Times New Roman" w:hAnsi="Consolas" w:cs="Times New Roman"/>
          <w:color w:val="D4D4D4"/>
          <w:sz w:val="21"/>
          <w:szCs w:val="21"/>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rPr>
      </w:pPr>
      <w:r w:rsidRPr="00D74052">
        <w:rPr>
          <w:rFonts w:ascii="Consolas" w:eastAsia="Times New Roman" w:hAnsi="Consolas" w:cs="Times New Roman"/>
          <w:color w:val="D4D4D4"/>
          <w:sz w:val="21"/>
          <w:szCs w:val="21"/>
        </w:rPr>
        <w:t xml:space="preserve">                                </w:t>
      </w:r>
      <w:r w:rsidRPr="00D74052">
        <w:rPr>
          <w:rFonts w:ascii="Consolas" w:eastAsia="Times New Roman" w:hAnsi="Consolas" w:cs="Times New Roman"/>
          <w:color w:val="9CDCFE"/>
          <w:sz w:val="21"/>
          <w:szCs w:val="21"/>
        </w:rPr>
        <w:t>db</w:t>
      </w:r>
      <w:r w:rsidRPr="00D74052">
        <w:rPr>
          <w:rFonts w:ascii="Consolas" w:eastAsia="Times New Roman" w:hAnsi="Consolas" w:cs="Times New Roman"/>
          <w:color w:val="D4D4D4"/>
          <w:sz w:val="21"/>
          <w:szCs w:val="21"/>
        </w:rPr>
        <w:t>=</w:t>
      </w:r>
      <w:r w:rsidRPr="00D74052">
        <w:rPr>
          <w:rFonts w:ascii="Consolas" w:eastAsia="Times New Roman" w:hAnsi="Consolas" w:cs="Times New Roman"/>
          <w:color w:val="CE9178"/>
          <w:sz w:val="21"/>
          <w:szCs w:val="21"/>
        </w:rPr>
        <w:t>'bd1'</w:t>
      </w:r>
      <w:r w:rsidRPr="00D74052">
        <w:rPr>
          <w:rFonts w:ascii="Consolas" w:eastAsia="Times New Roman" w:hAnsi="Consolas" w:cs="Times New Roman"/>
          <w:color w:val="D4D4D4"/>
          <w:sz w:val="21"/>
          <w:szCs w:val="21"/>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lang w:val="es-AR"/>
        </w:rPr>
      </w:pPr>
      <w:r w:rsidRPr="00D74052">
        <w:rPr>
          <w:rFonts w:ascii="Consolas" w:eastAsia="Times New Roman" w:hAnsi="Consolas" w:cs="Times New Roman"/>
          <w:color w:val="9CDCFE"/>
          <w:sz w:val="21"/>
          <w:szCs w:val="21"/>
          <w:lang w:val="es-AR"/>
        </w:rPr>
        <w:t>cursor1</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9CDCFE"/>
          <w:sz w:val="21"/>
          <w:szCs w:val="21"/>
          <w:lang w:val="es-AR"/>
        </w:rPr>
        <w:t>conexion1</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DCDCAA"/>
          <w:sz w:val="21"/>
          <w:szCs w:val="21"/>
          <w:lang w:val="es-AR"/>
        </w:rPr>
        <w:t>cursor</w:t>
      </w:r>
      <w:r w:rsidRPr="00D74052">
        <w:rPr>
          <w:rFonts w:ascii="Consolas" w:eastAsia="Times New Roman" w:hAnsi="Consolas" w:cs="Times New Roman"/>
          <w:color w:val="D4D4D4"/>
          <w:sz w:val="21"/>
          <w:szCs w:val="21"/>
          <w:lang w:val="es-AR"/>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lang w:val="es-AR"/>
        </w:rPr>
      </w:pPr>
      <w:r w:rsidRPr="00D74052">
        <w:rPr>
          <w:rFonts w:ascii="Consolas" w:eastAsia="Times New Roman" w:hAnsi="Consolas" w:cs="Times New Roman"/>
          <w:color w:val="9CDCFE"/>
          <w:sz w:val="21"/>
          <w:szCs w:val="21"/>
          <w:lang w:val="es-AR"/>
        </w:rPr>
        <w:t>cursor1</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DCDCAA"/>
          <w:sz w:val="21"/>
          <w:szCs w:val="21"/>
          <w:lang w:val="es-AR"/>
        </w:rPr>
        <w:t>execute</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CE9178"/>
          <w:sz w:val="21"/>
          <w:szCs w:val="21"/>
          <w:lang w:val="es-AR"/>
        </w:rPr>
        <w:t>"show tables"</w:t>
      </w:r>
      <w:r w:rsidRPr="00D74052">
        <w:rPr>
          <w:rFonts w:ascii="Consolas" w:eastAsia="Times New Roman" w:hAnsi="Consolas" w:cs="Times New Roman"/>
          <w:color w:val="D4D4D4"/>
          <w:sz w:val="21"/>
          <w:szCs w:val="21"/>
          <w:lang w:val="es-AR"/>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lang w:val="es-AR"/>
        </w:rPr>
      </w:pPr>
      <w:r w:rsidRPr="00D74052">
        <w:rPr>
          <w:rFonts w:ascii="Consolas" w:eastAsia="Times New Roman" w:hAnsi="Consolas" w:cs="Times New Roman"/>
          <w:color w:val="C586C0"/>
          <w:sz w:val="21"/>
          <w:szCs w:val="21"/>
          <w:lang w:val="es-AR"/>
        </w:rPr>
        <w:t>for</w:t>
      </w:r>
      <w:r w:rsidRPr="00D74052">
        <w:rPr>
          <w:rFonts w:ascii="Consolas" w:eastAsia="Times New Roman" w:hAnsi="Consolas" w:cs="Times New Roman"/>
          <w:color w:val="D4D4D4"/>
          <w:sz w:val="21"/>
          <w:szCs w:val="21"/>
          <w:lang w:val="es-AR"/>
        </w:rPr>
        <w:t xml:space="preserve"> </w:t>
      </w:r>
      <w:r w:rsidRPr="00D74052">
        <w:rPr>
          <w:rFonts w:ascii="Consolas" w:eastAsia="Times New Roman" w:hAnsi="Consolas" w:cs="Times New Roman"/>
          <w:color w:val="9CDCFE"/>
          <w:sz w:val="21"/>
          <w:szCs w:val="21"/>
          <w:lang w:val="es-AR"/>
        </w:rPr>
        <w:t>tabla</w:t>
      </w:r>
      <w:r w:rsidRPr="00D74052">
        <w:rPr>
          <w:rFonts w:ascii="Consolas" w:eastAsia="Times New Roman" w:hAnsi="Consolas" w:cs="Times New Roman"/>
          <w:color w:val="D4D4D4"/>
          <w:sz w:val="21"/>
          <w:szCs w:val="21"/>
          <w:lang w:val="es-AR"/>
        </w:rPr>
        <w:t xml:space="preserve"> </w:t>
      </w:r>
      <w:r w:rsidRPr="00D74052">
        <w:rPr>
          <w:rFonts w:ascii="Consolas" w:eastAsia="Times New Roman" w:hAnsi="Consolas" w:cs="Times New Roman"/>
          <w:color w:val="C586C0"/>
          <w:sz w:val="21"/>
          <w:szCs w:val="21"/>
          <w:lang w:val="es-AR"/>
        </w:rPr>
        <w:t>in</w:t>
      </w:r>
      <w:r w:rsidRPr="00D74052">
        <w:rPr>
          <w:rFonts w:ascii="Consolas" w:eastAsia="Times New Roman" w:hAnsi="Consolas" w:cs="Times New Roman"/>
          <w:color w:val="D4D4D4"/>
          <w:sz w:val="21"/>
          <w:szCs w:val="21"/>
          <w:lang w:val="es-AR"/>
        </w:rPr>
        <w:t xml:space="preserve"> </w:t>
      </w:r>
      <w:r w:rsidRPr="00D74052">
        <w:rPr>
          <w:rFonts w:ascii="Consolas" w:eastAsia="Times New Roman" w:hAnsi="Consolas" w:cs="Times New Roman"/>
          <w:color w:val="9CDCFE"/>
          <w:sz w:val="21"/>
          <w:szCs w:val="21"/>
          <w:lang w:val="es-AR"/>
        </w:rPr>
        <w:t>cursor1</w:t>
      </w:r>
      <w:r w:rsidRPr="00D74052">
        <w:rPr>
          <w:rFonts w:ascii="Consolas" w:eastAsia="Times New Roman" w:hAnsi="Consolas" w:cs="Times New Roman"/>
          <w:color w:val="D4D4D4"/>
          <w:sz w:val="21"/>
          <w:szCs w:val="21"/>
          <w:lang w:val="es-AR"/>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lang w:val="es-AR"/>
        </w:rPr>
      </w:pPr>
      <w:r w:rsidRPr="00D74052">
        <w:rPr>
          <w:rFonts w:ascii="Consolas" w:eastAsia="Times New Roman" w:hAnsi="Consolas" w:cs="Times New Roman"/>
          <w:color w:val="D4D4D4"/>
          <w:sz w:val="21"/>
          <w:szCs w:val="21"/>
          <w:lang w:val="es-AR"/>
        </w:rPr>
        <w:t xml:space="preserve">    </w:t>
      </w:r>
      <w:r w:rsidRPr="00D74052">
        <w:rPr>
          <w:rFonts w:ascii="Consolas" w:eastAsia="Times New Roman" w:hAnsi="Consolas" w:cs="Times New Roman"/>
          <w:color w:val="DCDCAA"/>
          <w:sz w:val="21"/>
          <w:szCs w:val="21"/>
          <w:lang w:val="es-AR"/>
        </w:rPr>
        <w:t>print</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9CDCFE"/>
          <w:sz w:val="21"/>
          <w:szCs w:val="21"/>
          <w:lang w:val="es-AR"/>
        </w:rPr>
        <w:t>tabla</w:t>
      </w:r>
      <w:r w:rsidRPr="00D74052">
        <w:rPr>
          <w:rFonts w:ascii="Consolas" w:eastAsia="Times New Roman" w:hAnsi="Consolas" w:cs="Times New Roman"/>
          <w:color w:val="D4D4D4"/>
          <w:sz w:val="21"/>
          <w:szCs w:val="21"/>
          <w:lang w:val="es-AR"/>
        </w:rPr>
        <w:t>)</w:t>
      </w:r>
    </w:p>
    <w:p w:rsidR="00D74052" w:rsidRPr="00D74052" w:rsidRDefault="00D74052" w:rsidP="00D74052">
      <w:pPr>
        <w:shd w:val="clear" w:color="auto" w:fill="1E1E1E"/>
        <w:spacing w:after="0" w:line="285" w:lineRule="atLeast"/>
        <w:rPr>
          <w:rFonts w:ascii="Consolas" w:eastAsia="Times New Roman" w:hAnsi="Consolas" w:cs="Times New Roman"/>
          <w:color w:val="D4D4D4"/>
          <w:sz w:val="21"/>
          <w:szCs w:val="21"/>
          <w:lang w:val="es-AR"/>
        </w:rPr>
      </w:pPr>
      <w:r w:rsidRPr="00D74052">
        <w:rPr>
          <w:rFonts w:ascii="Consolas" w:eastAsia="Times New Roman" w:hAnsi="Consolas" w:cs="Times New Roman"/>
          <w:color w:val="9CDCFE"/>
          <w:sz w:val="21"/>
          <w:szCs w:val="21"/>
          <w:lang w:val="es-AR"/>
        </w:rPr>
        <w:t>conexion1</w:t>
      </w:r>
      <w:r w:rsidRPr="00D74052">
        <w:rPr>
          <w:rFonts w:ascii="Consolas" w:eastAsia="Times New Roman" w:hAnsi="Consolas" w:cs="Times New Roman"/>
          <w:color w:val="D4D4D4"/>
          <w:sz w:val="21"/>
          <w:szCs w:val="21"/>
          <w:lang w:val="es-AR"/>
        </w:rPr>
        <w:t>.</w:t>
      </w:r>
      <w:r w:rsidRPr="00D74052">
        <w:rPr>
          <w:rFonts w:ascii="Consolas" w:eastAsia="Times New Roman" w:hAnsi="Consolas" w:cs="Times New Roman"/>
          <w:color w:val="DCDCAA"/>
          <w:sz w:val="21"/>
          <w:szCs w:val="21"/>
          <w:lang w:val="es-AR"/>
        </w:rPr>
        <w:t>close</w:t>
      </w:r>
      <w:r w:rsidRPr="00D74052">
        <w:rPr>
          <w:rFonts w:ascii="Consolas" w:eastAsia="Times New Roman" w:hAnsi="Consolas" w:cs="Times New Roman"/>
          <w:color w:val="D4D4D4"/>
          <w:sz w:val="21"/>
          <w:szCs w:val="21"/>
          <w:lang w:val="es-AR"/>
        </w:rPr>
        <w:t xml:space="preserve">()   </w:t>
      </w:r>
    </w:p>
    <w:p w:rsidR="00994A52" w:rsidRPr="00994A52" w:rsidRDefault="00994A52" w:rsidP="00994A52">
      <w:pPr>
        <w:pStyle w:val="Heading3"/>
        <w:spacing w:before="300" w:after="150"/>
        <w:rPr>
          <w:rFonts w:ascii="Arial" w:hAnsi="Arial" w:cs="Arial"/>
          <w:b w:val="0"/>
          <w:bCs w:val="0"/>
          <w:color w:val="333333"/>
          <w:sz w:val="36"/>
          <w:szCs w:val="36"/>
          <w:lang w:val="es-AR"/>
        </w:rPr>
      </w:pPr>
      <w:r w:rsidRPr="00994A52">
        <w:rPr>
          <w:rFonts w:ascii="Arial" w:hAnsi="Arial" w:cs="Arial"/>
          <w:b w:val="0"/>
          <w:bCs w:val="0"/>
          <w:color w:val="333333"/>
          <w:sz w:val="36"/>
          <w:szCs w:val="36"/>
          <w:lang w:val="es-AR"/>
        </w:rPr>
        <w:t>Insertar filas en una tabla.</w:t>
      </w:r>
    </w:p>
    <w:p w:rsidR="00994A52" w:rsidRPr="00994A52" w:rsidRDefault="00994A52" w:rsidP="00994A52">
      <w:pPr>
        <w:pStyle w:val="NormalWeb"/>
        <w:spacing w:before="0" w:beforeAutospacing="0" w:after="150" w:afterAutospacing="0"/>
        <w:rPr>
          <w:rFonts w:ascii="Arial" w:hAnsi="Arial" w:cs="Arial"/>
          <w:color w:val="333333"/>
          <w:sz w:val="25"/>
          <w:szCs w:val="25"/>
          <w:lang w:val="es-AR"/>
        </w:rPr>
      </w:pPr>
      <w:r w:rsidRPr="00994A52">
        <w:rPr>
          <w:rFonts w:ascii="Arial" w:hAnsi="Arial" w:cs="Arial"/>
          <w:color w:val="333333"/>
          <w:sz w:val="25"/>
          <w:szCs w:val="25"/>
          <w:lang w:val="es-AR"/>
        </w:rPr>
        <w:t>Ahora implementaremos un programa que inserte un par de filas en la tabla 'articulos'.</w:t>
      </w:r>
    </w:p>
    <w:p w:rsidR="00994A52" w:rsidRDefault="00994A52" w:rsidP="00994A52">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ejercicio278.py</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C586C0"/>
          <w:sz w:val="21"/>
          <w:szCs w:val="21"/>
        </w:rPr>
        <w:t>import</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4EC9B0"/>
          <w:sz w:val="21"/>
          <w:szCs w:val="21"/>
        </w:rPr>
        <w:t>pymysql</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9CDCFE"/>
          <w:sz w:val="21"/>
          <w:szCs w:val="21"/>
        </w:rPr>
        <w:t>conexion1</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4EC9B0"/>
          <w:sz w:val="21"/>
          <w:szCs w:val="21"/>
        </w:rPr>
        <w:t>pymysql</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connect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host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'localhost'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user</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'root'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password</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db</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'bd1'</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conexion1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cursor</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sql</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"insert into articulos(descripcion, precio) values (</w:t>
      </w:r>
      <w:r w:rsidRPr="004E631F">
        <w:rPr>
          <w:rFonts w:ascii="Consolas" w:eastAsia="Times New Roman" w:hAnsi="Consolas" w:cs="Times New Roman"/>
          <w:color w:val="569CD6"/>
          <w:sz w:val="21"/>
          <w:szCs w:val="21"/>
          <w:lang w:val="es-AR"/>
        </w:rPr>
        <w:t>%s</w:t>
      </w:r>
      <w:r w:rsidRPr="004E631F">
        <w:rPr>
          <w:rFonts w:ascii="Consolas" w:eastAsia="Times New Roman" w:hAnsi="Consolas" w:cs="Times New Roman"/>
          <w:color w:val="CE9178"/>
          <w:sz w:val="21"/>
          <w:szCs w:val="21"/>
          <w:lang w:val="es-AR"/>
        </w:rPr>
        <w:t>,</w:t>
      </w:r>
      <w:r w:rsidRPr="004E631F">
        <w:rPr>
          <w:rFonts w:ascii="Consolas" w:eastAsia="Times New Roman" w:hAnsi="Consolas" w:cs="Times New Roman"/>
          <w:color w:val="569CD6"/>
          <w:sz w:val="21"/>
          <w:szCs w:val="21"/>
          <w:lang w:val="es-AR"/>
        </w:rPr>
        <w:t>%s</w:t>
      </w:r>
      <w:r w:rsidRPr="004E631F">
        <w:rPr>
          <w:rFonts w:ascii="Consolas" w:eastAsia="Times New Roman" w:hAnsi="Consolas" w:cs="Times New Roman"/>
          <w:color w:val="CE9178"/>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"naranjas"</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B5CEA8"/>
          <w:sz w:val="21"/>
          <w:szCs w:val="21"/>
          <w:lang w:val="es-AR"/>
        </w:rPr>
        <w:t>23.50</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sql</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"peras"</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B5CEA8"/>
          <w:sz w:val="21"/>
          <w:szCs w:val="21"/>
          <w:lang w:val="es-AR"/>
        </w:rPr>
        <w:t>34</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sql</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"bananas"</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B5CEA8"/>
          <w:sz w:val="21"/>
          <w:szCs w:val="21"/>
          <w:lang w:val="es-AR"/>
        </w:rPr>
        <w:t>25</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sql</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9CDCFE"/>
          <w:sz w:val="21"/>
          <w:szCs w:val="21"/>
          <w:lang w:val="es-AR"/>
        </w:rPr>
        <w:t>datos</w:t>
      </w:r>
      <w:r w:rsidRPr="004E631F">
        <w:rPr>
          <w:rFonts w:ascii="Consolas" w:eastAsia="Times New Roman" w:hAnsi="Consolas" w:cs="Times New Roman"/>
          <w:color w:val="D4D4D4"/>
          <w:sz w:val="21"/>
          <w:szCs w:val="21"/>
          <w:lang w:val="es-AR"/>
        </w:rPr>
        <w:t>)</w:t>
      </w:r>
    </w:p>
    <w:p w:rsidR="004E631F" w:rsidRPr="00014853"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conexion1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commit</w:t>
      </w:r>
      <w:r w:rsidRPr="00014853">
        <w:rPr>
          <w:rFonts w:ascii="Consolas" w:eastAsia="Times New Roman" w:hAnsi="Consolas" w:cs="Times New Roman"/>
          <w:color w:val="D4D4D4"/>
          <w:sz w:val="21"/>
          <w:szCs w:val="21"/>
          <w:lang w:val="es-AR"/>
        </w:rPr>
        <w:t>()</w:t>
      </w:r>
    </w:p>
    <w:p w:rsidR="004E631F" w:rsidRPr="00014853"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014853">
        <w:rPr>
          <w:rFonts w:ascii="Consolas" w:eastAsia="Times New Roman" w:hAnsi="Consolas" w:cs="Times New Roman"/>
          <w:color w:val="9CDCFE"/>
          <w:sz w:val="21"/>
          <w:szCs w:val="21"/>
          <w:lang w:val="es-AR"/>
        </w:rPr>
        <w:t>conexion1</w:t>
      </w:r>
      <w:r w:rsidRPr="00014853">
        <w:rPr>
          <w:rFonts w:ascii="Consolas" w:eastAsia="Times New Roman" w:hAnsi="Consolas" w:cs="Times New Roman"/>
          <w:color w:val="D4D4D4"/>
          <w:sz w:val="21"/>
          <w:szCs w:val="21"/>
          <w:lang w:val="es-AR"/>
        </w:rPr>
        <w:t>.</w:t>
      </w:r>
      <w:r w:rsidRPr="00014853">
        <w:rPr>
          <w:rFonts w:ascii="Consolas" w:eastAsia="Times New Roman" w:hAnsi="Consolas" w:cs="Times New Roman"/>
          <w:color w:val="DCDCAA"/>
          <w:sz w:val="21"/>
          <w:szCs w:val="21"/>
          <w:lang w:val="es-AR"/>
        </w:rPr>
        <w:t>close</w:t>
      </w:r>
      <w:r w:rsidRPr="00014853">
        <w:rPr>
          <w:rFonts w:ascii="Consolas" w:eastAsia="Times New Roman" w:hAnsi="Consolas" w:cs="Times New Roman"/>
          <w:color w:val="D4D4D4"/>
          <w:sz w:val="21"/>
          <w:szCs w:val="21"/>
          <w:lang w:val="es-AR"/>
        </w:rPr>
        <w:t>()    </w:t>
      </w:r>
    </w:p>
    <w:p w:rsidR="000F42A4" w:rsidRDefault="000F42A4"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4E631F" w:rsidRPr="004E631F" w:rsidRDefault="004E631F" w:rsidP="004E631F">
      <w:pPr>
        <w:spacing w:before="300" w:after="150" w:line="240" w:lineRule="auto"/>
        <w:outlineLvl w:val="2"/>
        <w:rPr>
          <w:rFonts w:ascii="Arial" w:eastAsia="Times New Roman" w:hAnsi="Arial" w:cs="Arial"/>
          <w:color w:val="333333"/>
          <w:sz w:val="36"/>
          <w:szCs w:val="36"/>
          <w:lang w:val="es-AR"/>
        </w:rPr>
      </w:pPr>
      <w:r w:rsidRPr="004E631F">
        <w:rPr>
          <w:rFonts w:ascii="Arial" w:eastAsia="Times New Roman" w:hAnsi="Arial" w:cs="Arial"/>
          <w:color w:val="333333"/>
          <w:sz w:val="36"/>
          <w:szCs w:val="36"/>
          <w:lang w:val="es-AR"/>
        </w:rPr>
        <w:lastRenderedPageBreak/>
        <w:t>Recuperar todas las filas de una tabla.</w:t>
      </w:r>
    </w:p>
    <w:p w:rsidR="004E631F" w:rsidRPr="004E631F" w:rsidRDefault="004E631F" w:rsidP="004E631F">
      <w:pPr>
        <w:spacing w:after="150" w:line="240" w:lineRule="auto"/>
        <w:rPr>
          <w:rFonts w:ascii="Arial" w:eastAsia="Times New Roman" w:hAnsi="Arial" w:cs="Arial"/>
          <w:color w:val="333333"/>
          <w:sz w:val="25"/>
          <w:szCs w:val="25"/>
          <w:lang w:val="es-AR"/>
        </w:rPr>
      </w:pPr>
      <w:r w:rsidRPr="004E631F">
        <w:rPr>
          <w:rFonts w:ascii="Arial" w:eastAsia="Times New Roman" w:hAnsi="Arial" w:cs="Arial"/>
          <w:color w:val="333333"/>
          <w:sz w:val="25"/>
          <w:szCs w:val="25"/>
          <w:lang w:val="es-AR"/>
        </w:rPr>
        <w:t>Implementaremos un programa que solicite ejecutar un 'select' en la tabla 'articulos' y nos retorne todas sus filas.</w:t>
      </w:r>
    </w:p>
    <w:p w:rsidR="004E631F" w:rsidRPr="004E631F" w:rsidRDefault="004E631F" w:rsidP="004E631F">
      <w:pPr>
        <w:spacing w:before="150" w:after="150" w:line="240" w:lineRule="auto"/>
        <w:outlineLvl w:val="3"/>
        <w:rPr>
          <w:rFonts w:ascii="Arial" w:eastAsia="Times New Roman" w:hAnsi="Arial" w:cs="Arial"/>
          <w:color w:val="333333"/>
          <w:sz w:val="27"/>
          <w:szCs w:val="27"/>
        </w:rPr>
      </w:pPr>
      <w:r w:rsidRPr="004E631F">
        <w:rPr>
          <w:rFonts w:ascii="Arial" w:eastAsia="Times New Roman" w:hAnsi="Arial" w:cs="Arial"/>
          <w:color w:val="333333"/>
          <w:sz w:val="27"/>
          <w:szCs w:val="27"/>
        </w:rPr>
        <w:t>Programa: ejercicio279.py</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C586C0"/>
          <w:sz w:val="21"/>
          <w:szCs w:val="21"/>
        </w:rPr>
        <w:t>import</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4EC9B0"/>
          <w:sz w:val="21"/>
          <w:szCs w:val="21"/>
        </w:rPr>
        <w:t>pymysql</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9CDCFE"/>
          <w:sz w:val="21"/>
          <w:szCs w:val="21"/>
        </w:rPr>
        <w:t>conexion1</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4EC9B0"/>
          <w:sz w:val="21"/>
          <w:szCs w:val="21"/>
        </w:rPr>
        <w:t>pymysql</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connect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host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'localhost'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user</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'root'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password</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db</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'bd1'</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conexion1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cursor</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"select codigo, descripcion, precio from articulos"</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C586C0"/>
          <w:sz w:val="21"/>
          <w:szCs w:val="21"/>
        </w:rPr>
        <w:t>for</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fila</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C586C0"/>
          <w:sz w:val="21"/>
          <w:szCs w:val="21"/>
        </w:rPr>
        <w:t>in</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cursor1</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DCDCAA"/>
          <w:sz w:val="21"/>
          <w:szCs w:val="21"/>
        </w:rPr>
        <w:t>print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fila</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conexion1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close</w:t>
      </w:r>
      <w:r w:rsidRPr="004E631F">
        <w:rPr>
          <w:rFonts w:ascii="Consolas" w:eastAsia="Times New Roman" w:hAnsi="Consolas" w:cs="Times New Roman"/>
          <w:color w:val="D4D4D4"/>
          <w:sz w:val="21"/>
          <w:szCs w:val="21"/>
          <w:lang w:val="es-AR"/>
        </w:rPr>
        <w:t>()  </w:t>
      </w:r>
    </w:p>
    <w:p w:rsidR="004E631F" w:rsidRPr="004E631F" w:rsidRDefault="004E631F" w:rsidP="004E631F">
      <w:pPr>
        <w:pStyle w:val="Heading3"/>
        <w:spacing w:before="300" w:after="150"/>
        <w:rPr>
          <w:rFonts w:ascii="Arial" w:hAnsi="Arial" w:cs="Arial"/>
          <w:b w:val="0"/>
          <w:bCs w:val="0"/>
          <w:color w:val="333333"/>
          <w:sz w:val="36"/>
          <w:szCs w:val="36"/>
          <w:lang w:val="es-AR"/>
        </w:rPr>
      </w:pPr>
      <w:r w:rsidRPr="004E631F">
        <w:rPr>
          <w:rFonts w:ascii="Arial" w:hAnsi="Arial" w:cs="Arial"/>
          <w:b w:val="0"/>
          <w:bCs w:val="0"/>
          <w:color w:val="333333"/>
          <w:sz w:val="36"/>
          <w:szCs w:val="36"/>
          <w:lang w:val="es-AR"/>
        </w:rPr>
        <w:t>Borrado y modificación de filas.</w:t>
      </w:r>
    </w:p>
    <w:p w:rsidR="004E631F" w:rsidRPr="004E631F" w:rsidRDefault="004E631F" w:rsidP="004E631F">
      <w:pPr>
        <w:pStyle w:val="NormalWeb"/>
        <w:spacing w:before="0" w:beforeAutospacing="0" w:after="150" w:afterAutospacing="0"/>
        <w:rPr>
          <w:rFonts w:ascii="Arial" w:hAnsi="Arial" w:cs="Arial"/>
          <w:color w:val="333333"/>
          <w:sz w:val="25"/>
          <w:szCs w:val="25"/>
          <w:lang w:val="es-AR"/>
        </w:rPr>
      </w:pPr>
      <w:r w:rsidRPr="004E631F">
        <w:rPr>
          <w:rFonts w:ascii="Arial" w:hAnsi="Arial" w:cs="Arial"/>
          <w:color w:val="333333"/>
          <w:sz w:val="25"/>
          <w:szCs w:val="25"/>
          <w:lang w:val="es-AR"/>
        </w:rPr>
        <w:t>Las otras dos actividades fundamentales que podemos hacer con una tabla es borrar filas y modificar datos.</w:t>
      </w:r>
      <w:r w:rsidRPr="004E631F">
        <w:rPr>
          <w:rFonts w:ascii="Arial" w:hAnsi="Arial" w:cs="Arial"/>
          <w:color w:val="333333"/>
          <w:sz w:val="25"/>
          <w:szCs w:val="25"/>
          <w:lang w:val="es-AR"/>
        </w:rPr>
        <w:br/>
        <w:t>Desarrollaremos un pequeño programa que borre el artículo cuyo código sea el 1 y modifique el precio del artículo cuyo código sea 3.</w:t>
      </w:r>
    </w:p>
    <w:p w:rsidR="004E631F" w:rsidRDefault="004E631F" w:rsidP="004E631F">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ejercicio280.py</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C586C0"/>
          <w:sz w:val="21"/>
          <w:szCs w:val="21"/>
        </w:rPr>
        <w:t>import</w:t>
      </w: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4EC9B0"/>
          <w:sz w:val="21"/>
          <w:szCs w:val="21"/>
        </w:rPr>
        <w:t>pymysql</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9CDCFE"/>
          <w:sz w:val="21"/>
          <w:szCs w:val="21"/>
        </w:rPr>
        <w:t>conexion1</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4EC9B0"/>
          <w:sz w:val="21"/>
          <w:szCs w:val="21"/>
        </w:rPr>
        <w:t>pymysql</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connect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9CDCFE"/>
          <w:sz w:val="21"/>
          <w:szCs w:val="21"/>
        </w:rPr>
        <w:t>host</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'localhost'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user</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'root'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password</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rPr>
      </w:pPr>
      <w:r w:rsidRPr="004E631F">
        <w:rPr>
          <w:rFonts w:ascii="Consolas" w:eastAsia="Times New Roman" w:hAnsi="Consolas" w:cs="Times New Roman"/>
          <w:color w:val="D4D4D4"/>
          <w:sz w:val="21"/>
          <w:szCs w:val="21"/>
        </w:rPr>
        <w:t xml:space="preserve">                                </w:t>
      </w:r>
      <w:r w:rsidRPr="004E631F">
        <w:rPr>
          <w:rFonts w:ascii="Consolas" w:eastAsia="Times New Roman" w:hAnsi="Consolas" w:cs="Times New Roman"/>
          <w:color w:val="9CDCFE"/>
          <w:sz w:val="21"/>
          <w:szCs w:val="21"/>
        </w:rPr>
        <w:t>db</w:t>
      </w:r>
      <w:r w:rsidRPr="004E631F">
        <w:rPr>
          <w:rFonts w:ascii="Consolas" w:eastAsia="Times New Roman" w:hAnsi="Consolas" w:cs="Times New Roman"/>
          <w:color w:val="D4D4D4"/>
          <w:sz w:val="21"/>
          <w:szCs w:val="21"/>
        </w:rPr>
        <w:t>=</w:t>
      </w:r>
      <w:r w:rsidRPr="004E631F">
        <w:rPr>
          <w:rFonts w:ascii="Consolas" w:eastAsia="Times New Roman" w:hAnsi="Consolas" w:cs="Times New Roman"/>
          <w:color w:val="CE9178"/>
          <w:sz w:val="21"/>
          <w:szCs w:val="21"/>
        </w:rPr>
        <w:t>'bd1'</w:t>
      </w:r>
      <w:r w:rsidRPr="004E631F">
        <w:rPr>
          <w:rFonts w:ascii="Consolas" w:eastAsia="Times New Roman" w:hAnsi="Consolas" w:cs="Times New Roman"/>
          <w:color w:val="D4D4D4"/>
          <w:sz w:val="21"/>
          <w:szCs w:val="21"/>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9CDCFE"/>
          <w:sz w:val="21"/>
          <w:szCs w:val="21"/>
          <w:lang w:val="es-AR"/>
        </w:rPr>
        <w:t>conexion1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cursor</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"delete from articulos where codigo=1"</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"update articulos set precio=50 where codigo=3"</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conexion1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commit</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DCDCAA"/>
          <w:sz w:val="21"/>
          <w:szCs w:val="21"/>
          <w:lang w:val="es-AR"/>
        </w:rPr>
        <w:t>execute</w:t>
      </w:r>
      <w:r w:rsidRPr="004E631F">
        <w:rPr>
          <w:rFonts w:ascii="Consolas" w:eastAsia="Times New Roman" w:hAnsi="Consolas" w:cs="Times New Roman"/>
          <w:color w:val="D4D4D4"/>
          <w:sz w:val="21"/>
          <w:szCs w:val="21"/>
          <w:lang w:val="es-AR"/>
        </w:rPr>
        <w:t>(</w:t>
      </w:r>
      <w:r w:rsidRPr="004E631F">
        <w:rPr>
          <w:rFonts w:ascii="Consolas" w:eastAsia="Times New Roman" w:hAnsi="Consolas" w:cs="Times New Roman"/>
          <w:color w:val="CE9178"/>
          <w:sz w:val="21"/>
          <w:szCs w:val="21"/>
          <w:lang w:val="es-AR"/>
        </w:rPr>
        <w:t>"select codigo, descripcion, precio from articulos"</w:t>
      </w:r>
      <w:r w:rsidRPr="004E631F">
        <w:rPr>
          <w:rFonts w:ascii="Consolas" w:eastAsia="Times New Roman" w:hAnsi="Consolas" w:cs="Times New Roman"/>
          <w:color w:val="D4D4D4"/>
          <w:sz w:val="21"/>
          <w:szCs w:val="21"/>
          <w:lang w:val="es-AR"/>
        </w:rPr>
        <w:t>)</w:t>
      </w:r>
    </w:p>
    <w:p w:rsidR="004E631F" w:rsidRPr="004E631F"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C586C0"/>
          <w:sz w:val="21"/>
          <w:szCs w:val="21"/>
          <w:lang w:val="es-AR"/>
        </w:rPr>
        <w:t>for</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9CDCFE"/>
          <w:sz w:val="21"/>
          <w:szCs w:val="21"/>
          <w:lang w:val="es-AR"/>
        </w:rPr>
        <w:t>fila</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C586C0"/>
          <w:sz w:val="21"/>
          <w:szCs w:val="21"/>
          <w:lang w:val="es-AR"/>
        </w:rPr>
        <w:t>in</w:t>
      </w:r>
      <w:r w:rsidRPr="004E631F">
        <w:rPr>
          <w:rFonts w:ascii="Consolas" w:eastAsia="Times New Roman" w:hAnsi="Consolas" w:cs="Times New Roman"/>
          <w:color w:val="D4D4D4"/>
          <w:sz w:val="21"/>
          <w:szCs w:val="21"/>
          <w:lang w:val="es-AR"/>
        </w:rPr>
        <w:t xml:space="preserve"> </w:t>
      </w:r>
      <w:r w:rsidRPr="004E631F">
        <w:rPr>
          <w:rFonts w:ascii="Consolas" w:eastAsia="Times New Roman" w:hAnsi="Consolas" w:cs="Times New Roman"/>
          <w:color w:val="9CDCFE"/>
          <w:sz w:val="21"/>
          <w:szCs w:val="21"/>
          <w:lang w:val="es-AR"/>
        </w:rPr>
        <w:t>cursor1</w:t>
      </w:r>
      <w:r w:rsidRPr="004E631F">
        <w:rPr>
          <w:rFonts w:ascii="Consolas" w:eastAsia="Times New Roman" w:hAnsi="Consolas" w:cs="Times New Roman"/>
          <w:color w:val="D4D4D4"/>
          <w:sz w:val="21"/>
          <w:szCs w:val="21"/>
          <w:lang w:val="es-AR"/>
        </w:rPr>
        <w:t>:</w:t>
      </w:r>
    </w:p>
    <w:p w:rsidR="004E631F" w:rsidRPr="00570975"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4E631F">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DCDCAA"/>
          <w:sz w:val="21"/>
          <w:szCs w:val="21"/>
          <w:lang w:val="es-AR"/>
        </w:rPr>
        <w:t>print</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fila</w:t>
      </w:r>
      <w:r w:rsidRPr="00570975">
        <w:rPr>
          <w:rFonts w:ascii="Consolas" w:eastAsia="Times New Roman" w:hAnsi="Consolas" w:cs="Times New Roman"/>
          <w:color w:val="D4D4D4"/>
          <w:sz w:val="21"/>
          <w:szCs w:val="21"/>
          <w:lang w:val="es-AR"/>
        </w:rPr>
        <w:t>)</w:t>
      </w:r>
    </w:p>
    <w:p w:rsidR="004E631F" w:rsidRPr="00570975" w:rsidRDefault="004E631F" w:rsidP="004E631F">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9CDCFE"/>
          <w:sz w:val="21"/>
          <w:szCs w:val="21"/>
          <w:lang w:val="es-AR"/>
        </w:rPr>
        <w:t>conexion1</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DCDCAA"/>
          <w:sz w:val="21"/>
          <w:szCs w:val="21"/>
          <w:lang w:val="es-AR"/>
        </w:rPr>
        <w:t>close</w:t>
      </w:r>
      <w:r w:rsidRPr="00570975">
        <w:rPr>
          <w:rFonts w:ascii="Consolas" w:eastAsia="Times New Roman" w:hAnsi="Consolas" w:cs="Times New Roman"/>
          <w:color w:val="D4D4D4"/>
          <w:sz w:val="21"/>
          <w:szCs w:val="21"/>
          <w:lang w:val="es-AR"/>
        </w:rPr>
        <w:t xml:space="preserve">()   </w:t>
      </w:r>
    </w:p>
    <w:p w:rsidR="004E631F" w:rsidRDefault="004E631F"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4E631F" w:rsidRDefault="004E631F"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ED01C3" w:rsidRPr="00ED01C3" w:rsidRDefault="00ED01C3" w:rsidP="00ED01C3">
      <w:pPr>
        <w:pStyle w:val="Heading1"/>
        <w:spacing w:before="300" w:beforeAutospacing="0" w:after="150" w:afterAutospacing="0"/>
        <w:rPr>
          <w:rFonts w:ascii="Arial" w:hAnsi="Arial" w:cs="Arial"/>
          <w:b w:val="0"/>
          <w:bCs w:val="0"/>
          <w:color w:val="333333"/>
          <w:sz w:val="54"/>
          <w:szCs w:val="54"/>
          <w:lang w:val="es-AR"/>
        </w:rPr>
      </w:pPr>
      <w:r w:rsidRPr="00ED01C3">
        <w:rPr>
          <w:rFonts w:ascii="Arial" w:hAnsi="Arial" w:cs="Arial"/>
          <w:b w:val="0"/>
          <w:bCs w:val="0"/>
          <w:color w:val="333333"/>
          <w:sz w:val="54"/>
          <w:szCs w:val="54"/>
          <w:lang w:val="es-AR"/>
        </w:rPr>
        <w:lastRenderedPageBreak/>
        <w:t>MySQL : interfaz visual con tkinter y acceso a la base de datos</w:t>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Es muy posible que necesitemos en algunas situaciones acceder a una base de datos de MySQL desde una aplicación con una interfaz visual.</w:t>
      </w:r>
    </w:p>
    <w:p w:rsidR="00014853" w:rsidRPr="00014853" w:rsidRDefault="00014853" w:rsidP="00014853">
      <w:pPr>
        <w:pStyle w:val="Heading3"/>
        <w:spacing w:before="300" w:after="150"/>
        <w:rPr>
          <w:rFonts w:ascii="Arial" w:hAnsi="Arial" w:cs="Arial"/>
          <w:b w:val="0"/>
          <w:bCs w:val="0"/>
          <w:color w:val="333333"/>
          <w:sz w:val="36"/>
          <w:szCs w:val="36"/>
          <w:lang w:val="es-AR"/>
        </w:rPr>
      </w:pPr>
      <w:r w:rsidRPr="00014853">
        <w:rPr>
          <w:rFonts w:ascii="Arial" w:hAnsi="Arial" w:cs="Arial"/>
          <w:b w:val="0"/>
          <w:bCs w:val="0"/>
          <w:color w:val="333333"/>
          <w:sz w:val="36"/>
          <w:szCs w:val="36"/>
          <w:lang w:val="es-AR"/>
        </w:rPr>
        <w:t>Problema:</w:t>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Desarrollar una aplicación visual con la librería tkinter que permita implementar los algoritmos de carga de artículos, consulta por código y listado completo.</w:t>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Seguiremos trabajando con la tabla 'articulos' que creamos en el concepto anterior.</w:t>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Las interfaz visual para la carga debe ser:</w:t>
      </w:r>
    </w:p>
    <w:p w:rsidR="00014853" w:rsidRDefault="00014853" w:rsidP="00014853">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328670" cy="3205480"/>
            <wp:effectExtent l="0" t="0" r="5080" b="0"/>
            <wp:docPr id="98" name="Picture 98" descr="insert mysq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mysql pyth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28670" cy="3205480"/>
                    </a:xfrm>
                    <a:prstGeom prst="rect">
                      <a:avLst/>
                    </a:prstGeom>
                    <a:noFill/>
                    <a:ln>
                      <a:noFill/>
                    </a:ln>
                  </pic:spPr>
                </pic:pic>
              </a:graphicData>
            </a:graphic>
          </wp:inline>
        </w:drawing>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Las interfaz visual para la consulta:</w:t>
      </w:r>
    </w:p>
    <w:p w:rsidR="00014853" w:rsidRDefault="00014853" w:rsidP="00014853">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3308350" cy="3205480"/>
            <wp:effectExtent l="0" t="0" r="6350" b="0"/>
            <wp:docPr id="97" name="Picture 97" descr="select mysq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mysql pytho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308350" cy="3205480"/>
                    </a:xfrm>
                    <a:prstGeom prst="rect">
                      <a:avLst/>
                    </a:prstGeom>
                    <a:noFill/>
                    <a:ln>
                      <a:noFill/>
                    </a:ln>
                  </pic:spPr>
                </pic:pic>
              </a:graphicData>
            </a:graphic>
          </wp:inline>
        </w:drawing>
      </w:r>
    </w:p>
    <w:p w:rsidR="00014853" w:rsidRPr="00014853" w:rsidRDefault="00014853" w:rsidP="00014853">
      <w:pPr>
        <w:pStyle w:val="NormalWeb"/>
        <w:spacing w:before="0" w:beforeAutospacing="0" w:after="150" w:afterAutospacing="0"/>
        <w:rPr>
          <w:rFonts w:ascii="Arial" w:hAnsi="Arial" w:cs="Arial"/>
          <w:color w:val="333333"/>
          <w:sz w:val="25"/>
          <w:szCs w:val="25"/>
          <w:lang w:val="es-AR"/>
        </w:rPr>
      </w:pPr>
      <w:r w:rsidRPr="00014853">
        <w:rPr>
          <w:rFonts w:ascii="Arial" w:hAnsi="Arial" w:cs="Arial"/>
          <w:color w:val="333333"/>
          <w:sz w:val="25"/>
          <w:szCs w:val="25"/>
          <w:lang w:val="es-AR"/>
        </w:rPr>
        <w:t>Y finalmente la interfaz para el listado completo:</w:t>
      </w:r>
    </w:p>
    <w:p w:rsidR="00014853" w:rsidRDefault="00014853" w:rsidP="00014853">
      <w:pPr>
        <w:pStyle w:val="NormalWeb"/>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318510" cy="3205480"/>
            <wp:effectExtent l="0" t="0" r="0" b="0"/>
            <wp:docPr id="96" name="Picture 96" descr="insert mysq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 mysql pytho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18510" cy="3205480"/>
                    </a:xfrm>
                    <a:prstGeom prst="rect">
                      <a:avLst/>
                    </a:prstGeom>
                    <a:noFill/>
                    <a:ln>
                      <a:noFill/>
                    </a:ln>
                  </pic:spPr>
                </pic:pic>
              </a:graphicData>
            </a:graphic>
          </wp:inline>
        </w:drawing>
      </w:r>
    </w:p>
    <w:p w:rsidR="00014853" w:rsidRPr="00014853" w:rsidRDefault="00014853" w:rsidP="00014853">
      <w:pPr>
        <w:spacing w:after="150" w:line="240" w:lineRule="auto"/>
        <w:rPr>
          <w:rFonts w:ascii="Arial" w:eastAsia="Times New Roman" w:hAnsi="Arial" w:cs="Arial"/>
          <w:color w:val="333333"/>
          <w:sz w:val="25"/>
          <w:szCs w:val="25"/>
          <w:lang w:val="es-AR"/>
        </w:rPr>
      </w:pPr>
      <w:r w:rsidRPr="00014853">
        <w:rPr>
          <w:rFonts w:ascii="Arial" w:eastAsia="Times New Roman" w:hAnsi="Arial" w:cs="Arial"/>
          <w:color w:val="333333"/>
          <w:sz w:val="25"/>
          <w:szCs w:val="25"/>
          <w:lang w:val="es-AR"/>
        </w:rPr>
        <w:t>Para trabajar un poco más ordenado en la resolución de este problema lo dividiremos en dos módulos 'formularioarticulos.py' y 'articulos.py'.</w:t>
      </w:r>
    </w:p>
    <w:p w:rsidR="00014853" w:rsidRPr="00014853" w:rsidRDefault="00014853" w:rsidP="00014853">
      <w:pPr>
        <w:spacing w:after="150" w:line="240" w:lineRule="auto"/>
        <w:rPr>
          <w:rFonts w:ascii="Arial" w:eastAsia="Times New Roman" w:hAnsi="Arial" w:cs="Arial"/>
          <w:color w:val="333333"/>
          <w:sz w:val="25"/>
          <w:szCs w:val="25"/>
          <w:lang w:val="es-AR"/>
        </w:rPr>
      </w:pPr>
      <w:r w:rsidRPr="00014853">
        <w:rPr>
          <w:rFonts w:ascii="Arial" w:eastAsia="Times New Roman" w:hAnsi="Arial" w:cs="Arial"/>
          <w:color w:val="333333"/>
          <w:sz w:val="25"/>
          <w:szCs w:val="25"/>
          <w:lang w:val="es-AR"/>
        </w:rPr>
        <w:t>El primer paso será crear una carpeta llamada 'proyecto3' y dentro de esta crearemos los dos módulos:</w:t>
      </w:r>
    </w:p>
    <w:p w:rsidR="00ED01C3" w:rsidRDefault="00ED01C3"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A473E" w:rsidRPr="007A473E" w:rsidRDefault="007A473E" w:rsidP="007A473E">
      <w:pPr>
        <w:spacing w:after="150" w:line="240" w:lineRule="auto"/>
        <w:rPr>
          <w:rFonts w:ascii="Arial" w:eastAsia="Times New Roman" w:hAnsi="Arial" w:cs="Arial"/>
          <w:color w:val="333333"/>
          <w:sz w:val="25"/>
          <w:szCs w:val="25"/>
          <w:lang w:val="es-AR"/>
        </w:rPr>
      </w:pPr>
      <w:r w:rsidRPr="007A473E">
        <w:rPr>
          <w:rFonts w:ascii="Arial" w:eastAsia="Times New Roman" w:hAnsi="Arial" w:cs="Arial"/>
          <w:color w:val="333333"/>
          <w:sz w:val="25"/>
          <w:szCs w:val="25"/>
          <w:lang w:val="es-AR"/>
        </w:rPr>
        <w:lastRenderedPageBreak/>
        <w:t>El módulo 'formularioarticulos.py' contiene toda la lógica de presentación de datos y hace uso del otro módulo para el acceso a la base de datos MySQL.</w:t>
      </w:r>
    </w:p>
    <w:p w:rsidR="007A473E" w:rsidRPr="007A473E" w:rsidRDefault="007A473E" w:rsidP="007A473E">
      <w:pPr>
        <w:spacing w:before="150" w:after="150" w:line="240" w:lineRule="auto"/>
        <w:outlineLvl w:val="3"/>
        <w:rPr>
          <w:rFonts w:ascii="Arial" w:eastAsia="Times New Roman" w:hAnsi="Arial" w:cs="Arial"/>
          <w:color w:val="333333"/>
          <w:sz w:val="27"/>
          <w:szCs w:val="27"/>
        </w:rPr>
      </w:pPr>
      <w:r w:rsidRPr="007A473E">
        <w:rPr>
          <w:rFonts w:ascii="Arial" w:eastAsia="Times New Roman" w:hAnsi="Arial" w:cs="Arial"/>
          <w:color w:val="333333"/>
          <w:sz w:val="27"/>
          <w:szCs w:val="27"/>
        </w:rPr>
        <w:t>módulo: formularioarticulos.py</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C586C0"/>
          <w:sz w:val="21"/>
          <w:szCs w:val="21"/>
        </w:rPr>
        <w:t>import</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tkinter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as</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C586C0"/>
          <w:sz w:val="21"/>
          <w:szCs w:val="21"/>
        </w:rPr>
        <w:t>from</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tkinter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import</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ttk</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C586C0"/>
          <w:sz w:val="21"/>
          <w:szCs w:val="21"/>
        </w:rPr>
        <w:t>from</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tkinter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import</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messagebox</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as</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mb</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C586C0"/>
          <w:sz w:val="21"/>
          <w:szCs w:val="21"/>
        </w:rPr>
        <w:t>from</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tkinter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import</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scrolledtext</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rPr>
        <w:t>as</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st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C586C0"/>
          <w:sz w:val="21"/>
          <w:szCs w:val="21"/>
        </w:rPr>
        <w:t>import</w:t>
      </w:r>
      <w:r w:rsidRPr="007A473E">
        <w:rPr>
          <w:rFonts w:ascii="Consolas" w:eastAsia="Times New Roman" w:hAnsi="Consolas" w:cs="Times New Roman"/>
          <w:color w:val="D4D4D4"/>
          <w:sz w:val="21"/>
          <w:szCs w:val="21"/>
        </w:rPr>
        <w:t xml:space="preserve"> articulos</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569CD6"/>
          <w:sz w:val="21"/>
          <w:szCs w:val="21"/>
        </w:rPr>
        <w:t>class</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FormularioArticulos</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569CD6"/>
          <w:sz w:val="21"/>
          <w:szCs w:val="21"/>
        </w:rPr>
        <w:t>def</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DCDCAA"/>
          <w:sz w:val="21"/>
          <w:szCs w:val="21"/>
        </w:rPr>
        <w:t>__init__</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articulo1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articulos</w:t>
      </w:r>
      <w:r w:rsidRPr="007A473E">
        <w:rPr>
          <w:rFonts w:ascii="Consolas" w:eastAsia="Times New Roman" w:hAnsi="Consolas" w:cs="Times New Roman"/>
          <w:color w:val="D4D4D4"/>
          <w:sz w:val="21"/>
          <w:szCs w:val="21"/>
          <w:lang w:val="es-AR"/>
        </w:rPr>
        <w:t>.Articulos()</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ventana1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ventana1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title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"Mantenimiento de artículos"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cuaderno1</w:t>
      </w:r>
      <w:r w:rsidRPr="007A473E">
        <w:rPr>
          <w:rFonts w:ascii="Consolas" w:eastAsia="Times New Roman" w:hAnsi="Consolas" w:cs="Times New Roman"/>
          <w:color w:val="D4D4D4"/>
          <w:sz w:val="21"/>
          <w:szCs w:val="21"/>
        </w:rPr>
        <w:t xml:space="preserve"> = </w:t>
      </w:r>
      <w:r w:rsidRPr="007A473E">
        <w:rPr>
          <w:rFonts w:ascii="Consolas" w:eastAsia="Times New Roman" w:hAnsi="Consolas" w:cs="Times New Roman"/>
          <w:color w:val="4EC9B0"/>
          <w:sz w:val="21"/>
          <w:szCs w:val="21"/>
        </w:rPr>
        <w:t>ttk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Notebook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ventana1</w:t>
      </w:r>
      <w:r w:rsidRPr="007A473E">
        <w:rPr>
          <w:rFonts w:ascii="Consolas" w:eastAsia="Times New Roman" w:hAnsi="Consolas" w:cs="Times New Roman"/>
          <w:color w:val="D4D4D4"/>
          <w:sz w:val="21"/>
          <w:szCs w:val="21"/>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carga_articulos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consulta_por_codigo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listado_completo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cuaderno1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10</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ventana1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mainloop</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569CD6"/>
          <w:sz w:val="21"/>
          <w:szCs w:val="21"/>
          <w:lang w:val="es-AR"/>
        </w:rPr>
        <w:t>def</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DCDCAA"/>
          <w:sz w:val="21"/>
          <w:szCs w:val="21"/>
          <w:lang w:val="es-AR"/>
        </w:rPr>
        <w:t>carga_articulos</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pagina1</w:t>
      </w:r>
      <w:r w:rsidRPr="007A473E">
        <w:rPr>
          <w:rFonts w:ascii="Consolas" w:eastAsia="Times New Roman" w:hAnsi="Consolas" w:cs="Times New Roman"/>
          <w:color w:val="D4D4D4"/>
          <w:sz w:val="21"/>
          <w:szCs w:val="21"/>
          <w:lang w:val="es-AR"/>
        </w:rPr>
        <w:t xml:space="preserve"> = </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Frame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cuaderno1</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cuaderno1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add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"Carga de artículos"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"Artículo"</w:t>
      </w:r>
      <w:r w:rsidRPr="007A473E">
        <w:rPr>
          <w:rFonts w:ascii="Consolas" w:eastAsia="Times New Roman" w:hAnsi="Consolas" w:cs="Times New Roman"/>
          <w:color w:val="D4D4D4"/>
          <w:sz w:val="21"/>
          <w:szCs w:val="21"/>
          <w:lang w:val="es-AR"/>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5</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10</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Label</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"Descripción:"</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StringVar</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Entry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textvariable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descripcioncarga</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Label</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"Precio:"</w:t>
      </w:r>
      <w:r w:rsidRPr="007A473E">
        <w:rPr>
          <w:rFonts w:ascii="Consolas" w:eastAsia="Times New Roman" w:hAnsi="Consolas" w:cs="Times New Roman"/>
          <w:color w:val="D4D4D4"/>
          <w:sz w:val="21"/>
          <w:szCs w:val="21"/>
          <w:lang w:val="es-AR"/>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StringVar</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Entry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textvariable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preciocarga</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entryprecio</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boton1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ttk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Button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labelframe1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text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CE9178"/>
          <w:sz w:val="21"/>
          <w:szCs w:val="21"/>
        </w:rPr>
        <w:t>"Confirmar"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command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DCDCAA"/>
          <w:sz w:val="21"/>
          <w:szCs w:val="21"/>
        </w:rPr>
        <w:t>agregar</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boton1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2</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569CD6"/>
          <w:sz w:val="21"/>
          <w:szCs w:val="21"/>
        </w:rPr>
        <w:t>def</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DCDCAA"/>
          <w:sz w:val="21"/>
          <w:szCs w:val="21"/>
        </w:rPr>
        <w:t>agregar</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lastRenderedPageBreak/>
        <w:t xml:space="preserve">        </w:t>
      </w:r>
      <w:r w:rsidRPr="007A473E">
        <w:rPr>
          <w:rFonts w:ascii="Consolas" w:eastAsia="Times New Roman" w:hAnsi="Consolas" w:cs="Times New Roman"/>
          <w:color w:val="9CDCFE"/>
          <w:sz w:val="21"/>
          <w:szCs w:val="21"/>
          <w:lang w:val="es-AR"/>
        </w:rPr>
        <w:t>datos</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get</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get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articulo1</w:t>
      </w:r>
      <w:r w:rsidRPr="007A473E">
        <w:rPr>
          <w:rFonts w:ascii="Consolas" w:eastAsia="Times New Roman" w:hAnsi="Consolas" w:cs="Times New Roman"/>
          <w:color w:val="D4D4D4"/>
          <w:sz w:val="21"/>
          <w:szCs w:val="21"/>
          <w:lang w:val="es-AR"/>
        </w:rPr>
        <w:t>.alta(</w:t>
      </w:r>
      <w:r w:rsidRPr="007A473E">
        <w:rPr>
          <w:rFonts w:ascii="Consolas" w:eastAsia="Times New Roman" w:hAnsi="Consolas" w:cs="Times New Roman"/>
          <w:color w:val="9CDCFE"/>
          <w:sz w:val="21"/>
          <w:szCs w:val="21"/>
          <w:lang w:val="es-AR"/>
        </w:rPr>
        <w:t>datos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4EC9B0"/>
          <w:sz w:val="21"/>
          <w:szCs w:val="21"/>
          <w:lang w:val="es-AR"/>
        </w:rPr>
        <w:t>mb</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showinfo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"Información"</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E9178"/>
          <w:sz w:val="21"/>
          <w:szCs w:val="21"/>
          <w:lang w:val="es-AR"/>
        </w:rPr>
        <w:t>"Los datos fueron cargados"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preciocarga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569CD6"/>
          <w:sz w:val="21"/>
          <w:szCs w:val="21"/>
          <w:lang w:val="es-AR"/>
        </w:rPr>
        <w:t>def</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DCDCAA"/>
          <w:sz w:val="21"/>
          <w:szCs w:val="21"/>
          <w:lang w:val="es-AR"/>
        </w:rPr>
        <w:t>consulta_por_codigo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pagina2</w:t>
      </w:r>
      <w:r w:rsidRPr="007A473E">
        <w:rPr>
          <w:rFonts w:ascii="Consolas" w:eastAsia="Times New Roman" w:hAnsi="Consolas" w:cs="Times New Roman"/>
          <w:color w:val="D4D4D4"/>
          <w:sz w:val="21"/>
          <w:szCs w:val="21"/>
          <w:lang w:val="es-AR"/>
        </w:rPr>
        <w:t xml:space="preserve"> = </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Frame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cuaderno1</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cuaderno1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add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"Consulta por código"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pagina2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"Artículo"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5</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10</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Label</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"Código:"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StringVar</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entrycodigo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Entry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textvariable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codigo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entrycodigo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Label</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"Descripción:"</w:t>
      </w:r>
      <w:r w:rsidRPr="007A473E">
        <w:rPr>
          <w:rFonts w:ascii="Consolas" w:eastAsia="Times New Roman" w:hAnsi="Consolas" w:cs="Times New Roman"/>
          <w:color w:val="D4D4D4"/>
          <w:sz w:val="21"/>
          <w:szCs w:val="21"/>
          <w:lang w:val="es-AR"/>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StringVar</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Entry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textvariable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state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"readonly"</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label3</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Label</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"Precio:"</w:t>
      </w:r>
      <w:r w:rsidRPr="007A473E">
        <w:rPr>
          <w:rFonts w:ascii="Consolas" w:eastAsia="Times New Roman" w:hAnsi="Consolas" w:cs="Times New Roman"/>
          <w:color w:val="D4D4D4"/>
          <w:sz w:val="21"/>
          <w:szCs w:val="21"/>
          <w:lang w:val="es-AR"/>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label3</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StringVar</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entryprecio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Entry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labelframe2</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textvariable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state</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"readonly"</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entryprecio</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2</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boton1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ttk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Button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labelframe2</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text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CE9178"/>
          <w:sz w:val="21"/>
          <w:szCs w:val="21"/>
        </w:rPr>
        <w:t>"Consultar"</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command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DCDCAA"/>
          <w:sz w:val="21"/>
          <w:szCs w:val="21"/>
        </w:rPr>
        <w:t>consultar</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boton1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grid</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column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row</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3</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padx</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pady</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4</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569CD6"/>
          <w:sz w:val="21"/>
          <w:szCs w:val="21"/>
          <w:lang w:val="es-AR"/>
        </w:rPr>
        <w:t>def</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DCDCAA"/>
          <w:sz w:val="21"/>
          <w:szCs w:val="21"/>
          <w:lang w:val="es-AR"/>
        </w:rPr>
        <w:t>consultar</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datos</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codigo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get</w:t>
      </w:r>
      <w:r w:rsidRPr="007A473E">
        <w:rPr>
          <w:rFonts w:ascii="Consolas" w:eastAsia="Times New Roman" w:hAnsi="Consolas" w:cs="Times New Roman"/>
          <w:color w:val="D4D4D4"/>
          <w:sz w:val="21"/>
          <w:szCs w:val="21"/>
          <w:lang w:val="es-AR"/>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articulo1</w:t>
      </w:r>
      <w:r w:rsidRPr="007A473E">
        <w:rPr>
          <w:rFonts w:ascii="Consolas" w:eastAsia="Times New Roman" w:hAnsi="Consolas" w:cs="Times New Roman"/>
          <w:color w:val="D4D4D4"/>
          <w:sz w:val="21"/>
          <w:szCs w:val="21"/>
          <w:lang w:val="es-AR"/>
        </w:rPr>
        <w:t>.consulta(</w:t>
      </w:r>
      <w:r w:rsidRPr="007A473E">
        <w:rPr>
          <w:rFonts w:ascii="Consolas" w:eastAsia="Times New Roman" w:hAnsi="Consolas" w:cs="Times New Roman"/>
          <w:color w:val="9CDCFE"/>
          <w:sz w:val="21"/>
          <w:szCs w:val="21"/>
          <w:lang w:val="es-AR"/>
        </w:rPr>
        <w:t>datos</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586C0"/>
          <w:sz w:val="21"/>
          <w:szCs w:val="21"/>
          <w:lang w:val="es-AR"/>
        </w:rPr>
        <w:t>if</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DCDCAA"/>
          <w:sz w:val="21"/>
          <w:szCs w:val="21"/>
          <w:lang w:val="es-AR"/>
        </w:rPr>
        <w:t>len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)&gt;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586C0"/>
          <w:sz w:val="21"/>
          <w:szCs w:val="21"/>
          <w:lang w:val="es-AR"/>
        </w:rPr>
        <w:t>else</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descripcion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set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4EC9B0"/>
          <w:sz w:val="21"/>
          <w:szCs w:val="21"/>
          <w:lang w:val="es-AR"/>
        </w:rPr>
        <w:t>mb</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showinfo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"Información"</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E9178"/>
          <w:sz w:val="21"/>
          <w:szCs w:val="21"/>
          <w:lang w:val="es-AR"/>
        </w:rPr>
        <w:t>"No existe un artículo con dicho código"</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p>
    <w:p w:rsidR="007A473E" w:rsidRPr="00570975"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lastRenderedPageBreak/>
        <w:t xml:space="preserve">    </w:t>
      </w:r>
      <w:r w:rsidRPr="00570975">
        <w:rPr>
          <w:rFonts w:ascii="Consolas" w:eastAsia="Times New Roman" w:hAnsi="Consolas" w:cs="Times New Roman"/>
          <w:color w:val="569CD6"/>
          <w:sz w:val="21"/>
          <w:szCs w:val="21"/>
          <w:lang w:val="es-AR"/>
        </w:rPr>
        <w:t>def</w:t>
      </w: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DCDCAA"/>
          <w:sz w:val="21"/>
          <w:szCs w:val="21"/>
          <w:lang w:val="es-AR"/>
        </w:rPr>
        <w:t>listado_completo</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p>
    <w:p w:rsidR="007A473E" w:rsidRPr="00570975"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pagina3</w:t>
      </w:r>
      <w:r w:rsidRPr="00570975">
        <w:rPr>
          <w:rFonts w:ascii="Consolas" w:eastAsia="Times New Roman" w:hAnsi="Consolas" w:cs="Times New Roman"/>
          <w:color w:val="D4D4D4"/>
          <w:sz w:val="21"/>
          <w:szCs w:val="21"/>
          <w:lang w:val="es-AR"/>
        </w:rPr>
        <w:t xml:space="preserve"> = </w:t>
      </w:r>
      <w:r w:rsidRPr="00570975">
        <w:rPr>
          <w:rFonts w:ascii="Consolas" w:eastAsia="Times New Roman" w:hAnsi="Consolas" w:cs="Times New Roman"/>
          <w:color w:val="4EC9B0"/>
          <w:sz w:val="21"/>
          <w:szCs w:val="21"/>
          <w:lang w:val="es-AR"/>
        </w:rPr>
        <w:t>ttk</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4EC9B0"/>
          <w:sz w:val="21"/>
          <w:szCs w:val="21"/>
          <w:lang w:val="es-AR"/>
        </w:rPr>
        <w:t>Frame</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cuaderno1</w:t>
      </w:r>
      <w:r w:rsidRPr="00570975">
        <w:rPr>
          <w:rFonts w:ascii="Consolas" w:eastAsia="Times New Roman" w:hAnsi="Consolas" w:cs="Times New Roman"/>
          <w:color w:val="D4D4D4"/>
          <w:sz w:val="21"/>
          <w:szCs w:val="21"/>
          <w:lang w:val="es-AR"/>
        </w:rPr>
        <w:t>)</w:t>
      </w:r>
    </w:p>
    <w:p w:rsidR="007A473E" w:rsidRPr="00570975"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cuaderno1</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DCDCAA"/>
          <w:sz w:val="21"/>
          <w:szCs w:val="21"/>
          <w:lang w:val="es-AR"/>
        </w:rPr>
        <w:t>add</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pagina3</w:t>
      </w: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9CDCFE"/>
          <w:sz w:val="21"/>
          <w:szCs w:val="21"/>
          <w:lang w:val="es-AR"/>
        </w:rPr>
        <w:t>text</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CE9178"/>
          <w:sz w:val="21"/>
          <w:szCs w:val="21"/>
          <w:lang w:val="es-AR"/>
        </w:rPr>
        <w:t>"Listado completo"</w:t>
      </w:r>
      <w:r w:rsidRPr="00570975">
        <w:rPr>
          <w:rFonts w:ascii="Consolas" w:eastAsia="Times New Roman" w:hAnsi="Consolas" w:cs="Times New Roman"/>
          <w:color w:val="D4D4D4"/>
          <w:sz w:val="21"/>
          <w:szCs w:val="21"/>
          <w:lang w:val="es-AR"/>
        </w:rPr>
        <w:t>)</w:t>
      </w:r>
    </w:p>
    <w:p w:rsidR="007A473E" w:rsidRPr="00570975"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labelframe3</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4EC9B0"/>
          <w:sz w:val="21"/>
          <w:szCs w:val="21"/>
          <w:lang w:val="es-AR"/>
        </w:rPr>
        <w:t>ttk</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LabelFrame</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self</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9CDCFE"/>
          <w:sz w:val="21"/>
          <w:szCs w:val="21"/>
          <w:lang w:val="es-AR"/>
        </w:rPr>
        <w:t>pagina3</w:t>
      </w:r>
      <w:r w:rsidRPr="00570975">
        <w:rPr>
          <w:rFonts w:ascii="Consolas" w:eastAsia="Times New Roman" w:hAnsi="Consolas" w:cs="Times New Roman"/>
          <w:color w:val="D4D4D4"/>
          <w:sz w:val="21"/>
          <w:szCs w:val="21"/>
          <w:lang w:val="es-AR"/>
        </w:rPr>
        <w:t xml:space="preserve">, </w:t>
      </w:r>
      <w:r w:rsidRPr="00570975">
        <w:rPr>
          <w:rFonts w:ascii="Consolas" w:eastAsia="Times New Roman" w:hAnsi="Consolas" w:cs="Times New Roman"/>
          <w:color w:val="9CDCFE"/>
          <w:sz w:val="21"/>
          <w:szCs w:val="21"/>
          <w:lang w:val="es-AR"/>
        </w:rPr>
        <w:t>text</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CE9178"/>
          <w:sz w:val="21"/>
          <w:szCs w:val="21"/>
          <w:lang w:val="es-AR"/>
        </w:rPr>
        <w:t>"Artículo"</w:t>
      </w:r>
      <w:r w:rsidRPr="00570975">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570975">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labelframe3</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5</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10</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boton1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ttk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Button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labelframe3</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text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CE9178"/>
          <w:sz w:val="21"/>
          <w:szCs w:val="21"/>
        </w:rPr>
        <w:t>"Listado completo"</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command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DCDCAA"/>
          <w:sz w:val="21"/>
          <w:szCs w:val="21"/>
        </w:rPr>
        <w:t>listar</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boton1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4</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scrolledtext1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st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4EC9B0"/>
          <w:sz w:val="21"/>
          <w:szCs w:val="21"/>
        </w:rPr>
        <w:t>ScrolledText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labelframe3</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width</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30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height</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10</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scrolledtext1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grid</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column</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0</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row</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padx</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9CDCFE"/>
          <w:sz w:val="21"/>
          <w:szCs w:val="21"/>
        </w:rPr>
        <w:t>pady</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B5CEA8"/>
          <w:sz w:val="21"/>
          <w:szCs w:val="21"/>
        </w:rPr>
        <w:t>10</w:t>
      </w:r>
      <w:r w:rsidRPr="007A473E">
        <w:rPr>
          <w:rFonts w:ascii="Consolas" w:eastAsia="Times New Roman" w:hAnsi="Consolas" w:cs="Times New Roman"/>
          <w:color w:val="D4D4D4"/>
          <w:sz w:val="21"/>
          <w:szCs w:val="21"/>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569CD6"/>
          <w:sz w:val="21"/>
          <w:szCs w:val="21"/>
          <w:lang w:val="es-AR"/>
        </w:rPr>
        <w:t>def</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DCDCAA"/>
          <w:sz w:val="21"/>
          <w:szCs w:val="21"/>
          <w:lang w:val="es-AR"/>
        </w:rPr>
        <w:t>listar</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articulo1</w:t>
      </w:r>
      <w:r w:rsidRPr="007A473E">
        <w:rPr>
          <w:rFonts w:ascii="Consolas" w:eastAsia="Times New Roman" w:hAnsi="Consolas" w:cs="Times New Roman"/>
          <w:color w:val="D4D4D4"/>
          <w:sz w:val="21"/>
          <w:szCs w:val="21"/>
          <w:lang w:val="es-AR"/>
        </w:rPr>
        <w:t>.recuperar_todos()</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rPr>
        <w:t>self</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scrolledtext1</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DCDCAA"/>
          <w:sz w:val="21"/>
          <w:szCs w:val="21"/>
        </w:rPr>
        <w:t>delete</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CE9178"/>
          <w:sz w:val="21"/>
          <w:szCs w:val="21"/>
        </w:rPr>
        <w:t>"1.0"</w:t>
      </w: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4EC9B0"/>
          <w:sz w:val="21"/>
          <w:szCs w:val="21"/>
        </w:rPr>
        <w:t>tk</w:t>
      </w:r>
      <w:r w:rsidRPr="007A473E">
        <w:rPr>
          <w:rFonts w:ascii="Consolas" w:eastAsia="Times New Roman" w:hAnsi="Consolas" w:cs="Times New Roman"/>
          <w:color w:val="D4D4D4"/>
          <w:sz w:val="21"/>
          <w:szCs w:val="21"/>
        </w:rPr>
        <w:t>.</w:t>
      </w:r>
      <w:r w:rsidRPr="007A473E">
        <w:rPr>
          <w:rFonts w:ascii="Consolas" w:eastAsia="Times New Roman" w:hAnsi="Consolas" w:cs="Times New Roman"/>
          <w:color w:val="9CDCFE"/>
          <w:sz w:val="21"/>
          <w:szCs w:val="21"/>
        </w:rPr>
        <w:t>END</w:t>
      </w:r>
      <w:r w:rsidRPr="007A473E">
        <w:rPr>
          <w:rFonts w:ascii="Consolas" w:eastAsia="Times New Roman" w:hAnsi="Consolas" w:cs="Times New Roman"/>
          <w:color w:val="D4D4D4"/>
          <w:sz w:val="21"/>
          <w:szCs w:val="21"/>
        </w:rPr>
        <w:t>)        </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rPr>
        <w:t xml:space="preserve">        </w:t>
      </w:r>
      <w:r w:rsidRPr="007A473E">
        <w:rPr>
          <w:rFonts w:ascii="Consolas" w:eastAsia="Times New Roman" w:hAnsi="Consolas" w:cs="Times New Roman"/>
          <w:color w:val="C586C0"/>
          <w:sz w:val="21"/>
          <w:szCs w:val="21"/>
          <w:lang w:val="es-AR"/>
        </w:rPr>
        <w:t>for</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fila</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586C0"/>
          <w:sz w:val="21"/>
          <w:szCs w:val="21"/>
          <w:lang w:val="es-AR"/>
        </w:rPr>
        <w:t>in</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respuesta</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9CDCFE"/>
          <w:sz w:val="21"/>
          <w:szCs w:val="21"/>
          <w:lang w:val="es-AR"/>
        </w:rPr>
        <w:t>self</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scrolledtext1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DCDCAA"/>
          <w:sz w:val="21"/>
          <w:szCs w:val="21"/>
          <w:lang w:val="es-AR"/>
        </w:rPr>
        <w:t>insert</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tk</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END</w:t>
      </w:r>
      <w:r w:rsidRPr="007A473E">
        <w:rPr>
          <w:rFonts w:ascii="Consolas" w:eastAsia="Times New Roman" w:hAnsi="Consolas" w:cs="Times New Roman"/>
          <w:color w:val="D4D4D4"/>
          <w:sz w:val="21"/>
          <w:szCs w:val="21"/>
          <w:lang w:val="es-AR"/>
        </w:rPr>
        <w:t xml:space="preserve">, </w:t>
      </w:r>
      <w:r w:rsidRPr="007A473E">
        <w:rPr>
          <w:rFonts w:ascii="Consolas" w:eastAsia="Times New Roman" w:hAnsi="Consolas" w:cs="Times New Roman"/>
          <w:color w:val="CE9178"/>
          <w:sz w:val="21"/>
          <w:szCs w:val="21"/>
          <w:lang w:val="es-AR"/>
        </w:rPr>
        <w:t>"código:"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fila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0</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7BA7D"/>
          <w:sz w:val="21"/>
          <w:szCs w:val="21"/>
          <w:lang w:val="es-AR"/>
        </w:rPr>
        <w:t>\n</w:t>
      </w:r>
      <w:r w:rsidRPr="007A473E">
        <w:rPr>
          <w:rFonts w:ascii="Consolas" w:eastAsia="Times New Roman" w:hAnsi="Consolas" w:cs="Times New Roman"/>
          <w:color w:val="CE9178"/>
          <w:sz w:val="21"/>
          <w:szCs w:val="21"/>
          <w:lang w:val="es-AR"/>
        </w:rPr>
        <w:t>descripción:"</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fila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1</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7BA7D"/>
          <w:sz w:val="21"/>
          <w:szCs w:val="21"/>
          <w:lang w:val="es-AR"/>
        </w:rPr>
        <w:t>\n</w:t>
      </w:r>
      <w:r w:rsidRPr="007A473E">
        <w:rPr>
          <w:rFonts w:ascii="Consolas" w:eastAsia="Times New Roman" w:hAnsi="Consolas" w:cs="Times New Roman"/>
          <w:color w:val="CE9178"/>
          <w:sz w:val="21"/>
          <w:szCs w:val="21"/>
          <w:lang w:val="es-AR"/>
        </w:rPr>
        <w:t>precio:"</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4EC9B0"/>
          <w:sz w:val="21"/>
          <w:szCs w:val="21"/>
          <w:lang w:val="es-AR"/>
        </w:rPr>
        <w:t>str</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9CDCFE"/>
          <w:sz w:val="21"/>
          <w:szCs w:val="21"/>
          <w:lang w:val="es-AR"/>
        </w:rPr>
        <w:t>fila</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B5CEA8"/>
          <w:sz w:val="21"/>
          <w:szCs w:val="21"/>
          <w:lang w:val="es-AR"/>
        </w:rPr>
        <w:t>2</w:t>
      </w:r>
      <w:r w:rsidRPr="007A473E">
        <w:rPr>
          <w:rFonts w:ascii="Consolas" w:eastAsia="Times New Roman" w:hAnsi="Consolas" w:cs="Times New Roman"/>
          <w:color w:val="D4D4D4"/>
          <w:sz w:val="21"/>
          <w:szCs w:val="21"/>
          <w:lang w:val="es-AR"/>
        </w:rPr>
        <w:t>])+</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7BA7D"/>
          <w:sz w:val="21"/>
          <w:szCs w:val="21"/>
          <w:lang w:val="es-AR"/>
        </w:rPr>
        <w:t>\n\n</w:t>
      </w:r>
      <w:r w:rsidRPr="007A473E">
        <w:rPr>
          <w:rFonts w:ascii="Consolas" w:eastAsia="Times New Roman" w:hAnsi="Consolas" w:cs="Times New Roman"/>
          <w:color w:val="CE9178"/>
          <w:sz w:val="21"/>
          <w:szCs w:val="21"/>
          <w:lang w:val="es-AR"/>
        </w:rPr>
        <w:t>"</w:t>
      </w:r>
      <w:r w:rsidRPr="007A473E">
        <w:rPr>
          <w:rFonts w:ascii="Consolas" w:eastAsia="Times New Roman" w:hAnsi="Consolas" w:cs="Times New Roman"/>
          <w:color w:val="D4D4D4"/>
          <w:sz w:val="21"/>
          <w:szCs w:val="21"/>
          <w:lang w:val="es-AR"/>
        </w:rPr>
        <w:t>)</w:t>
      </w:r>
    </w:p>
    <w:p w:rsidR="007A473E" w:rsidRPr="007A473E" w:rsidRDefault="007A473E" w:rsidP="007A473E">
      <w:pPr>
        <w:shd w:val="clear" w:color="auto" w:fill="1E1E1E"/>
        <w:spacing w:after="240" w:line="285" w:lineRule="atLeast"/>
        <w:rPr>
          <w:rFonts w:ascii="Consolas" w:eastAsia="Times New Roman" w:hAnsi="Consolas" w:cs="Times New Roman"/>
          <w:color w:val="D4D4D4"/>
          <w:sz w:val="21"/>
          <w:szCs w:val="21"/>
          <w:lang w:val="es-AR"/>
        </w:rPr>
      </w:pPr>
    </w:p>
    <w:p w:rsidR="007A473E" w:rsidRPr="00570975" w:rsidRDefault="007A473E" w:rsidP="007A473E">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9CDCFE"/>
          <w:sz w:val="21"/>
          <w:szCs w:val="21"/>
          <w:lang w:val="es-AR"/>
        </w:rPr>
        <w:t>aplicacion1</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4EC9B0"/>
          <w:sz w:val="21"/>
          <w:szCs w:val="21"/>
          <w:lang w:val="es-AR"/>
        </w:rPr>
        <w:t>FormularioArticulos</w:t>
      </w:r>
      <w:r w:rsidRPr="00570975">
        <w:rPr>
          <w:rFonts w:ascii="Consolas" w:eastAsia="Times New Roman" w:hAnsi="Consolas" w:cs="Times New Roman"/>
          <w:color w:val="D4D4D4"/>
          <w:sz w:val="21"/>
          <w:szCs w:val="21"/>
          <w:lang w:val="es-AR"/>
        </w:rPr>
        <w:t>()</w:t>
      </w:r>
    </w:p>
    <w:p w:rsidR="007A473E" w:rsidRDefault="007A473E"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7A473E" w:rsidRPr="007A473E" w:rsidRDefault="007A473E" w:rsidP="007A473E">
      <w:pPr>
        <w:spacing w:after="150" w:line="240" w:lineRule="auto"/>
        <w:rPr>
          <w:rFonts w:ascii="Arial" w:eastAsia="Times New Roman" w:hAnsi="Arial" w:cs="Arial"/>
          <w:color w:val="333333"/>
          <w:sz w:val="25"/>
          <w:szCs w:val="25"/>
          <w:lang w:val="es-AR"/>
        </w:rPr>
      </w:pPr>
      <w:r w:rsidRPr="007A473E">
        <w:rPr>
          <w:rFonts w:ascii="Arial" w:eastAsia="Times New Roman" w:hAnsi="Arial" w:cs="Arial"/>
          <w:color w:val="333333"/>
          <w:sz w:val="25"/>
          <w:szCs w:val="25"/>
          <w:lang w:val="es-AR"/>
        </w:rPr>
        <w:t>El módulo 'articulos.py' contiene toda la lógica de acceso a datos.</w:t>
      </w:r>
    </w:p>
    <w:p w:rsidR="007A473E" w:rsidRPr="007A473E" w:rsidRDefault="007A473E" w:rsidP="007A473E">
      <w:pPr>
        <w:spacing w:before="150" w:after="150" w:line="240" w:lineRule="auto"/>
        <w:outlineLvl w:val="3"/>
        <w:rPr>
          <w:rFonts w:ascii="Arial" w:eastAsia="Times New Roman" w:hAnsi="Arial" w:cs="Arial"/>
          <w:color w:val="333333"/>
          <w:sz w:val="27"/>
          <w:szCs w:val="27"/>
        </w:rPr>
      </w:pPr>
      <w:r w:rsidRPr="007A473E">
        <w:rPr>
          <w:rFonts w:ascii="Arial" w:eastAsia="Times New Roman" w:hAnsi="Arial" w:cs="Arial"/>
          <w:color w:val="333333"/>
          <w:sz w:val="27"/>
          <w:szCs w:val="27"/>
        </w:rPr>
        <w:t>módulo: articulos.py</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C586C0"/>
          <w:sz w:val="21"/>
          <w:szCs w:val="21"/>
        </w:rPr>
        <w:t>import</w:t>
      </w: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4EC9B0"/>
          <w:sz w:val="21"/>
          <w:szCs w:val="21"/>
        </w:rPr>
        <w:t>pymysql</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569CD6"/>
          <w:sz w:val="21"/>
          <w:szCs w:val="21"/>
        </w:rPr>
        <w:t>class</w:t>
      </w: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4EC9B0"/>
          <w:sz w:val="21"/>
          <w:szCs w:val="21"/>
        </w:rPr>
        <w:t>Articulos</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569CD6"/>
          <w:sz w:val="21"/>
          <w:szCs w:val="21"/>
        </w:rPr>
        <w:t>def</w:t>
      </w: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DCDCAA"/>
          <w:sz w:val="21"/>
          <w:szCs w:val="21"/>
        </w:rPr>
        <w:t>abrir</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9CDCFE"/>
          <w:sz w:val="21"/>
          <w:szCs w:val="21"/>
        </w:rPr>
        <w:t>self</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conexion</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4EC9B0"/>
          <w:sz w:val="21"/>
          <w:szCs w:val="21"/>
        </w:rPr>
        <w:t>pymysql</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9CDCFE"/>
          <w:sz w:val="21"/>
          <w:szCs w:val="21"/>
        </w:rPr>
        <w:t>connect</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9CDCFE"/>
          <w:sz w:val="21"/>
          <w:szCs w:val="21"/>
        </w:rPr>
        <w:t>host</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CE9178"/>
          <w:sz w:val="21"/>
          <w:szCs w:val="21"/>
        </w:rPr>
        <w:t>"localhost"</w:t>
      </w:r>
      <w:r w:rsidRPr="002F7353">
        <w:rPr>
          <w:rFonts w:ascii="Consolas" w:eastAsia="Times New Roman" w:hAnsi="Consolas" w:cs="Times New Roman"/>
          <w:color w:val="D4D4D4"/>
          <w:sz w:val="21"/>
          <w:szCs w:val="21"/>
        </w:rPr>
        <w:t xml:space="preserve">, </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user</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CE9178"/>
          <w:sz w:val="21"/>
          <w:szCs w:val="21"/>
        </w:rPr>
        <w:t>"root"</w:t>
      </w:r>
      <w:r w:rsidRPr="002F7353">
        <w:rPr>
          <w:rFonts w:ascii="Consolas" w:eastAsia="Times New Roman" w:hAnsi="Consolas" w:cs="Times New Roman"/>
          <w:color w:val="D4D4D4"/>
          <w:sz w:val="21"/>
          <w:szCs w:val="21"/>
        </w:rPr>
        <w:t xml:space="preserve">, </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passwd</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CE9178"/>
          <w:sz w:val="21"/>
          <w:szCs w:val="21"/>
        </w:rPr>
        <w:t>""</w:t>
      </w:r>
      <w:r w:rsidRPr="002F7353">
        <w:rPr>
          <w:rFonts w:ascii="Consolas" w:eastAsia="Times New Roman" w:hAnsi="Consolas" w:cs="Times New Roman"/>
          <w:color w:val="D4D4D4"/>
          <w:sz w:val="21"/>
          <w:szCs w:val="21"/>
        </w:rPr>
        <w:t xml:space="preserve">, </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database</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CE9178"/>
          <w:sz w:val="21"/>
          <w:szCs w:val="21"/>
        </w:rPr>
        <w:t>"bd1"</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C586C0"/>
          <w:sz w:val="21"/>
          <w:szCs w:val="21"/>
          <w:lang w:val="es-AR"/>
        </w:rPr>
        <w:t>return</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conexion</w:t>
      </w:r>
    </w:p>
    <w:p w:rsidR="002F7353" w:rsidRPr="002F7353" w:rsidRDefault="002F7353" w:rsidP="002F7353">
      <w:pPr>
        <w:shd w:val="clear" w:color="auto" w:fill="1E1E1E"/>
        <w:spacing w:after="240" w:line="285" w:lineRule="atLeast"/>
        <w:rPr>
          <w:rFonts w:ascii="Consolas" w:eastAsia="Times New Roman" w:hAnsi="Consolas" w:cs="Times New Roman"/>
          <w:color w:val="D4D4D4"/>
          <w:sz w:val="21"/>
          <w:szCs w:val="21"/>
          <w:lang w:val="es-AR"/>
        </w:rPr>
      </w:pP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569CD6"/>
          <w:sz w:val="21"/>
          <w:szCs w:val="21"/>
          <w:lang w:val="es-AR"/>
        </w:rPr>
        <w:t>def</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DCDCAA"/>
          <w:sz w:val="21"/>
          <w:szCs w:val="21"/>
          <w:lang w:val="es-AR"/>
        </w:rPr>
        <w:t>alta</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datos</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abrir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cursor</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cursor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sql</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CE9178"/>
          <w:sz w:val="21"/>
          <w:szCs w:val="21"/>
          <w:lang w:val="es-AR"/>
        </w:rPr>
        <w:t>"insert into articulos(descripcion, precio) values (</w:t>
      </w:r>
      <w:r w:rsidRPr="002F7353">
        <w:rPr>
          <w:rFonts w:ascii="Consolas" w:eastAsia="Times New Roman" w:hAnsi="Consolas" w:cs="Times New Roman"/>
          <w:color w:val="569CD6"/>
          <w:sz w:val="21"/>
          <w:szCs w:val="21"/>
          <w:lang w:val="es-AR"/>
        </w:rPr>
        <w:t>%s</w:t>
      </w:r>
      <w:r w:rsidRPr="002F7353">
        <w:rPr>
          <w:rFonts w:ascii="Consolas" w:eastAsia="Times New Roman" w:hAnsi="Consolas" w:cs="Times New Roman"/>
          <w:color w:val="CE9178"/>
          <w:sz w:val="21"/>
          <w:szCs w:val="21"/>
          <w:lang w:val="es-AR"/>
        </w:rPr>
        <w:t>,</w:t>
      </w:r>
      <w:r w:rsidRPr="002F7353">
        <w:rPr>
          <w:rFonts w:ascii="Consolas" w:eastAsia="Times New Roman" w:hAnsi="Consolas" w:cs="Times New Roman"/>
          <w:color w:val="569CD6"/>
          <w:sz w:val="21"/>
          <w:szCs w:val="21"/>
          <w:lang w:val="es-AR"/>
        </w:rPr>
        <w:t>%s</w:t>
      </w:r>
      <w:r w:rsidRPr="002F7353">
        <w:rPr>
          <w:rFonts w:ascii="Consolas" w:eastAsia="Times New Roman" w:hAnsi="Consolas" w:cs="Times New Roman"/>
          <w:color w:val="CE9178"/>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rPr>
        <w:t>cursor</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DCDCAA"/>
          <w:sz w:val="21"/>
          <w:szCs w:val="21"/>
        </w:rPr>
        <w:t>execute</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9CDCFE"/>
          <w:sz w:val="21"/>
          <w:szCs w:val="21"/>
        </w:rPr>
        <w:t>sql</w:t>
      </w: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datos</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cone</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DCDCAA"/>
          <w:sz w:val="21"/>
          <w:szCs w:val="21"/>
        </w:rPr>
        <w:t>commit</w:t>
      </w:r>
      <w:r w:rsidRPr="002F7353">
        <w:rPr>
          <w:rFonts w:ascii="Consolas" w:eastAsia="Times New Roman" w:hAnsi="Consolas" w:cs="Times New Roman"/>
          <w:color w:val="D4D4D4"/>
          <w:sz w:val="21"/>
          <w:szCs w:val="21"/>
        </w:rPr>
        <w:t>()</w:t>
      </w:r>
    </w:p>
    <w:p w:rsidR="002F7353" w:rsidRPr="00570975" w:rsidRDefault="002F7353" w:rsidP="002F7353">
      <w:pPr>
        <w:shd w:val="clear" w:color="auto" w:fill="1E1E1E"/>
        <w:spacing w:after="0" w:line="285" w:lineRule="atLeast"/>
        <w:rPr>
          <w:rFonts w:ascii="Consolas" w:eastAsia="Times New Roman" w:hAnsi="Consolas" w:cs="Times New Roman"/>
          <w:color w:val="D4D4D4"/>
          <w:sz w:val="21"/>
          <w:szCs w:val="21"/>
        </w:rPr>
      </w:pPr>
      <w:r w:rsidRPr="00570975">
        <w:rPr>
          <w:rFonts w:ascii="Consolas" w:eastAsia="Times New Roman" w:hAnsi="Consolas" w:cs="Times New Roman"/>
          <w:color w:val="D4D4D4"/>
          <w:sz w:val="21"/>
          <w:szCs w:val="21"/>
        </w:rPr>
        <w:lastRenderedPageBreak/>
        <w:t xml:space="preserve">        </w:t>
      </w:r>
      <w:r w:rsidRPr="00570975">
        <w:rPr>
          <w:rFonts w:ascii="Consolas" w:eastAsia="Times New Roman" w:hAnsi="Consolas" w:cs="Times New Roman"/>
          <w:color w:val="9CDCFE"/>
          <w:sz w:val="21"/>
          <w:szCs w:val="21"/>
        </w:rPr>
        <w:t>cone</w:t>
      </w:r>
      <w:r w:rsidRPr="00570975">
        <w:rPr>
          <w:rFonts w:ascii="Consolas" w:eastAsia="Times New Roman" w:hAnsi="Consolas" w:cs="Times New Roman"/>
          <w:color w:val="D4D4D4"/>
          <w:sz w:val="21"/>
          <w:szCs w:val="21"/>
        </w:rPr>
        <w:t>.</w:t>
      </w:r>
      <w:r w:rsidRPr="00570975">
        <w:rPr>
          <w:rFonts w:ascii="Consolas" w:eastAsia="Times New Roman" w:hAnsi="Consolas" w:cs="Times New Roman"/>
          <w:color w:val="DCDCAA"/>
          <w:sz w:val="21"/>
          <w:szCs w:val="21"/>
        </w:rPr>
        <w:t>close</w:t>
      </w:r>
      <w:r w:rsidRPr="00570975">
        <w:rPr>
          <w:rFonts w:ascii="Consolas" w:eastAsia="Times New Roman" w:hAnsi="Consolas" w:cs="Times New Roman"/>
          <w:color w:val="D4D4D4"/>
          <w:sz w:val="21"/>
          <w:szCs w:val="21"/>
        </w:rPr>
        <w:t>()</w:t>
      </w:r>
    </w:p>
    <w:p w:rsidR="002F7353" w:rsidRPr="00570975" w:rsidRDefault="002F7353" w:rsidP="002F7353">
      <w:pPr>
        <w:shd w:val="clear" w:color="auto" w:fill="1E1E1E"/>
        <w:spacing w:after="0" w:line="285" w:lineRule="atLeast"/>
        <w:rPr>
          <w:rFonts w:ascii="Consolas" w:eastAsia="Times New Roman" w:hAnsi="Consolas" w:cs="Times New Roman"/>
          <w:color w:val="D4D4D4"/>
          <w:sz w:val="21"/>
          <w:szCs w:val="21"/>
        </w:rPr>
      </w:pP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D4D4D4"/>
          <w:sz w:val="21"/>
          <w:szCs w:val="21"/>
        </w:rPr>
        <w:t xml:space="preserve">    </w:t>
      </w:r>
      <w:r w:rsidRPr="002F7353">
        <w:rPr>
          <w:rFonts w:ascii="Consolas" w:eastAsia="Times New Roman" w:hAnsi="Consolas" w:cs="Times New Roman"/>
          <w:color w:val="569CD6"/>
          <w:sz w:val="21"/>
          <w:szCs w:val="21"/>
          <w:lang w:val="es-AR"/>
        </w:rPr>
        <w:t>def</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DCDCAA"/>
          <w:sz w:val="21"/>
          <w:szCs w:val="21"/>
          <w:lang w:val="es-AR"/>
        </w:rPr>
        <w:t>consulta</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datos</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abrir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cursor</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cursor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sql</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CE9178"/>
          <w:sz w:val="21"/>
          <w:szCs w:val="21"/>
          <w:lang w:val="es-AR"/>
        </w:rPr>
        <w:t>"select descripcion, precio from articulos where codigo=</w:t>
      </w:r>
      <w:r w:rsidRPr="002F7353">
        <w:rPr>
          <w:rFonts w:ascii="Consolas" w:eastAsia="Times New Roman" w:hAnsi="Consolas" w:cs="Times New Roman"/>
          <w:color w:val="569CD6"/>
          <w:sz w:val="21"/>
          <w:szCs w:val="21"/>
          <w:lang w:val="es-AR"/>
        </w:rPr>
        <w:t>%s</w:t>
      </w:r>
      <w:r w:rsidRPr="002F7353">
        <w:rPr>
          <w:rFonts w:ascii="Consolas" w:eastAsia="Times New Roman" w:hAnsi="Consolas" w:cs="Times New Roman"/>
          <w:color w:val="CE9178"/>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cursor</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execute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sql</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datos</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close</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C586C0"/>
          <w:sz w:val="21"/>
          <w:szCs w:val="21"/>
          <w:lang w:val="es-AR"/>
        </w:rPr>
        <w:t>return</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cursor</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fetchall</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569CD6"/>
          <w:sz w:val="21"/>
          <w:szCs w:val="21"/>
          <w:lang w:val="es-AR"/>
        </w:rPr>
        <w:t>def</w:t>
      </w: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DCDCAA"/>
          <w:sz w:val="21"/>
          <w:szCs w:val="21"/>
          <w:lang w:val="es-AR"/>
        </w:rPr>
        <w:t>recuperar_todos</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self</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abrir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cursor</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9CDCFE"/>
          <w:sz w:val="21"/>
          <w:szCs w:val="21"/>
          <w:lang w:val="es-AR"/>
        </w:rPr>
        <w:t>cone</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DCDCAA"/>
          <w:sz w:val="21"/>
          <w:szCs w:val="21"/>
          <w:lang w:val="es-AR"/>
        </w:rPr>
        <w:t>cursor</w:t>
      </w:r>
      <w:r w:rsidRPr="002F7353">
        <w:rPr>
          <w:rFonts w:ascii="Consolas" w:eastAsia="Times New Roman" w:hAnsi="Consolas" w:cs="Times New Roman"/>
          <w:color w:val="D4D4D4"/>
          <w:sz w:val="21"/>
          <w:szCs w:val="21"/>
          <w:lang w:val="es-AR"/>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lang w:val="es-AR"/>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lang w:val="es-AR"/>
        </w:rPr>
        <w:t>sql</w:t>
      </w:r>
      <w:r w:rsidRPr="002F7353">
        <w:rPr>
          <w:rFonts w:ascii="Consolas" w:eastAsia="Times New Roman" w:hAnsi="Consolas" w:cs="Times New Roman"/>
          <w:color w:val="D4D4D4"/>
          <w:sz w:val="21"/>
          <w:szCs w:val="21"/>
          <w:lang w:val="es-AR"/>
        </w:rPr>
        <w:t>=</w:t>
      </w:r>
      <w:r w:rsidRPr="002F7353">
        <w:rPr>
          <w:rFonts w:ascii="Consolas" w:eastAsia="Times New Roman" w:hAnsi="Consolas" w:cs="Times New Roman"/>
          <w:color w:val="CE9178"/>
          <w:sz w:val="21"/>
          <w:szCs w:val="21"/>
          <w:lang w:val="es-AR"/>
        </w:rPr>
        <w:t>"select codigo, descripcion, precio from articulos"</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lang w:val="es-AR"/>
        </w:rPr>
        <w:t xml:space="preserve">        </w:t>
      </w:r>
      <w:r w:rsidRPr="002F7353">
        <w:rPr>
          <w:rFonts w:ascii="Consolas" w:eastAsia="Times New Roman" w:hAnsi="Consolas" w:cs="Times New Roman"/>
          <w:color w:val="9CDCFE"/>
          <w:sz w:val="21"/>
          <w:szCs w:val="21"/>
        </w:rPr>
        <w:t>cursor</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DCDCAA"/>
          <w:sz w:val="21"/>
          <w:szCs w:val="21"/>
        </w:rPr>
        <w:t>execute</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9CDCFE"/>
          <w:sz w:val="21"/>
          <w:szCs w:val="21"/>
        </w:rPr>
        <w:t>sql</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cone</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DCDCAA"/>
          <w:sz w:val="21"/>
          <w:szCs w:val="21"/>
        </w:rPr>
        <w:t>close</w:t>
      </w:r>
      <w:r w:rsidRPr="002F7353">
        <w:rPr>
          <w:rFonts w:ascii="Consolas" w:eastAsia="Times New Roman" w:hAnsi="Consolas" w:cs="Times New Roman"/>
          <w:color w:val="D4D4D4"/>
          <w:sz w:val="21"/>
          <w:szCs w:val="21"/>
        </w:rPr>
        <w:t>()</w:t>
      </w:r>
    </w:p>
    <w:p w:rsidR="002F7353" w:rsidRPr="002F7353" w:rsidRDefault="002F7353" w:rsidP="002F7353">
      <w:pPr>
        <w:shd w:val="clear" w:color="auto" w:fill="1E1E1E"/>
        <w:spacing w:after="0" w:line="285" w:lineRule="atLeast"/>
        <w:rPr>
          <w:rFonts w:ascii="Consolas" w:eastAsia="Times New Roman" w:hAnsi="Consolas" w:cs="Times New Roman"/>
          <w:color w:val="D4D4D4"/>
          <w:sz w:val="21"/>
          <w:szCs w:val="21"/>
        </w:rPr>
      </w:pP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C586C0"/>
          <w:sz w:val="21"/>
          <w:szCs w:val="21"/>
        </w:rPr>
        <w:t>return</w:t>
      </w:r>
      <w:r w:rsidRPr="002F7353">
        <w:rPr>
          <w:rFonts w:ascii="Consolas" w:eastAsia="Times New Roman" w:hAnsi="Consolas" w:cs="Times New Roman"/>
          <w:color w:val="D4D4D4"/>
          <w:sz w:val="21"/>
          <w:szCs w:val="21"/>
        </w:rPr>
        <w:t xml:space="preserve"> </w:t>
      </w:r>
      <w:r w:rsidRPr="002F7353">
        <w:rPr>
          <w:rFonts w:ascii="Consolas" w:eastAsia="Times New Roman" w:hAnsi="Consolas" w:cs="Times New Roman"/>
          <w:color w:val="9CDCFE"/>
          <w:sz w:val="21"/>
          <w:szCs w:val="21"/>
        </w:rPr>
        <w:t>cursor</w:t>
      </w:r>
      <w:r w:rsidRPr="002F7353">
        <w:rPr>
          <w:rFonts w:ascii="Consolas" w:eastAsia="Times New Roman" w:hAnsi="Consolas" w:cs="Times New Roman"/>
          <w:color w:val="D4D4D4"/>
          <w:sz w:val="21"/>
          <w:szCs w:val="21"/>
        </w:rPr>
        <w:t>.</w:t>
      </w:r>
      <w:r w:rsidRPr="002F7353">
        <w:rPr>
          <w:rFonts w:ascii="Consolas" w:eastAsia="Times New Roman" w:hAnsi="Consolas" w:cs="Times New Roman"/>
          <w:color w:val="DCDCAA"/>
          <w:sz w:val="21"/>
          <w:szCs w:val="21"/>
        </w:rPr>
        <w:t>fetchall</w:t>
      </w:r>
      <w:r w:rsidRPr="002F7353">
        <w:rPr>
          <w:rFonts w:ascii="Consolas" w:eastAsia="Times New Roman" w:hAnsi="Consolas" w:cs="Times New Roman"/>
          <w:color w:val="D4D4D4"/>
          <w:sz w:val="21"/>
          <w:szCs w:val="21"/>
        </w:rPr>
        <w:t>()</w:t>
      </w:r>
    </w:p>
    <w:p w:rsidR="002F7353" w:rsidRDefault="002F7353" w:rsidP="002F7353">
      <w:pPr>
        <w:pStyle w:val="Heading2"/>
        <w:spacing w:before="300" w:beforeAutospacing="0" w:after="150" w:afterAutospacing="0"/>
        <w:rPr>
          <w:rFonts w:ascii="Arial" w:hAnsi="Arial" w:cs="Arial"/>
          <w:b w:val="0"/>
          <w:bCs w:val="0"/>
          <w:color w:val="333333"/>
          <w:sz w:val="45"/>
          <w:szCs w:val="45"/>
        </w:rPr>
      </w:pPr>
      <w:r>
        <w:rPr>
          <w:rFonts w:ascii="Arial" w:hAnsi="Arial" w:cs="Arial"/>
          <w:b w:val="0"/>
          <w:bCs w:val="0"/>
          <w:color w:val="333333"/>
          <w:sz w:val="45"/>
          <w:szCs w:val="45"/>
        </w:rPr>
        <w:t>Problema propuesto</w:t>
      </w:r>
    </w:p>
    <w:p w:rsidR="002F7353" w:rsidRPr="002F7353" w:rsidRDefault="002F7353" w:rsidP="002F7353">
      <w:pPr>
        <w:pStyle w:val="NormalWeb"/>
        <w:numPr>
          <w:ilvl w:val="0"/>
          <w:numId w:val="76"/>
        </w:numPr>
        <w:spacing w:before="0" w:beforeAutospacing="0" w:after="150" w:afterAutospacing="0"/>
        <w:rPr>
          <w:rFonts w:ascii="Arial" w:hAnsi="Arial" w:cs="Arial"/>
          <w:color w:val="333333"/>
          <w:sz w:val="25"/>
          <w:szCs w:val="25"/>
          <w:lang w:val="es-AR"/>
        </w:rPr>
      </w:pPr>
      <w:r w:rsidRPr="002F7353">
        <w:rPr>
          <w:rFonts w:ascii="Arial" w:hAnsi="Arial" w:cs="Arial"/>
          <w:color w:val="333333"/>
          <w:sz w:val="25"/>
          <w:szCs w:val="25"/>
          <w:lang w:val="es-AR"/>
        </w:rPr>
        <w:t>Agregar dos pestañas al programa de administración de artículos que permitan borrar un artículo ingresando su código y otra opción que permita consultar y modificar la descripción y precio de un artículo.</w:t>
      </w:r>
    </w:p>
    <w:p w:rsidR="002F7353" w:rsidRPr="002F7353" w:rsidRDefault="002F7353" w:rsidP="002F7353">
      <w:pPr>
        <w:pStyle w:val="NormalWeb"/>
        <w:spacing w:before="0" w:beforeAutospacing="0" w:after="150" w:afterAutospacing="0"/>
        <w:ind w:left="720"/>
        <w:rPr>
          <w:rFonts w:ascii="Arial" w:hAnsi="Arial" w:cs="Arial"/>
          <w:color w:val="333333"/>
          <w:sz w:val="25"/>
          <w:szCs w:val="25"/>
          <w:lang w:val="es-AR"/>
        </w:rPr>
      </w:pPr>
      <w:r w:rsidRPr="002F7353">
        <w:rPr>
          <w:rFonts w:ascii="Arial" w:hAnsi="Arial" w:cs="Arial"/>
          <w:color w:val="333333"/>
          <w:sz w:val="25"/>
          <w:szCs w:val="25"/>
          <w:lang w:val="es-AR"/>
        </w:rPr>
        <w:t>La interfaces visuales a implementar son:</w:t>
      </w:r>
    </w:p>
    <w:p w:rsidR="002F7353" w:rsidRDefault="002F7353" w:rsidP="002F7353">
      <w:pPr>
        <w:pStyle w:val="NormalWeb"/>
        <w:spacing w:before="0" w:beforeAutospacing="0" w:after="150" w:afterAutospacing="0"/>
        <w:ind w:left="720"/>
        <w:rPr>
          <w:rFonts w:ascii="Arial" w:hAnsi="Arial" w:cs="Arial"/>
          <w:color w:val="333333"/>
          <w:sz w:val="25"/>
          <w:szCs w:val="25"/>
        </w:rPr>
      </w:pPr>
      <w:r>
        <w:rPr>
          <w:rFonts w:ascii="Arial" w:hAnsi="Arial" w:cs="Arial"/>
          <w:noProof/>
          <w:color w:val="333333"/>
          <w:sz w:val="25"/>
          <w:szCs w:val="25"/>
        </w:rPr>
        <w:drawing>
          <wp:inline distT="0" distB="0" distL="0" distR="0" wp14:anchorId="77A52992" wp14:editId="1638C3D9">
            <wp:extent cx="4695190" cy="2784475"/>
            <wp:effectExtent l="0" t="0" r="0" b="0"/>
            <wp:docPr id="99" name="Picture 99" descr="delete mysq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te mysql pyth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190" cy="2784475"/>
                    </a:xfrm>
                    <a:prstGeom prst="rect">
                      <a:avLst/>
                    </a:prstGeom>
                    <a:noFill/>
                    <a:ln>
                      <a:noFill/>
                    </a:ln>
                  </pic:spPr>
                </pic:pic>
              </a:graphicData>
            </a:graphic>
          </wp:inline>
        </w:drawing>
      </w:r>
    </w:p>
    <w:p w:rsidR="002F7353" w:rsidRDefault="002F7353" w:rsidP="002F7353">
      <w:pPr>
        <w:pStyle w:val="NormalWeb"/>
        <w:spacing w:before="0" w:beforeAutospacing="0" w:after="150" w:afterAutospacing="0"/>
        <w:ind w:left="720"/>
        <w:rPr>
          <w:rFonts w:ascii="Arial" w:hAnsi="Arial" w:cs="Arial"/>
          <w:color w:val="333333"/>
          <w:sz w:val="25"/>
          <w:szCs w:val="25"/>
        </w:rPr>
      </w:pPr>
      <w:r>
        <w:rPr>
          <w:rFonts w:ascii="Arial" w:hAnsi="Arial" w:cs="Arial"/>
          <w:noProof/>
          <w:color w:val="333333"/>
          <w:sz w:val="25"/>
          <w:szCs w:val="25"/>
        </w:rPr>
        <w:lastRenderedPageBreak/>
        <w:drawing>
          <wp:inline distT="0" distB="0" distL="0" distR="0" wp14:anchorId="083B9CED" wp14:editId="71FFEE36">
            <wp:extent cx="4705350" cy="2794635"/>
            <wp:effectExtent l="0" t="0" r="0" b="5715"/>
            <wp:docPr id="100" name="Picture 100" descr="update mysq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mysql pyth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05350" cy="2794635"/>
                    </a:xfrm>
                    <a:prstGeom prst="rect">
                      <a:avLst/>
                    </a:prstGeom>
                    <a:noFill/>
                    <a:ln>
                      <a:noFill/>
                    </a:ln>
                  </pic:spPr>
                </pic:pic>
              </a:graphicData>
            </a:graphic>
          </wp:inline>
        </w:drawing>
      </w:r>
    </w:p>
    <w:p w:rsidR="007A473E" w:rsidRDefault="002F7353"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r>
        <w:rPr>
          <w:rFonts w:ascii="Times New Roman" w:eastAsia="Times New Roman" w:hAnsi="Times New Roman" w:cs="Times New Roman"/>
          <w:b/>
          <w:color w:val="121212"/>
          <w:sz w:val="40"/>
          <w:szCs w:val="40"/>
          <w:lang w:val="es-AR"/>
        </w:rPr>
        <w:t>Eso se los dejo de tarea</w:t>
      </w:r>
    </w:p>
    <w:p w:rsidR="00DA5B4B" w:rsidRPr="00DA5B4B" w:rsidRDefault="00DA5B4B" w:rsidP="00DA5B4B">
      <w:pPr>
        <w:pStyle w:val="Heading1"/>
        <w:spacing w:before="300" w:beforeAutospacing="0" w:after="150" w:afterAutospacing="0"/>
        <w:rPr>
          <w:rFonts w:ascii="Arial" w:hAnsi="Arial" w:cs="Arial"/>
          <w:b w:val="0"/>
          <w:bCs w:val="0"/>
          <w:color w:val="333333"/>
          <w:sz w:val="54"/>
          <w:szCs w:val="54"/>
          <w:lang w:val="es-AR"/>
        </w:rPr>
      </w:pPr>
      <w:r w:rsidRPr="00DA5B4B">
        <w:rPr>
          <w:rFonts w:ascii="Arial" w:hAnsi="Arial" w:cs="Arial"/>
          <w:b w:val="0"/>
          <w:bCs w:val="0"/>
          <w:color w:val="333333"/>
          <w:sz w:val="54"/>
          <w:szCs w:val="54"/>
          <w:lang w:val="es-AR"/>
        </w:rPr>
        <w:t>otras funcionalidades del paquete mysql-connector</w:t>
      </w:r>
    </w:p>
    <w:p w:rsidR="0058292E" w:rsidRPr="0058292E" w:rsidRDefault="0058292E" w:rsidP="0058292E">
      <w:pPr>
        <w:spacing w:after="150" w:line="240" w:lineRule="auto"/>
        <w:rPr>
          <w:rFonts w:ascii="Arial" w:eastAsia="Times New Roman" w:hAnsi="Arial" w:cs="Arial"/>
          <w:color w:val="333333"/>
          <w:sz w:val="25"/>
          <w:szCs w:val="25"/>
          <w:lang w:val="es-AR"/>
        </w:rPr>
      </w:pPr>
      <w:r w:rsidRPr="0058292E">
        <w:rPr>
          <w:rFonts w:ascii="Arial" w:eastAsia="Times New Roman" w:hAnsi="Arial" w:cs="Arial"/>
          <w:color w:val="333333"/>
          <w:sz w:val="25"/>
          <w:szCs w:val="25"/>
          <w:lang w:val="es-AR"/>
        </w:rPr>
        <w:t>Hemos resuelto en los dos conceptos anteriores algoritmos en Python que acceden a una base de datos de MySQL. Veremos otras funcionalidades que nos provee el paquete mysql-connector.</w:t>
      </w:r>
    </w:p>
    <w:p w:rsidR="0058292E" w:rsidRPr="0058292E" w:rsidRDefault="0058292E" w:rsidP="0058292E">
      <w:pPr>
        <w:spacing w:before="300" w:after="150" w:line="240" w:lineRule="auto"/>
        <w:outlineLvl w:val="2"/>
        <w:rPr>
          <w:rFonts w:ascii="Arial" w:eastAsia="Times New Roman" w:hAnsi="Arial" w:cs="Arial"/>
          <w:color w:val="333333"/>
          <w:sz w:val="36"/>
          <w:szCs w:val="36"/>
          <w:lang w:val="es-AR"/>
        </w:rPr>
      </w:pPr>
      <w:r w:rsidRPr="0058292E">
        <w:rPr>
          <w:rFonts w:ascii="Arial" w:eastAsia="Times New Roman" w:hAnsi="Arial" w:cs="Arial"/>
          <w:color w:val="333333"/>
          <w:sz w:val="36"/>
          <w:szCs w:val="36"/>
          <w:lang w:val="es-AR"/>
        </w:rPr>
        <w:t>Recuperar el valor del campo auto_increment en un insert.</w:t>
      </w:r>
    </w:p>
    <w:p w:rsidR="0058292E" w:rsidRPr="0058292E" w:rsidRDefault="0058292E" w:rsidP="0058292E">
      <w:pPr>
        <w:spacing w:after="150" w:line="240" w:lineRule="auto"/>
        <w:rPr>
          <w:rFonts w:ascii="Arial" w:eastAsia="Times New Roman" w:hAnsi="Arial" w:cs="Arial"/>
          <w:color w:val="333333"/>
          <w:sz w:val="25"/>
          <w:szCs w:val="25"/>
          <w:lang w:val="es-AR"/>
        </w:rPr>
      </w:pPr>
      <w:r w:rsidRPr="0058292E">
        <w:rPr>
          <w:rFonts w:ascii="Arial" w:eastAsia="Times New Roman" w:hAnsi="Arial" w:cs="Arial"/>
          <w:color w:val="333333"/>
          <w:sz w:val="25"/>
          <w:szCs w:val="25"/>
          <w:lang w:val="es-AR"/>
        </w:rPr>
        <w:t>Cuando insertamos una fila en una tabla que contiene un campo que se auto incrementa podemos recuperar dicho valor en el mismo momento que efectuamos la inserción.</w:t>
      </w:r>
    </w:p>
    <w:p w:rsidR="0058292E" w:rsidRPr="0058292E" w:rsidRDefault="0058292E" w:rsidP="0058292E">
      <w:pPr>
        <w:spacing w:before="150" w:after="150" w:line="240" w:lineRule="auto"/>
        <w:outlineLvl w:val="3"/>
        <w:rPr>
          <w:rFonts w:ascii="Arial" w:eastAsia="Times New Roman" w:hAnsi="Arial" w:cs="Arial"/>
          <w:color w:val="333333"/>
          <w:sz w:val="27"/>
          <w:szCs w:val="27"/>
        </w:rPr>
      </w:pPr>
      <w:r w:rsidRPr="0058292E">
        <w:rPr>
          <w:rFonts w:ascii="Arial" w:eastAsia="Times New Roman" w:hAnsi="Arial" w:cs="Arial"/>
          <w:color w:val="333333"/>
          <w:sz w:val="27"/>
          <w:szCs w:val="27"/>
        </w:rPr>
        <w:t>Programa: ejercicio281.py</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C586C0"/>
          <w:sz w:val="21"/>
          <w:szCs w:val="21"/>
        </w:rPr>
        <w:t>from</w:t>
      </w: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4EC9B0"/>
          <w:sz w:val="21"/>
          <w:szCs w:val="21"/>
        </w:rPr>
        <w:t>multiprocessing</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4EC9B0"/>
          <w:sz w:val="21"/>
          <w:szCs w:val="21"/>
        </w:rPr>
        <w:t>connection</w:t>
      </w: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C586C0"/>
          <w:sz w:val="21"/>
          <w:szCs w:val="21"/>
        </w:rPr>
        <w:t>import</w:t>
      </w: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4EC9B0"/>
          <w:sz w:val="21"/>
          <w:szCs w:val="21"/>
        </w:rPr>
        <w:t>Connection</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C586C0"/>
          <w:sz w:val="21"/>
          <w:szCs w:val="21"/>
        </w:rPr>
        <w:t>import</w:t>
      </w: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4EC9B0"/>
          <w:sz w:val="21"/>
          <w:szCs w:val="21"/>
        </w:rPr>
        <w:t>pymysql</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9CDCFE"/>
          <w:sz w:val="21"/>
          <w:szCs w:val="21"/>
        </w:rPr>
        <w:t>conexion1</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4EC9B0"/>
          <w:sz w:val="21"/>
          <w:szCs w:val="21"/>
        </w:rPr>
        <w:t>pymysql</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9CDCFE"/>
          <w:sz w:val="21"/>
          <w:szCs w:val="21"/>
        </w:rPr>
        <w:t>connect</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9CDCFE"/>
          <w:sz w:val="21"/>
          <w:szCs w:val="21"/>
        </w:rPr>
        <w:t>host</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CE9178"/>
          <w:sz w:val="21"/>
          <w:szCs w:val="21"/>
        </w:rPr>
        <w:t>"localhost"</w:t>
      </w:r>
      <w:r w:rsidRPr="002B7FE6">
        <w:rPr>
          <w:rFonts w:ascii="Consolas" w:eastAsia="Times New Roman" w:hAnsi="Consolas" w:cs="Times New Roman"/>
          <w:color w:val="D4D4D4"/>
          <w:sz w:val="21"/>
          <w:szCs w:val="21"/>
        </w:rPr>
        <w:t xml:space="preserve">, </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9CDCFE"/>
          <w:sz w:val="21"/>
          <w:szCs w:val="21"/>
        </w:rPr>
        <w:t>user</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CE9178"/>
          <w:sz w:val="21"/>
          <w:szCs w:val="21"/>
        </w:rPr>
        <w:t>"root"</w:t>
      </w:r>
      <w:r w:rsidRPr="002B7FE6">
        <w:rPr>
          <w:rFonts w:ascii="Consolas" w:eastAsia="Times New Roman" w:hAnsi="Consolas" w:cs="Times New Roman"/>
          <w:color w:val="D4D4D4"/>
          <w:sz w:val="21"/>
          <w:szCs w:val="21"/>
        </w:rPr>
        <w:t xml:space="preserve">, </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9CDCFE"/>
          <w:sz w:val="21"/>
          <w:szCs w:val="21"/>
        </w:rPr>
        <w:t>passwd</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CE9178"/>
          <w:sz w:val="21"/>
          <w:szCs w:val="21"/>
        </w:rPr>
        <w:t>""</w:t>
      </w:r>
      <w:r w:rsidRPr="002B7FE6">
        <w:rPr>
          <w:rFonts w:ascii="Consolas" w:eastAsia="Times New Roman" w:hAnsi="Consolas" w:cs="Times New Roman"/>
          <w:color w:val="D4D4D4"/>
          <w:sz w:val="21"/>
          <w:szCs w:val="21"/>
        </w:rPr>
        <w:t xml:space="preserve">, </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rPr>
      </w:pPr>
      <w:r w:rsidRPr="002B7FE6">
        <w:rPr>
          <w:rFonts w:ascii="Consolas" w:eastAsia="Times New Roman" w:hAnsi="Consolas" w:cs="Times New Roman"/>
          <w:color w:val="D4D4D4"/>
          <w:sz w:val="21"/>
          <w:szCs w:val="21"/>
        </w:rPr>
        <w:t xml:space="preserve">                                  </w:t>
      </w:r>
      <w:r w:rsidRPr="002B7FE6">
        <w:rPr>
          <w:rFonts w:ascii="Consolas" w:eastAsia="Times New Roman" w:hAnsi="Consolas" w:cs="Times New Roman"/>
          <w:color w:val="9CDCFE"/>
          <w:sz w:val="21"/>
          <w:szCs w:val="21"/>
        </w:rPr>
        <w:t>database</w:t>
      </w:r>
      <w:r w:rsidRPr="002B7FE6">
        <w:rPr>
          <w:rFonts w:ascii="Consolas" w:eastAsia="Times New Roman" w:hAnsi="Consolas" w:cs="Times New Roman"/>
          <w:color w:val="D4D4D4"/>
          <w:sz w:val="21"/>
          <w:szCs w:val="21"/>
        </w:rPr>
        <w:t>=</w:t>
      </w:r>
      <w:r w:rsidRPr="002B7FE6">
        <w:rPr>
          <w:rFonts w:ascii="Consolas" w:eastAsia="Times New Roman" w:hAnsi="Consolas" w:cs="Times New Roman"/>
          <w:color w:val="CE9178"/>
          <w:sz w:val="21"/>
          <w:szCs w:val="21"/>
        </w:rPr>
        <w:t>"bd1"</w:t>
      </w:r>
      <w:r w:rsidRPr="002B7FE6">
        <w:rPr>
          <w:rFonts w:ascii="Consolas" w:eastAsia="Times New Roman" w:hAnsi="Consolas" w:cs="Times New Roman"/>
          <w:color w:val="D4D4D4"/>
          <w:sz w:val="21"/>
          <w:szCs w:val="21"/>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t>cursor1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9CDCFE"/>
          <w:sz w:val="21"/>
          <w:szCs w:val="21"/>
          <w:lang w:val="es-AR"/>
        </w:rPr>
        <w:t>conexion1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DCDCAA"/>
          <w:sz w:val="21"/>
          <w:szCs w:val="21"/>
          <w:lang w:val="es-AR"/>
        </w:rPr>
        <w:t>cursor</w:t>
      </w:r>
      <w:r w:rsidRPr="002B7FE6">
        <w:rPr>
          <w:rFonts w:ascii="Consolas" w:eastAsia="Times New Roman" w:hAnsi="Consolas" w:cs="Times New Roman"/>
          <w:color w:val="D4D4D4"/>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t>sql</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CE9178"/>
          <w:sz w:val="21"/>
          <w:szCs w:val="21"/>
          <w:lang w:val="es-AR"/>
        </w:rPr>
        <w:t>"insert into articulos(descripcion, precio) values (</w:t>
      </w:r>
      <w:r w:rsidRPr="002B7FE6">
        <w:rPr>
          <w:rFonts w:ascii="Consolas" w:eastAsia="Times New Roman" w:hAnsi="Consolas" w:cs="Times New Roman"/>
          <w:color w:val="569CD6"/>
          <w:sz w:val="21"/>
          <w:szCs w:val="21"/>
          <w:lang w:val="es-AR"/>
        </w:rPr>
        <w:t>%s</w:t>
      </w:r>
      <w:r w:rsidRPr="002B7FE6">
        <w:rPr>
          <w:rFonts w:ascii="Consolas" w:eastAsia="Times New Roman" w:hAnsi="Consolas" w:cs="Times New Roman"/>
          <w:color w:val="CE9178"/>
          <w:sz w:val="21"/>
          <w:szCs w:val="21"/>
          <w:lang w:val="es-AR"/>
        </w:rPr>
        <w:t>,</w:t>
      </w:r>
      <w:r w:rsidRPr="002B7FE6">
        <w:rPr>
          <w:rFonts w:ascii="Consolas" w:eastAsia="Times New Roman" w:hAnsi="Consolas" w:cs="Times New Roman"/>
          <w:color w:val="569CD6"/>
          <w:sz w:val="21"/>
          <w:szCs w:val="21"/>
          <w:lang w:val="es-AR"/>
        </w:rPr>
        <w:t>%s</w:t>
      </w:r>
      <w:r w:rsidRPr="002B7FE6">
        <w:rPr>
          <w:rFonts w:ascii="Consolas" w:eastAsia="Times New Roman" w:hAnsi="Consolas" w:cs="Times New Roman"/>
          <w:color w:val="CE9178"/>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lastRenderedPageBreak/>
        <w:t>datos</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CE9178"/>
          <w:sz w:val="21"/>
          <w:szCs w:val="21"/>
          <w:lang w:val="es-AR"/>
        </w:rPr>
        <w:t>"naranjas"</w:t>
      </w:r>
      <w:r w:rsidRPr="002B7FE6">
        <w:rPr>
          <w:rFonts w:ascii="Consolas" w:eastAsia="Times New Roman" w:hAnsi="Consolas" w:cs="Times New Roman"/>
          <w:color w:val="D4D4D4"/>
          <w:sz w:val="21"/>
          <w:szCs w:val="21"/>
          <w:lang w:val="es-AR"/>
        </w:rPr>
        <w:t xml:space="preserve">, </w:t>
      </w:r>
      <w:r w:rsidRPr="002B7FE6">
        <w:rPr>
          <w:rFonts w:ascii="Consolas" w:eastAsia="Times New Roman" w:hAnsi="Consolas" w:cs="Times New Roman"/>
          <w:color w:val="B5CEA8"/>
          <w:sz w:val="21"/>
          <w:szCs w:val="21"/>
          <w:lang w:val="es-AR"/>
        </w:rPr>
        <w:t>23.50</w:t>
      </w:r>
      <w:r w:rsidRPr="002B7FE6">
        <w:rPr>
          <w:rFonts w:ascii="Consolas" w:eastAsia="Times New Roman" w:hAnsi="Consolas" w:cs="Times New Roman"/>
          <w:color w:val="D4D4D4"/>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t>cursor1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DCDCAA"/>
          <w:sz w:val="21"/>
          <w:szCs w:val="21"/>
          <w:lang w:val="es-AR"/>
        </w:rPr>
        <w:t>execute</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9CDCFE"/>
          <w:sz w:val="21"/>
          <w:szCs w:val="21"/>
          <w:lang w:val="es-AR"/>
        </w:rPr>
        <w:t>sql</w:t>
      </w:r>
      <w:r w:rsidRPr="002B7FE6">
        <w:rPr>
          <w:rFonts w:ascii="Consolas" w:eastAsia="Times New Roman" w:hAnsi="Consolas" w:cs="Times New Roman"/>
          <w:color w:val="D4D4D4"/>
          <w:sz w:val="21"/>
          <w:szCs w:val="21"/>
          <w:lang w:val="es-AR"/>
        </w:rPr>
        <w:t xml:space="preserve">, </w:t>
      </w:r>
      <w:r w:rsidRPr="002B7FE6">
        <w:rPr>
          <w:rFonts w:ascii="Consolas" w:eastAsia="Times New Roman" w:hAnsi="Consolas" w:cs="Times New Roman"/>
          <w:color w:val="9CDCFE"/>
          <w:sz w:val="21"/>
          <w:szCs w:val="21"/>
          <w:lang w:val="es-AR"/>
        </w:rPr>
        <w:t>datos</w:t>
      </w:r>
      <w:r w:rsidRPr="002B7FE6">
        <w:rPr>
          <w:rFonts w:ascii="Consolas" w:eastAsia="Times New Roman" w:hAnsi="Consolas" w:cs="Times New Roman"/>
          <w:color w:val="D4D4D4"/>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t>conexion1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DCDCAA"/>
          <w:sz w:val="21"/>
          <w:szCs w:val="21"/>
          <w:lang w:val="es-AR"/>
        </w:rPr>
        <w:t>commit</w:t>
      </w:r>
      <w:r w:rsidRPr="002B7FE6">
        <w:rPr>
          <w:rFonts w:ascii="Consolas" w:eastAsia="Times New Roman" w:hAnsi="Consolas" w:cs="Times New Roman"/>
          <w:color w:val="D4D4D4"/>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DCDCAA"/>
          <w:sz w:val="21"/>
          <w:szCs w:val="21"/>
          <w:lang w:val="es-AR"/>
        </w:rPr>
        <w:t>print</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CE9178"/>
          <w:sz w:val="21"/>
          <w:szCs w:val="21"/>
          <w:lang w:val="es-AR"/>
        </w:rPr>
        <w:t>"Valor del último codigo de artículo generado:"</w:t>
      </w:r>
      <w:r w:rsidRPr="002B7FE6">
        <w:rPr>
          <w:rFonts w:ascii="Consolas" w:eastAsia="Times New Roman" w:hAnsi="Consolas" w:cs="Times New Roman"/>
          <w:color w:val="D4D4D4"/>
          <w:sz w:val="21"/>
          <w:szCs w:val="21"/>
          <w:lang w:val="es-AR"/>
        </w:rPr>
        <w:t xml:space="preserve">, </w:t>
      </w:r>
      <w:r w:rsidRPr="002B7FE6">
        <w:rPr>
          <w:rFonts w:ascii="Consolas" w:eastAsia="Times New Roman" w:hAnsi="Consolas" w:cs="Times New Roman"/>
          <w:color w:val="9CDCFE"/>
          <w:sz w:val="21"/>
          <w:szCs w:val="21"/>
          <w:lang w:val="es-AR"/>
        </w:rPr>
        <w:t>cursor1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9CDCFE"/>
          <w:sz w:val="21"/>
          <w:szCs w:val="21"/>
          <w:lang w:val="es-AR"/>
        </w:rPr>
        <w:t>lastrowid</w:t>
      </w:r>
      <w:r w:rsidRPr="002B7FE6">
        <w:rPr>
          <w:rFonts w:ascii="Consolas" w:eastAsia="Times New Roman" w:hAnsi="Consolas" w:cs="Times New Roman"/>
          <w:color w:val="D4D4D4"/>
          <w:sz w:val="21"/>
          <w:szCs w:val="21"/>
          <w:lang w:val="es-AR"/>
        </w:rPr>
        <w:t>)</w:t>
      </w:r>
    </w:p>
    <w:p w:rsidR="002B7FE6" w:rsidRPr="002B7FE6" w:rsidRDefault="002B7FE6" w:rsidP="002B7FE6">
      <w:pPr>
        <w:shd w:val="clear" w:color="auto" w:fill="1E1E1E"/>
        <w:spacing w:after="0" w:line="285" w:lineRule="atLeast"/>
        <w:rPr>
          <w:rFonts w:ascii="Consolas" w:eastAsia="Times New Roman" w:hAnsi="Consolas" w:cs="Times New Roman"/>
          <w:color w:val="D4D4D4"/>
          <w:sz w:val="21"/>
          <w:szCs w:val="21"/>
          <w:lang w:val="es-AR"/>
        </w:rPr>
      </w:pPr>
      <w:r w:rsidRPr="002B7FE6">
        <w:rPr>
          <w:rFonts w:ascii="Consolas" w:eastAsia="Times New Roman" w:hAnsi="Consolas" w:cs="Times New Roman"/>
          <w:color w:val="9CDCFE"/>
          <w:sz w:val="21"/>
          <w:szCs w:val="21"/>
          <w:lang w:val="es-AR"/>
        </w:rPr>
        <w:t>conexion1</w:t>
      </w:r>
      <w:r w:rsidRPr="002B7FE6">
        <w:rPr>
          <w:rFonts w:ascii="Consolas" w:eastAsia="Times New Roman" w:hAnsi="Consolas" w:cs="Times New Roman"/>
          <w:color w:val="D4D4D4"/>
          <w:sz w:val="21"/>
          <w:szCs w:val="21"/>
          <w:lang w:val="es-AR"/>
        </w:rPr>
        <w:t>.</w:t>
      </w:r>
      <w:r w:rsidRPr="002B7FE6">
        <w:rPr>
          <w:rFonts w:ascii="Consolas" w:eastAsia="Times New Roman" w:hAnsi="Consolas" w:cs="Times New Roman"/>
          <w:color w:val="DCDCAA"/>
          <w:sz w:val="21"/>
          <w:szCs w:val="21"/>
          <w:lang w:val="es-AR"/>
        </w:rPr>
        <w:t>close</w:t>
      </w:r>
      <w:r w:rsidRPr="002B7FE6">
        <w:rPr>
          <w:rFonts w:ascii="Consolas" w:eastAsia="Times New Roman" w:hAnsi="Consolas" w:cs="Times New Roman"/>
          <w:color w:val="D4D4D4"/>
          <w:sz w:val="21"/>
          <w:szCs w:val="21"/>
          <w:lang w:val="es-AR"/>
        </w:rPr>
        <w:t>()</w:t>
      </w:r>
    </w:p>
    <w:p w:rsidR="00CD4B47" w:rsidRPr="00CD4B47" w:rsidRDefault="00CD4B47" w:rsidP="00CD4B47">
      <w:pPr>
        <w:spacing w:before="300" w:after="150" w:line="240" w:lineRule="auto"/>
        <w:outlineLvl w:val="2"/>
        <w:rPr>
          <w:rFonts w:ascii="Arial" w:eastAsia="Times New Roman" w:hAnsi="Arial" w:cs="Arial"/>
          <w:color w:val="333333"/>
          <w:sz w:val="36"/>
          <w:szCs w:val="36"/>
          <w:lang w:val="es-AR"/>
        </w:rPr>
      </w:pPr>
      <w:r w:rsidRPr="00CD4B47">
        <w:rPr>
          <w:rFonts w:ascii="Arial" w:eastAsia="Times New Roman" w:hAnsi="Arial" w:cs="Arial"/>
          <w:color w:val="333333"/>
          <w:sz w:val="36"/>
          <w:szCs w:val="36"/>
          <w:lang w:val="es-AR"/>
        </w:rPr>
        <w:t>Inserción de múltiples filas en una tabla.</w:t>
      </w:r>
    </w:p>
    <w:p w:rsidR="00CD4B47" w:rsidRPr="00CD4B47" w:rsidRDefault="00CD4B47" w:rsidP="00CD4B47">
      <w:pPr>
        <w:spacing w:after="150" w:line="240" w:lineRule="auto"/>
        <w:rPr>
          <w:rFonts w:ascii="Arial" w:eastAsia="Times New Roman" w:hAnsi="Arial" w:cs="Arial"/>
          <w:color w:val="333333"/>
          <w:sz w:val="25"/>
          <w:szCs w:val="25"/>
          <w:lang w:val="es-AR"/>
        </w:rPr>
      </w:pPr>
      <w:r w:rsidRPr="00CD4B47">
        <w:rPr>
          <w:rFonts w:ascii="Arial" w:eastAsia="Times New Roman" w:hAnsi="Arial" w:cs="Arial"/>
          <w:color w:val="333333"/>
          <w:sz w:val="25"/>
          <w:szCs w:val="25"/>
          <w:lang w:val="es-AR"/>
        </w:rPr>
        <w:t>La clase cursor a parte del método 'execute' cuenta con otro método llamado 'executemany' que tiene el objetivo de insertar múltiples filas de una tabla.</w:t>
      </w:r>
    </w:p>
    <w:p w:rsidR="00CD4B47" w:rsidRPr="00CD4B47" w:rsidRDefault="00CD4B47" w:rsidP="00CD4B47">
      <w:pPr>
        <w:spacing w:before="150" w:after="150" w:line="240" w:lineRule="auto"/>
        <w:outlineLvl w:val="3"/>
        <w:rPr>
          <w:rFonts w:ascii="Arial" w:eastAsia="Times New Roman" w:hAnsi="Arial" w:cs="Arial"/>
          <w:color w:val="333333"/>
          <w:sz w:val="27"/>
          <w:szCs w:val="27"/>
        </w:rPr>
      </w:pPr>
      <w:r w:rsidRPr="00CD4B47">
        <w:rPr>
          <w:rFonts w:ascii="Arial" w:eastAsia="Times New Roman" w:hAnsi="Arial" w:cs="Arial"/>
          <w:color w:val="333333"/>
          <w:sz w:val="27"/>
          <w:szCs w:val="27"/>
        </w:rPr>
        <w:t>Programa: ejercicio282.py</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C586C0"/>
          <w:sz w:val="21"/>
          <w:szCs w:val="21"/>
        </w:rPr>
        <w:t>import</w:t>
      </w:r>
      <w:r w:rsidRPr="00CD4B47">
        <w:rPr>
          <w:rFonts w:ascii="Consolas" w:eastAsia="Times New Roman" w:hAnsi="Consolas" w:cs="Times New Roman"/>
          <w:color w:val="D4D4D4"/>
          <w:sz w:val="21"/>
          <w:szCs w:val="21"/>
        </w:rPr>
        <w:t xml:space="preserve"> </w:t>
      </w:r>
      <w:r w:rsidRPr="00CD4B47">
        <w:rPr>
          <w:rFonts w:ascii="Consolas" w:eastAsia="Times New Roman" w:hAnsi="Consolas" w:cs="Times New Roman"/>
          <w:color w:val="4EC9B0"/>
          <w:sz w:val="21"/>
          <w:szCs w:val="21"/>
        </w:rPr>
        <w:t>pymysql</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9CDCFE"/>
          <w:sz w:val="21"/>
          <w:szCs w:val="21"/>
        </w:rPr>
        <w:t>conexion1</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4EC9B0"/>
          <w:sz w:val="21"/>
          <w:szCs w:val="21"/>
        </w:rPr>
        <w:t>pymysql</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9CDCFE"/>
          <w:sz w:val="21"/>
          <w:szCs w:val="21"/>
        </w:rPr>
        <w:t>connect</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9CDCFE"/>
          <w:sz w:val="21"/>
          <w:szCs w:val="21"/>
        </w:rPr>
        <w:t>host</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CE9178"/>
          <w:sz w:val="21"/>
          <w:szCs w:val="21"/>
        </w:rPr>
        <w:t>"localhost"</w:t>
      </w:r>
      <w:r w:rsidRPr="00CD4B47">
        <w:rPr>
          <w:rFonts w:ascii="Consolas" w:eastAsia="Times New Roman" w:hAnsi="Consolas" w:cs="Times New Roman"/>
          <w:color w:val="D4D4D4"/>
          <w:sz w:val="21"/>
          <w:szCs w:val="21"/>
        </w:rPr>
        <w:t xml:space="preserve">, </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D4D4D4"/>
          <w:sz w:val="21"/>
          <w:szCs w:val="21"/>
        </w:rPr>
        <w:t xml:space="preserve">                                  </w:t>
      </w:r>
      <w:r w:rsidRPr="00CD4B47">
        <w:rPr>
          <w:rFonts w:ascii="Consolas" w:eastAsia="Times New Roman" w:hAnsi="Consolas" w:cs="Times New Roman"/>
          <w:color w:val="9CDCFE"/>
          <w:sz w:val="21"/>
          <w:szCs w:val="21"/>
        </w:rPr>
        <w:t>user</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CE9178"/>
          <w:sz w:val="21"/>
          <w:szCs w:val="21"/>
        </w:rPr>
        <w:t>"root"</w:t>
      </w:r>
      <w:r w:rsidRPr="00CD4B47">
        <w:rPr>
          <w:rFonts w:ascii="Consolas" w:eastAsia="Times New Roman" w:hAnsi="Consolas" w:cs="Times New Roman"/>
          <w:color w:val="D4D4D4"/>
          <w:sz w:val="21"/>
          <w:szCs w:val="21"/>
        </w:rPr>
        <w:t xml:space="preserve">, </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D4D4D4"/>
          <w:sz w:val="21"/>
          <w:szCs w:val="21"/>
        </w:rPr>
        <w:t xml:space="preserve">                                  </w:t>
      </w:r>
      <w:r w:rsidRPr="00CD4B47">
        <w:rPr>
          <w:rFonts w:ascii="Consolas" w:eastAsia="Times New Roman" w:hAnsi="Consolas" w:cs="Times New Roman"/>
          <w:color w:val="9CDCFE"/>
          <w:sz w:val="21"/>
          <w:szCs w:val="21"/>
        </w:rPr>
        <w:t>passwd</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CE9178"/>
          <w:sz w:val="21"/>
          <w:szCs w:val="21"/>
        </w:rPr>
        <w:t>""</w:t>
      </w:r>
      <w:r w:rsidRPr="00CD4B47">
        <w:rPr>
          <w:rFonts w:ascii="Consolas" w:eastAsia="Times New Roman" w:hAnsi="Consolas" w:cs="Times New Roman"/>
          <w:color w:val="D4D4D4"/>
          <w:sz w:val="21"/>
          <w:szCs w:val="21"/>
        </w:rPr>
        <w:t xml:space="preserve">, </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D4D4D4"/>
          <w:sz w:val="21"/>
          <w:szCs w:val="21"/>
        </w:rPr>
        <w:t xml:space="preserve">                                  </w:t>
      </w:r>
      <w:r w:rsidRPr="00CD4B47">
        <w:rPr>
          <w:rFonts w:ascii="Consolas" w:eastAsia="Times New Roman" w:hAnsi="Consolas" w:cs="Times New Roman"/>
          <w:color w:val="9CDCFE"/>
          <w:sz w:val="21"/>
          <w:szCs w:val="21"/>
        </w:rPr>
        <w:t>database</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CE9178"/>
          <w:sz w:val="21"/>
          <w:szCs w:val="21"/>
        </w:rPr>
        <w:t>"bd1"</w:t>
      </w:r>
      <w:r w:rsidRPr="00CD4B47">
        <w:rPr>
          <w:rFonts w:ascii="Consolas" w:eastAsia="Times New Roman" w:hAnsi="Consolas" w:cs="Times New Roman"/>
          <w:color w:val="D4D4D4"/>
          <w:sz w:val="21"/>
          <w:szCs w:val="21"/>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9CDCFE"/>
          <w:sz w:val="21"/>
          <w:szCs w:val="21"/>
          <w:lang w:val="es-AR"/>
        </w:rPr>
        <w:t>cursor1</w:t>
      </w:r>
      <w:r w:rsidRPr="00CD4B47">
        <w:rPr>
          <w:rFonts w:ascii="Consolas" w:eastAsia="Times New Roman" w:hAnsi="Consolas" w:cs="Times New Roman"/>
          <w:color w:val="D4D4D4"/>
          <w:sz w:val="21"/>
          <w:szCs w:val="21"/>
          <w:lang w:val="es-AR"/>
        </w:rPr>
        <w:t>=</w:t>
      </w:r>
      <w:r w:rsidRPr="00CD4B47">
        <w:rPr>
          <w:rFonts w:ascii="Consolas" w:eastAsia="Times New Roman" w:hAnsi="Consolas" w:cs="Times New Roman"/>
          <w:color w:val="9CDCFE"/>
          <w:sz w:val="21"/>
          <w:szCs w:val="21"/>
          <w:lang w:val="es-AR"/>
        </w:rPr>
        <w:t>conexion1</w:t>
      </w:r>
      <w:r w:rsidRPr="00CD4B47">
        <w:rPr>
          <w:rFonts w:ascii="Consolas" w:eastAsia="Times New Roman" w:hAnsi="Consolas" w:cs="Times New Roman"/>
          <w:color w:val="D4D4D4"/>
          <w:sz w:val="21"/>
          <w:szCs w:val="21"/>
          <w:lang w:val="es-AR"/>
        </w:rPr>
        <w:t>.</w:t>
      </w:r>
      <w:r w:rsidRPr="00CD4B47">
        <w:rPr>
          <w:rFonts w:ascii="Consolas" w:eastAsia="Times New Roman" w:hAnsi="Consolas" w:cs="Times New Roman"/>
          <w:color w:val="DCDCAA"/>
          <w:sz w:val="21"/>
          <w:szCs w:val="21"/>
          <w:lang w:val="es-AR"/>
        </w:rPr>
        <w:t>cursor</w:t>
      </w:r>
      <w:r w:rsidRPr="00CD4B47">
        <w:rPr>
          <w:rFonts w:ascii="Consolas" w:eastAsia="Times New Roman" w:hAnsi="Consolas" w:cs="Times New Roman"/>
          <w:color w:val="D4D4D4"/>
          <w:sz w:val="21"/>
          <w:szCs w:val="21"/>
          <w:lang w:val="es-AR"/>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9CDCFE"/>
          <w:sz w:val="21"/>
          <w:szCs w:val="21"/>
          <w:lang w:val="es-AR"/>
        </w:rPr>
        <w:t>sql</w:t>
      </w:r>
      <w:r w:rsidRPr="00CD4B47">
        <w:rPr>
          <w:rFonts w:ascii="Consolas" w:eastAsia="Times New Roman" w:hAnsi="Consolas" w:cs="Times New Roman"/>
          <w:color w:val="D4D4D4"/>
          <w:sz w:val="21"/>
          <w:szCs w:val="21"/>
          <w:lang w:val="es-AR"/>
        </w:rPr>
        <w:t>=</w:t>
      </w:r>
      <w:r w:rsidRPr="00CD4B47">
        <w:rPr>
          <w:rFonts w:ascii="Consolas" w:eastAsia="Times New Roman" w:hAnsi="Consolas" w:cs="Times New Roman"/>
          <w:color w:val="CE9178"/>
          <w:sz w:val="21"/>
          <w:szCs w:val="21"/>
          <w:lang w:val="es-AR"/>
        </w:rPr>
        <w:t>"insert into articulos(descripcion, precio) values (</w:t>
      </w:r>
      <w:r w:rsidRPr="00CD4B47">
        <w:rPr>
          <w:rFonts w:ascii="Consolas" w:eastAsia="Times New Roman" w:hAnsi="Consolas" w:cs="Times New Roman"/>
          <w:color w:val="569CD6"/>
          <w:sz w:val="21"/>
          <w:szCs w:val="21"/>
          <w:lang w:val="es-AR"/>
        </w:rPr>
        <w:t>%s</w:t>
      </w:r>
      <w:r w:rsidRPr="00CD4B47">
        <w:rPr>
          <w:rFonts w:ascii="Consolas" w:eastAsia="Times New Roman" w:hAnsi="Consolas" w:cs="Times New Roman"/>
          <w:color w:val="CE9178"/>
          <w:sz w:val="21"/>
          <w:szCs w:val="21"/>
          <w:lang w:val="es-AR"/>
        </w:rPr>
        <w:t>,</w:t>
      </w:r>
      <w:r w:rsidRPr="00CD4B47">
        <w:rPr>
          <w:rFonts w:ascii="Consolas" w:eastAsia="Times New Roman" w:hAnsi="Consolas" w:cs="Times New Roman"/>
          <w:color w:val="569CD6"/>
          <w:sz w:val="21"/>
          <w:szCs w:val="21"/>
          <w:lang w:val="es-AR"/>
        </w:rPr>
        <w:t>%s</w:t>
      </w:r>
      <w:r w:rsidRPr="00CD4B47">
        <w:rPr>
          <w:rFonts w:ascii="Consolas" w:eastAsia="Times New Roman" w:hAnsi="Consolas" w:cs="Times New Roman"/>
          <w:color w:val="CE9178"/>
          <w:sz w:val="21"/>
          <w:szCs w:val="21"/>
          <w:lang w:val="es-AR"/>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9CDCFE"/>
          <w:sz w:val="21"/>
          <w:szCs w:val="21"/>
          <w:lang w:val="es-AR"/>
        </w:rPr>
        <w:t>filas</w:t>
      </w:r>
      <w:r w:rsidRPr="00CD4B47">
        <w:rPr>
          <w:rFonts w:ascii="Consolas" w:eastAsia="Times New Roman" w:hAnsi="Consolas" w:cs="Times New Roman"/>
          <w:color w:val="D4D4D4"/>
          <w:sz w:val="21"/>
          <w:szCs w:val="21"/>
          <w:lang w:val="es-AR"/>
        </w:rPr>
        <w:t>=[ (</w:t>
      </w:r>
      <w:r w:rsidRPr="00CD4B47">
        <w:rPr>
          <w:rFonts w:ascii="Consolas" w:eastAsia="Times New Roman" w:hAnsi="Consolas" w:cs="Times New Roman"/>
          <w:color w:val="CE9178"/>
          <w:sz w:val="21"/>
          <w:szCs w:val="21"/>
          <w:lang w:val="es-AR"/>
        </w:rPr>
        <w:t>"naranjas"</w:t>
      </w:r>
      <w:r w:rsidRPr="00CD4B47">
        <w:rPr>
          <w:rFonts w:ascii="Consolas" w:eastAsia="Times New Roman" w:hAnsi="Consolas" w:cs="Times New Roman"/>
          <w:color w:val="D4D4D4"/>
          <w:sz w:val="21"/>
          <w:szCs w:val="21"/>
          <w:lang w:val="es-AR"/>
        </w:rPr>
        <w:t xml:space="preserve">, </w:t>
      </w:r>
      <w:r w:rsidRPr="00CD4B47">
        <w:rPr>
          <w:rFonts w:ascii="Consolas" w:eastAsia="Times New Roman" w:hAnsi="Consolas" w:cs="Times New Roman"/>
          <w:color w:val="B5CEA8"/>
          <w:sz w:val="21"/>
          <w:szCs w:val="21"/>
          <w:lang w:val="es-AR"/>
        </w:rPr>
        <w:t>23.50</w:t>
      </w:r>
      <w:r w:rsidRPr="00CD4B47">
        <w:rPr>
          <w:rFonts w:ascii="Consolas" w:eastAsia="Times New Roman" w:hAnsi="Consolas" w:cs="Times New Roman"/>
          <w:color w:val="D4D4D4"/>
          <w:sz w:val="21"/>
          <w:szCs w:val="21"/>
          <w:lang w:val="es-AR"/>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D4D4D4"/>
          <w:sz w:val="21"/>
          <w:szCs w:val="21"/>
          <w:lang w:val="es-AR"/>
        </w:rPr>
        <w:t>        (</w:t>
      </w:r>
      <w:r w:rsidRPr="00CD4B47">
        <w:rPr>
          <w:rFonts w:ascii="Consolas" w:eastAsia="Times New Roman" w:hAnsi="Consolas" w:cs="Times New Roman"/>
          <w:color w:val="CE9178"/>
          <w:sz w:val="21"/>
          <w:szCs w:val="21"/>
          <w:lang w:val="es-AR"/>
        </w:rPr>
        <w:t>"bananas"</w:t>
      </w:r>
      <w:r w:rsidRPr="00CD4B47">
        <w:rPr>
          <w:rFonts w:ascii="Consolas" w:eastAsia="Times New Roman" w:hAnsi="Consolas" w:cs="Times New Roman"/>
          <w:color w:val="D4D4D4"/>
          <w:sz w:val="21"/>
          <w:szCs w:val="21"/>
          <w:lang w:val="es-AR"/>
        </w:rPr>
        <w:t xml:space="preserve">, </w:t>
      </w:r>
      <w:r w:rsidRPr="00CD4B47">
        <w:rPr>
          <w:rFonts w:ascii="Consolas" w:eastAsia="Times New Roman" w:hAnsi="Consolas" w:cs="Times New Roman"/>
          <w:color w:val="B5CEA8"/>
          <w:sz w:val="21"/>
          <w:szCs w:val="21"/>
          <w:lang w:val="es-AR"/>
        </w:rPr>
        <w:t>34</w:t>
      </w:r>
      <w:r w:rsidRPr="00CD4B47">
        <w:rPr>
          <w:rFonts w:ascii="Consolas" w:eastAsia="Times New Roman" w:hAnsi="Consolas" w:cs="Times New Roman"/>
          <w:color w:val="D4D4D4"/>
          <w:sz w:val="21"/>
          <w:szCs w:val="21"/>
          <w:lang w:val="es-AR"/>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D4D4D4"/>
          <w:sz w:val="21"/>
          <w:szCs w:val="21"/>
          <w:lang w:val="es-AR"/>
        </w:rPr>
        <w:t>        (</w:t>
      </w:r>
      <w:r w:rsidRPr="00CD4B47">
        <w:rPr>
          <w:rFonts w:ascii="Consolas" w:eastAsia="Times New Roman" w:hAnsi="Consolas" w:cs="Times New Roman"/>
          <w:color w:val="CE9178"/>
          <w:sz w:val="21"/>
          <w:szCs w:val="21"/>
          <w:lang w:val="es-AR"/>
        </w:rPr>
        <w:t>"peras"</w:t>
      </w:r>
      <w:r w:rsidRPr="00CD4B47">
        <w:rPr>
          <w:rFonts w:ascii="Consolas" w:eastAsia="Times New Roman" w:hAnsi="Consolas" w:cs="Times New Roman"/>
          <w:color w:val="D4D4D4"/>
          <w:sz w:val="21"/>
          <w:szCs w:val="21"/>
          <w:lang w:val="es-AR"/>
        </w:rPr>
        <w:t xml:space="preserve">, </w:t>
      </w:r>
      <w:r w:rsidRPr="00CD4B47">
        <w:rPr>
          <w:rFonts w:ascii="Consolas" w:eastAsia="Times New Roman" w:hAnsi="Consolas" w:cs="Times New Roman"/>
          <w:color w:val="B5CEA8"/>
          <w:sz w:val="21"/>
          <w:szCs w:val="21"/>
          <w:lang w:val="es-AR"/>
        </w:rPr>
        <w:t>21</w:t>
      </w:r>
      <w:r w:rsidRPr="00CD4B47">
        <w:rPr>
          <w:rFonts w:ascii="Consolas" w:eastAsia="Times New Roman" w:hAnsi="Consolas" w:cs="Times New Roman"/>
          <w:color w:val="D4D4D4"/>
          <w:sz w:val="21"/>
          <w:szCs w:val="21"/>
          <w:lang w:val="es-AR"/>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D4D4D4"/>
          <w:sz w:val="21"/>
          <w:szCs w:val="21"/>
          <w:lang w:val="es-AR"/>
        </w:rPr>
        <w:t>        (</w:t>
      </w:r>
      <w:r w:rsidRPr="00CD4B47">
        <w:rPr>
          <w:rFonts w:ascii="Consolas" w:eastAsia="Times New Roman" w:hAnsi="Consolas" w:cs="Times New Roman"/>
          <w:color w:val="CE9178"/>
          <w:sz w:val="21"/>
          <w:szCs w:val="21"/>
          <w:lang w:val="es-AR"/>
        </w:rPr>
        <w:t>"sandía"</w:t>
      </w:r>
      <w:r w:rsidRPr="00CD4B47">
        <w:rPr>
          <w:rFonts w:ascii="Consolas" w:eastAsia="Times New Roman" w:hAnsi="Consolas" w:cs="Times New Roman"/>
          <w:color w:val="D4D4D4"/>
          <w:sz w:val="21"/>
          <w:szCs w:val="21"/>
          <w:lang w:val="es-AR"/>
        </w:rPr>
        <w:t xml:space="preserve">, </w:t>
      </w:r>
      <w:r w:rsidRPr="00CD4B47">
        <w:rPr>
          <w:rFonts w:ascii="Consolas" w:eastAsia="Times New Roman" w:hAnsi="Consolas" w:cs="Times New Roman"/>
          <w:color w:val="B5CEA8"/>
          <w:sz w:val="21"/>
          <w:szCs w:val="21"/>
          <w:lang w:val="es-AR"/>
        </w:rPr>
        <w:t>19.60</w:t>
      </w:r>
      <w:r w:rsidRPr="00CD4B47">
        <w:rPr>
          <w:rFonts w:ascii="Consolas" w:eastAsia="Times New Roman" w:hAnsi="Consolas" w:cs="Times New Roman"/>
          <w:color w:val="D4D4D4"/>
          <w:sz w:val="21"/>
          <w:szCs w:val="21"/>
          <w:lang w:val="es-AR"/>
        </w:rPr>
        <w:t>) ]</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9CDCFE"/>
          <w:sz w:val="21"/>
          <w:szCs w:val="21"/>
        </w:rPr>
        <w:t>cursor1</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DCDCAA"/>
          <w:sz w:val="21"/>
          <w:szCs w:val="21"/>
        </w:rPr>
        <w:t>executemany</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9CDCFE"/>
          <w:sz w:val="21"/>
          <w:szCs w:val="21"/>
        </w:rPr>
        <w:t>sql</w:t>
      </w:r>
      <w:r w:rsidRPr="00CD4B47">
        <w:rPr>
          <w:rFonts w:ascii="Consolas" w:eastAsia="Times New Roman" w:hAnsi="Consolas" w:cs="Times New Roman"/>
          <w:color w:val="D4D4D4"/>
          <w:sz w:val="21"/>
          <w:szCs w:val="21"/>
        </w:rPr>
        <w:t xml:space="preserve">, </w:t>
      </w:r>
      <w:r w:rsidRPr="00CD4B47">
        <w:rPr>
          <w:rFonts w:ascii="Consolas" w:eastAsia="Times New Roman" w:hAnsi="Consolas" w:cs="Times New Roman"/>
          <w:color w:val="9CDCFE"/>
          <w:sz w:val="21"/>
          <w:szCs w:val="21"/>
        </w:rPr>
        <w:t>filas</w:t>
      </w:r>
      <w:r w:rsidRPr="00CD4B47">
        <w:rPr>
          <w:rFonts w:ascii="Consolas" w:eastAsia="Times New Roman" w:hAnsi="Consolas" w:cs="Times New Roman"/>
          <w:color w:val="D4D4D4"/>
          <w:sz w:val="21"/>
          <w:szCs w:val="21"/>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rPr>
      </w:pPr>
      <w:r w:rsidRPr="00CD4B47">
        <w:rPr>
          <w:rFonts w:ascii="Consolas" w:eastAsia="Times New Roman" w:hAnsi="Consolas" w:cs="Times New Roman"/>
          <w:color w:val="9CDCFE"/>
          <w:sz w:val="21"/>
          <w:szCs w:val="21"/>
        </w:rPr>
        <w:t>conexion1</w:t>
      </w:r>
      <w:r w:rsidRPr="00CD4B47">
        <w:rPr>
          <w:rFonts w:ascii="Consolas" w:eastAsia="Times New Roman" w:hAnsi="Consolas" w:cs="Times New Roman"/>
          <w:color w:val="D4D4D4"/>
          <w:sz w:val="21"/>
          <w:szCs w:val="21"/>
        </w:rPr>
        <w:t>.</w:t>
      </w:r>
      <w:r w:rsidRPr="00CD4B47">
        <w:rPr>
          <w:rFonts w:ascii="Consolas" w:eastAsia="Times New Roman" w:hAnsi="Consolas" w:cs="Times New Roman"/>
          <w:color w:val="DCDCAA"/>
          <w:sz w:val="21"/>
          <w:szCs w:val="21"/>
        </w:rPr>
        <w:t>commit</w:t>
      </w:r>
      <w:r w:rsidRPr="00CD4B47">
        <w:rPr>
          <w:rFonts w:ascii="Consolas" w:eastAsia="Times New Roman" w:hAnsi="Consolas" w:cs="Times New Roman"/>
          <w:color w:val="D4D4D4"/>
          <w:sz w:val="21"/>
          <w:szCs w:val="21"/>
        </w:rPr>
        <w:t>()</w:t>
      </w:r>
    </w:p>
    <w:p w:rsidR="00CD4B47" w:rsidRPr="00CD4B47" w:rsidRDefault="00CD4B47" w:rsidP="00CD4B47">
      <w:pPr>
        <w:shd w:val="clear" w:color="auto" w:fill="1E1E1E"/>
        <w:spacing w:after="0" w:line="285" w:lineRule="atLeast"/>
        <w:rPr>
          <w:rFonts w:ascii="Consolas" w:eastAsia="Times New Roman" w:hAnsi="Consolas" w:cs="Times New Roman"/>
          <w:color w:val="D4D4D4"/>
          <w:sz w:val="21"/>
          <w:szCs w:val="21"/>
          <w:lang w:val="es-AR"/>
        </w:rPr>
      </w:pPr>
      <w:r w:rsidRPr="00CD4B47">
        <w:rPr>
          <w:rFonts w:ascii="Consolas" w:eastAsia="Times New Roman" w:hAnsi="Consolas" w:cs="Times New Roman"/>
          <w:color w:val="9CDCFE"/>
          <w:sz w:val="21"/>
          <w:szCs w:val="21"/>
          <w:lang w:val="es-AR"/>
        </w:rPr>
        <w:t>conexion1</w:t>
      </w:r>
      <w:r w:rsidRPr="00CD4B47">
        <w:rPr>
          <w:rFonts w:ascii="Consolas" w:eastAsia="Times New Roman" w:hAnsi="Consolas" w:cs="Times New Roman"/>
          <w:color w:val="D4D4D4"/>
          <w:sz w:val="21"/>
          <w:szCs w:val="21"/>
          <w:lang w:val="es-AR"/>
        </w:rPr>
        <w:t>.</w:t>
      </w:r>
      <w:r w:rsidRPr="00CD4B47">
        <w:rPr>
          <w:rFonts w:ascii="Consolas" w:eastAsia="Times New Roman" w:hAnsi="Consolas" w:cs="Times New Roman"/>
          <w:color w:val="DCDCAA"/>
          <w:sz w:val="21"/>
          <w:szCs w:val="21"/>
          <w:lang w:val="es-AR"/>
        </w:rPr>
        <w:t>close</w:t>
      </w:r>
      <w:r w:rsidRPr="00CD4B47">
        <w:rPr>
          <w:rFonts w:ascii="Consolas" w:eastAsia="Times New Roman" w:hAnsi="Consolas" w:cs="Times New Roman"/>
          <w:color w:val="D4D4D4"/>
          <w:sz w:val="21"/>
          <w:szCs w:val="21"/>
          <w:lang w:val="es-AR"/>
        </w:rPr>
        <w:t>()</w:t>
      </w:r>
    </w:p>
    <w:p w:rsidR="00732EA7" w:rsidRPr="00732EA7" w:rsidRDefault="00732EA7" w:rsidP="00732EA7">
      <w:pPr>
        <w:spacing w:before="300" w:after="150" w:line="240" w:lineRule="auto"/>
        <w:outlineLvl w:val="2"/>
        <w:rPr>
          <w:rFonts w:ascii="Arial" w:eastAsia="Times New Roman" w:hAnsi="Arial" w:cs="Arial"/>
          <w:color w:val="333333"/>
          <w:sz w:val="36"/>
          <w:szCs w:val="36"/>
          <w:lang w:val="es-AR"/>
        </w:rPr>
      </w:pPr>
      <w:r w:rsidRPr="00732EA7">
        <w:rPr>
          <w:rFonts w:ascii="Arial" w:eastAsia="Times New Roman" w:hAnsi="Arial" w:cs="Arial"/>
          <w:color w:val="333333"/>
          <w:sz w:val="36"/>
          <w:szCs w:val="36"/>
          <w:lang w:val="es-AR"/>
        </w:rPr>
        <w:t>Creación de una base de datos y tablas.</w:t>
      </w:r>
    </w:p>
    <w:p w:rsidR="00732EA7" w:rsidRPr="00732EA7" w:rsidRDefault="00732EA7" w:rsidP="00732EA7">
      <w:pPr>
        <w:spacing w:after="150" w:line="240" w:lineRule="auto"/>
        <w:rPr>
          <w:rFonts w:ascii="Arial" w:eastAsia="Times New Roman" w:hAnsi="Arial" w:cs="Arial"/>
          <w:color w:val="333333"/>
          <w:sz w:val="25"/>
          <w:szCs w:val="25"/>
          <w:lang w:val="es-AR"/>
        </w:rPr>
      </w:pPr>
      <w:r w:rsidRPr="00732EA7">
        <w:rPr>
          <w:rFonts w:ascii="Arial" w:eastAsia="Times New Roman" w:hAnsi="Arial" w:cs="Arial"/>
          <w:color w:val="333333"/>
          <w:sz w:val="25"/>
          <w:szCs w:val="25"/>
          <w:lang w:val="es-AR"/>
        </w:rPr>
        <w:t>En conceptos anteriores vimos como crear una base de datos de MySQL utilizando la aplicación PHPMyAdmin, en algunas situaciones podemos necesitar crear una base de datos desde el mismo programa de Python. La misma metodología será si queremos crear tablas.</w:t>
      </w:r>
    </w:p>
    <w:p w:rsidR="00732EA7" w:rsidRPr="00732EA7" w:rsidRDefault="00732EA7" w:rsidP="00732EA7">
      <w:pPr>
        <w:spacing w:before="150" w:after="150" w:line="240" w:lineRule="auto"/>
        <w:outlineLvl w:val="3"/>
        <w:rPr>
          <w:rFonts w:ascii="Arial" w:eastAsia="Times New Roman" w:hAnsi="Arial" w:cs="Arial"/>
          <w:color w:val="333333"/>
          <w:sz w:val="27"/>
          <w:szCs w:val="27"/>
          <w:lang w:val="es-AR"/>
        </w:rPr>
      </w:pPr>
      <w:r w:rsidRPr="00732EA7">
        <w:rPr>
          <w:rFonts w:ascii="Arial" w:eastAsia="Times New Roman" w:hAnsi="Arial" w:cs="Arial"/>
          <w:color w:val="333333"/>
          <w:sz w:val="27"/>
          <w:szCs w:val="27"/>
          <w:lang w:val="es-AR"/>
        </w:rPr>
        <w:t>Programa: ejercicio283.py</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C586C0"/>
          <w:sz w:val="21"/>
          <w:szCs w:val="21"/>
        </w:rPr>
        <w:t>import</w:t>
      </w:r>
      <w:r w:rsidRPr="008D36CF">
        <w:rPr>
          <w:rFonts w:ascii="Consolas" w:eastAsia="Times New Roman" w:hAnsi="Consolas" w:cs="Times New Roman"/>
          <w:color w:val="D4D4D4"/>
          <w:sz w:val="21"/>
          <w:szCs w:val="21"/>
        </w:rPr>
        <w:t xml:space="preserve"> </w:t>
      </w:r>
      <w:r w:rsidRPr="008D36CF">
        <w:rPr>
          <w:rFonts w:ascii="Consolas" w:eastAsia="Times New Roman" w:hAnsi="Consolas" w:cs="Times New Roman"/>
          <w:color w:val="4EC9B0"/>
          <w:sz w:val="21"/>
          <w:szCs w:val="21"/>
        </w:rPr>
        <w:t>pymysql</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conexion1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4EC9B0"/>
          <w:sz w:val="21"/>
          <w:szCs w:val="21"/>
        </w:rPr>
        <w:t>pymysql</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connect</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host</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"localhost"</w:t>
      </w:r>
      <w:r w:rsidRPr="008D36CF">
        <w:rPr>
          <w:rFonts w:ascii="Consolas" w:eastAsia="Times New Roman" w:hAnsi="Consolas" w:cs="Times New Roman"/>
          <w:color w:val="D4D4D4"/>
          <w:sz w:val="21"/>
          <w:szCs w:val="21"/>
        </w:rPr>
        <w:t xml:space="preserve">, </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D4D4D4"/>
          <w:sz w:val="21"/>
          <w:szCs w:val="21"/>
        </w:rPr>
        <w:t xml:space="preserve">                                  </w:t>
      </w:r>
      <w:r w:rsidRPr="008D36CF">
        <w:rPr>
          <w:rFonts w:ascii="Consolas" w:eastAsia="Times New Roman" w:hAnsi="Consolas" w:cs="Times New Roman"/>
          <w:color w:val="9CDCFE"/>
          <w:sz w:val="21"/>
          <w:szCs w:val="21"/>
        </w:rPr>
        <w:t>user</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"root"</w:t>
      </w:r>
      <w:r w:rsidRPr="008D36CF">
        <w:rPr>
          <w:rFonts w:ascii="Consolas" w:eastAsia="Times New Roman" w:hAnsi="Consolas" w:cs="Times New Roman"/>
          <w:color w:val="D4D4D4"/>
          <w:sz w:val="21"/>
          <w:szCs w:val="21"/>
        </w:rPr>
        <w:t xml:space="preserve">, </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D4D4D4"/>
          <w:sz w:val="21"/>
          <w:szCs w:val="21"/>
        </w:rPr>
        <w:t xml:space="preserve">                                  </w:t>
      </w:r>
      <w:r w:rsidRPr="008D36CF">
        <w:rPr>
          <w:rFonts w:ascii="Consolas" w:eastAsia="Times New Roman" w:hAnsi="Consolas" w:cs="Times New Roman"/>
          <w:color w:val="9CDCFE"/>
          <w:sz w:val="21"/>
          <w:szCs w:val="21"/>
        </w:rPr>
        <w:t>passwd</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w:t>
      </w:r>
      <w:r w:rsidRPr="008D36CF">
        <w:rPr>
          <w:rFonts w:ascii="Consolas" w:eastAsia="Times New Roman" w:hAnsi="Consolas" w:cs="Times New Roman"/>
          <w:color w:val="D4D4D4"/>
          <w:sz w:val="21"/>
          <w:szCs w:val="21"/>
        </w:rPr>
        <w:t>)</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cursor1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conexion1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DCDCAA"/>
          <w:sz w:val="21"/>
          <w:szCs w:val="21"/>
        </w:rPr>
        <w:t>cursor</w:t>
      </w:r>
      <w:r w:rsidRPr="008D36CF">
        <w:rPr>
          <w:rFonts w:ascii="Consolas" w:eastAsia="Times New Roman" w:hAnsi="Consolas" w:cs="Times New Roman"/>
          <w:color w:val="D4D4D4"/>
          <w:sz w:val="21"/>
          <w:szCs w:val="21"/>
        </w:rPr>
        <w:t>()</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sql</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"create database bd2"</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cursor1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DCDCAA"/>
          <w:sz w:val="21"/>
          <w:szCs w:val="21"/>
        </w:rPr>
        <w:t>execute</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sql</w:t>
      </w:r>
      <w:r w:rsidRPr="008D36CF">
        <w:rPr>
          <w:rFonts w:ascii="Consolas" w:eastAsia="Times New Roman" w:hAnsi="Consolas" w:cs="Times New Roman"/>
          <w:color w:val="D4D4D4"/>
          <w:sz w:val="21"/>
          <w:szCs w:val="21"/>
        </w:rPr>
        <w:t>)</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lastRenderedPageBreak/>
        <w:t>sql</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"use bd2"</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cursor1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DCDCAA"/>
          <w:sz w:val="21"/>
          <w:szCs w:val="21"/>
        </w:rPr>
        <w:t>execute</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sql</w:t>
      </w:r>
      <w:r w:rsidRPr="008D36CF">
        <w:rPr>
          <w:rFonts w:ascii="Consolas" w:eastAsia="Times New Roman" w:hAnsi="Consolas" w:cs="Times New Roman"/>
          <w:color w:val="D4D4D4"/>
          <w:sz w:val="21"/>
          <w:szCs w:val="21"/>
        </w:rPr>
        <w:t>)</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sql</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CE9178"/>
          <w:sz w:val="21"/>
          <w:szCs w:val="21"/>
        </w:rPr>
        <w:t>"""create table usuarios (</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lang w:val="es-AR"/>
        </w:rPr>
      </w:pPr>
      <w:r w:rsidRPr="008D36CF">
        <w:rPr>
          <w:rFonts w:ascii="Consolas" w:eastAsia="Times New Roman" w:hAnsi="Consolas" w:cs="Times New Roman"/>
          <w:color w:val="CE9178"/>
          <w:sz w:val="21"/>
          <w:szCs w:val="21"/>
        </w:rPr>
        <w:t>         </w:t>
      </w:r>
      <w:r w:rsidRPr="008D36CF">
        <w:rPr>
          <w:rFonts w:ascii="Consolas" w:eastAsia="Times New Roman" w:hAnsi="Consolas" w:cs="Times New Roman"/>
          <w:color w:val="CE9178"/>
          <w:sz w:val="21"/>
          <w:szCs w:val="21"/>
          <w:lang w:val="es-AR"/>
        </w:rPr>
        <w:t>nombre varchar(30) primary key,</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lang w:val="es-AR"/>
        </w:rPr>
      </w:pPr>
      <w:r w:rsidRPr="008D36CF">
        <w:rPr>
          <w:rFonts w:ascii="Consolas" w:eastAsia="Times New Roman" w:hAnsi="Consolas" w:cs="Times New Roman"/>
          <w:color w:val="CE9178"/>
          <w:sz w:val="21"/>
          <w:szCs w:val="21"/>
          <w:lang w:val="es-AR"/>
        </w:rPr>
        <w:t>         clave  varchar(30)</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CE9178"/>
          <w:sz w:val="21"/>
          <w:szCs w:val="21"/>
          <w:lang w:val="es-AR"/>
        </w:rPr>
        <w:t>   </w:t>
      </w:r>
      <w:r w:rsidRPr="008D36CF">
        <w:rPr>
          <w:rFonts w:ascii="Consolas" w:eastAsia="Times New Roman" w:hAnsi="Consolas" w:cs="Times New Roman"/>
          <w:color w:val="CE9178"/>
          <w:sz w:val="21"/>
          <w:szCs w:val="21"/>
        </w:rPr>
        <w:t>)"""</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cursor1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DCDCAA"/>
          <w:sz w:val="21"/>
          <w:szCs w:val="21"/>
        </w:rPr>
        <w:t>execute</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9CDCFE"/>
          <w:sz w:val="21"/>
          <w:szCs w:val="21"/>
        </w:rPr>
        <w:t>sql</w:t>
      </w:r>
      <w:r w:rsidRPr="008D36CF">
        <w:rPr>
          <w:rFonts w:ascii="Consolas" w:eastAsia="Times New Roman" w:hAnsi="Consolas" w:cs="Times New Roman"/>
          <w:color w:val="D4D4D4"/>
          <w:sz w:val="21"/>
          <w:szCs w:val="21"/>
        </w:rPr>
        <w:t>)    </w:t>
      </w: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p>
    <w:p w:rsidR="008D36CF" w:rsidRPr="008D36CF" w:rsidRDefault="008D36CF" w:rsidP="008D36CF">
      <w:pPr>
        <w:shd w:val="clear" w:color="auto" w:fill="1E1E1E"/>
        <w:spacing w:after="0" w:line="285" w:lineRule="atLeast"/>
        <w:rPr>
          <w:rFonts w:ascii="Consolas" w:eastAsia="Times New Roman" w:hAnsi="Consolas" w:cs="Times New Roman"/>
          <w:color w:val="D4D4D4"/>
          <w:sz w:val="21"/>
          <w:szCs w:val="21"/>
        </w:rPr>
      </w:pPr>
      <w:r w:rsidRPr="008D36CF">
        <w:rPr>
          <w:rFonts w:ascii="Consolas" w:eastAsia="Times New Roman" w:hAnsi="Consolas" w:cs="Times New Roman"/>
          <w:color w:val="9CDCFE"/>
          <w:sz w:val="21"/>
          <w:szCs w:val="21"/>
        </w:rPr>
        <w:t>conexion1</w:t>
      </w:r>
      <w:r w:rsidRPr="008D36CF">
        <w:rPr>
          <w:rFonts w:ascii="Consolas" w:eastAsia="Times New Roman" w:hAnsi="Consolas" w:cs="Times New Roman"/>
          <w:color w:val="D4D4D4"/>
          <w:sz w:val="21"/>
          <w:szCs w:val="21"/>
        </w:rPr>
        <w:t>.</w:t>
      </w:r>
      <w:r w:rsidRPr="008D36CF">
        <w:rPr>
          <w:rFonts w:ascii="Consolas" w:eastAsia="Times New Roman" w:hAnsi="Consolas" w:cs="Times New Roman"/>
          <w:color w:val="DCDCAA"/>
          <w:sz w:val="21"/>
          <w:szCs w:val="21"/>
        </w:rPr>
        <w:t>commit</w:t>
      </w:r>
      <w:r w:rsidRPr="008D36CF">
        <w:rPr>
          <w:rFonts w:ascii="Consolas" w:eastAsia="Times New Roman" w:hAnsi="Consolas" w:cs="Times New Roman"/>
          <w:color w:val="D4D4D4"/>
          <w:sz w:val="21"/>
          <w:szCs w:val="21"/>
        </w:rPr>
        <w:t>()</w:t>
      </w:r>
    </w:p>
    <w:p w:rsidR="008D36CF" w:rsidRPr="00570975" w:rsidRDefault="008D36CF" w:rsidP="008D36CF">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9CDCFE"/>
          <w:sz w:val="21"/>
          <w:szCs w:val="21"/>
          <w:lang w:val="es-AR"/>
        </w:rPr>
        <w:t>conexion1</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DCDCAA"/>
          <w:sz w:val="21"/>
          <w:szCs w:val="21"/>
          <w:lang w:val="es-AR"/>
        </w:rPr>
        <w:t>close</w:t>
      </w:r>
      <w:r w:rsidRPr="00570975">
        <w:rPr>
          <w:rFonts w:ascii="Consolas" w:eastAsia="Times New Roman" w:hAnsi="Consolas" w:cs="Times New Roman"/>
          <w:color w:val="D4D4D4"/>
          <w:sz w:val="21"/>
          <w:szCs w:val="21"/>
          <w:lang w:val="es-AR"/>
        </w:rPr>
        <w:t>()</w:t>
      </w:r>
    </w:p>
    <w:p w:rsidR="002F7353" w:rsidRDefault="002F7353"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F04CCF" w:rsidRPr="00F04CCF" w:rsidRDefault="00F04CCF" w:rsidP="00F04CCF">
      <w:pPr>
        <w:spacing w:after="150" w:line="240" w:lineRule="auto"/>
        <w:rPr>
          <w:rFonts w:ascii="Arial" w:eastAsia="Times New Roman" w:hAnsi="Arial" w:cs="Arial"/>
          <w:color w:val="333333"/>
          <w:sz w:val="25"/>
          <w:szCs w:val="25"/>
          <w:lang w:val="es-AR"/>
        </w:rPr>
      </w:pPr>
      <w:r w:rsidRPr="00F04CCF">
        <w:rPr>
          <w:rFonts w:ascii="Arial" w:eastAsia="Times New Roman" w:hAnsi="Arial" w:cs="Arial"/>
          <w:color w:val="333333"/>
          <w:sz w:val="25"/>
          <w:szCs w:val="25"/>
          <w:lang w:val="es-AR"/>
        </w:rPr>
        <w:t>Se ejecutamos nuevamente el programa veremos que se genera un error indicando que la base de datoas 'bd2' ya existe.</w:t>
      </w:r>
    </w:p>
    <w:p w:rsidR="00F04CCF" w:rsidRPr="00F04CCF" w:rsidRDefault="00F04CCF" w:rsidP="00F04CCF">
      <w:pPr>
        <w:spacing w:before="300" w:after="150" w:line="240" w:lineRule="auto"/>
        <w:outlineLvl w:val="2"/>
        <w:rPr>
          <w:rFonts w:ascii="Arial" w:eastAsia="Times New Roman" w:hAnsi="Arial" w:cs="Arial"/>
          <w:color w:val="333333"/>
          <w:sz w:val="36"/>
          <w:szCs w:val="36"/>
          <w:lang w:val="es-AR"/>
        </w:rPr>
      </w:pPr>
      <w:r w:rsidRPr="00F04CCF">
        <w:rPr>
          <w:rFonts w:ascii="Arial" w:eastAsia="Times New Roman" w:hAnsi="Arial" w:cs="Arial"/>
          <w:color w:val="333333"/>
          <w:sz w:val="36"/>
          <w:szCs w:val="36"/>
          <w:lang w:val="es-AR"/>
        </w:rPr>
        <w:t>Borrar una base de datos.</w:t>
      </w:r>
    </w:p>
    <w:p w:rsidR="00F04CCF" w:rsidRPr="00F04CCF" w:rsidRDefault="00F04CCF" w:rsidP="00F04CCF">
      <w:pPr>
        <w:spacing w:after="150" w:line="240" w:lineRule="auto"/>
        <w:rPr>
          <w:rFonts w:ascii="Arial" w:eastAsia="Times New Roman" w:hAnsi="Arial" w:cs="Arial"/>
          <w:color w:val="333333"/>
          <w:sz w:val="25"/>
          <w:szCs w:val="25"/>
          <w:lang w:val="es-AR"/>
        </w:rPr>
      </w:pPr>
      <w:r w:rsidRPr="00F04CCF">
        <w:rPr>
          <w:rFonts w:ascii="Arial" w:eastAsia="Times New Roman" w:hAnsi="Arial" w:cs="Arial"/>
          <w:color w:val="333333"/>
          <w:sz w:val="25"/>
          <w:szCs w:val="25"/>
          <w:lang w:val="es-AR"/>
        </w:rPr>
        <w:t>Cuando queremos crear una base de datos que ya existe se genera un error, podemos primero borrarla y luego ya si crearla sin problemas.</w:t>
      </w:r>
    </w:p>
    <w:p w:rsidR="00F04CCF" w:rsidRPr="00F04CCF" w:rsidRDefault="00F04CCF" w:rsidP="00F04CCF">
      <w:pPr>
        <w:spacing w:before="150" w:after="150" w:line="240" w:lineRule="auto"/>
        <w:outlineLvl w:val="3"/>
        <w:rPr>
          <w:rFonts w:ascii="Arial" w:eastAsia="Times New Roman" w:hAnsi="Arial" w:cs="Arial"/>
          <w:color w:val="333333"/>
          <w:sz w:val="27"/>
          <w:szCs w:val="27"/>
        </w:rPr>
      </w:pPr>
      <w:r w:rsidRPr="00F04CCF">
        <w:rPr>
          <w:rFonts w:ascii="Arial" w:eastAsia="Times New Roman" w:hAnsi="Arial" w:cs="Arial"/>
          <w:color w:val="333333"/>
          <w:sz w:val="27"/>
          <w:szCs w:val="27"/>
        </w:rPr>
        <w:t>Programa: ejercicio284.py</w:t>
      </w:r>
    </w:p>
    <w:p w:rsidR="00F04CCF" w:rsidRPr="00570975" w:rsidRDefault="00F04CCF" w:rsidP="00A67C10">
      <w:pPr>
        <w:shd w:val="clear" w:color="auto" w:fill="FBFBFB"/>
        <w:spacing w:after="255" w:line="240" w:lineRule="auto"/>
        <w:jc w:val="both"/>
        <w:rPr>
          <w:rFonts w:ascii="Times New Roman" w:eastAsia="Times New Roman" w:hAnsi="Times New Roman" w:cs="Times New Roman"/>
          <w:b/>
          <w:color w:val="121212"/>
          <w:sz w:val="40"/>
          <w:szCs w:val="40"/>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C586C0"/>
          <w:sz w:val="21"/>
          <w:szCs w:val="21"/>
        </w:rPr>
        <w:t>import</w:t>
      </w:r>
      <w:r w:rsidRPr="00F04CCF">
        <w:rPr>
          <w:rFonts w:ascii="Consolas" w:eastAsia="Times New Roman" w:hAnsi="Consolas" w:cs="Times New Roman"/>
          <w:color w:val="D4D4D4"/>
          <w:sz w:val="21"/>
          <w:szCs w:val="21"/>
        </w:rPr>
        <w:t xml:space="preserve"> </w:t>
      </w:r>
      <w:r w:rsidRPr="00F04CCF">
        <w:rPr>
          <w:rFonts w:ascii="Consolas" w:eastAsia="Times New Roman" w:hAnsi="Consolas" w:cs="Times New Roman"/>
          <w:color w:val="4EC9B0"/>
          <w:sz w:val="21"/>
          <w:szCs w:val="21"/>
        </w:rPr>
        <w:t>pymysql</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conexion1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4EC9B0"/>
          <w:sz w:val="21"/>
          <w:szCs w:val="21"/>
        </w:rPr>
        <w:t>pymysql</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connect</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host</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"localhost"</w:t>
      </w:r>
      <w:r w:rsidRPr="00F04CCF">
        <w:rPr>
          <w:rFonts w:ascii="Consolas" w:eastAsia="Times New Roman" w:hAnsi="Consolas" w:cs="Times New Roman"/>
          <w:color w:val="D4D4D4"/>
          <w:sz w:val="21"/>
          <w:szCs w:val="21"/>
        </w:rPr>
        <w:t xml:space="preserve">, </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D4D4D4"/>
          <w:sz w:val="21"/>
          <w:szCs w:val="21"/>
        </w:rPr>
        <w:t xml:space="preserve">                                  </w:t>
      </w:r>
      <w:r w:rsidRPr="00F04CCF">
        <w:rPr>
          <w:rFonts w:ascii="Consolas" w:eastAsia="Times New Roman" w:hAnsi="Consolas" w:cs="Times New Roman"/>
          <w:color w:val="9CDCFE"/>
          <w:sz w:val="21"/>
          <w:szCs w:val="21"/>
        </w:rPr>
        <w:t>user</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"root"</w:t>
      </w:r>
      <w:r w:rsidRPr="00F04CCF">
        <w:rPr>
          <w:rFonts w:ascii="Consolas" w:eastAsia="Times New Roman" w:hAnsi="Consolas" w:cs="Times New Roman"/>
          <w:color w:val="D4D4D4"/>
          <w:sz w:val="21"/>
          <w:szCs w:val="21"/>
        </w:rPr>
        <w:t xml:space="preserve">, </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D4D4D4"/>
          <w:sz w:val="21"/>
          <w:szCs w:val="21"/>
        </w:rPr>
        <w:t xml:space="preserve">                                  </w:t>
      </w:r>
      <w:r w:rsidRPr="00F04CCF">
        <w:rPr>
          <w:rFonts w:ascii="Consolas" w:eastAsia="Times New Roman" w:hAnsi="Consolas" w:cs="Times New Roman"/>
          <w:color w:val="9CDCFE"/>
          <w:sz w:val="21"/>
          <w:szCs w:val="21"/>
        </w:rPr>
        <w:t>passwd</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w:t>
      </w:r>
      <w:r w:rsidRPr="00F04CCF">
        <w:rPr>
          <w:rFonts w:ascii="Consolas" w:eastAsia="Times New Roman" w:hAnsi="Consolas" w:cs="Times New Roman"/>
          <w:color w:val="D4D4D4"/>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cursor1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conexion1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cursor</w:t>
      </w:r>
      <w:r w:rsidRPr="00F04CCF">
        <w:rPr>
          <w:rFonts w:ascii="Consolas" w:eastAsia="Times New Roman" w:hAnsi="Consolas" w:cs="Times New Roman"/>
          <w:color w:val="D4D4D4"/>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"drop database if exists bd2"</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cursor1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execute</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"create database bd2"</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cursor1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execute</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"use bd2"</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cursor1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execute</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CE9178"/>
          <w:sz w:val="21"/>
          <w:szCs w:val="21"/>
        </w:rPr>
        <w:t>"""create table usuarios (</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lang w:val="es-AR"/>
        </w:rPr>
      </w:pPr>
      <w:r w:rsidRPr="00F04CCF">
        <w:rPr>
          <w:rFonts w:ascii="Consolas" w:eastAsia="Times New Roman" w:hAnsi="Consolas" w:cs="Times New Roman"/>
          <w:color w:val="CE9178"/>
          <w:sz w:val="21"/>
          <w:szCs w:val="21"/>
        </w:rPr>
        <w:t>         </w:t>
      </w:r>
      <w:r w:rsidRPr="00F04CCF">
        <w:rPr>
          <w:rFonts w:ascii="Consolas" w:eastAsia="Times New Roman" w:hAnsi="Consolas" w:cs="Times New Roman"/>
          <w:color w:val="CE9178"/>
          <w:sz w:val="21"/>
          <w:szCs w:val="21"/>
          <w:lang w:val="es-AR"/>
        </w:rPr>
        <w:t>nombre varchar(30) primary key,</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lang w:val="es-AR"/>
        </w:rPr>
      </w:pPr>
      <w:r w:rsidRPr="00F04CCF">
        <w:rPr>
          <w:rFonts w:ascii="Consolas" w:eastAsia="Times New Roman" w:hAnsi="Consolas" w:cs="Times New Roman"/>
          <w:color w:val="CE9178"/>
          <w:sz w:val="21"/>
          <w:szCs w:val="21"/>
          <w:lang w:val="es-AR"/>
        </w:rPr>
        <w:t>         clave  varchar(30)</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CE9178"/>
          <w:sz w:val="21"/>
          <w:szCs w:val="21"/>
          <w:lang w:val="es-AR"/>
        </w:rPr>
        <w:t>   </w:t>
      </w:r>
      <w:r w:rsidRPr="00F04CCF">
        <w:rPr>
          <w:rFonts w:ascii="Consolas" w:eastAsia="Times New Roman" w:hAnsi="Consolas" w:cs="Times New Roman"/>
          <w:color w:val="CE9178"/>
          <w:sz w:val="21"/>
          <w:szCs w:val="21"/>
        </w:rPr>
        <w:t>)"""</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lastRenderedPageBreak/>
        <w:t>cursor1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execute</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9CDCFE"/>
          <w:sz w:val="21"/>
          <w:szCs w:val="21"/>
        </w:rPr>
        <w:t>sql</w:t>
      </w:r>
      <w:r w:rsidRPr="00F04CCF">
        <w:rPr>
          <w:rFonts w:ascii="Consolas" w:eastAsia="Times New Roman" w:hAnsi="Consolas" w:cs="Times New Roman"/>
          <w:color w:val="D4D4D4"/>
          <w:sz w:val="21"/>
          <w:szCs w:val="21"/>
        </w:rPr>
        <w:t>)    </w:t>
      </w: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p>
    <w:p w:rsidR="00F04CCF" w:rsidRPr="00F04CCF" w:rsidRDefault="00F04CCF" w:rsidP="00F04CCF">
      <w:pPr>
        <w:shd w:val="clear" w:color="auto" w:fill="1E1E1E"/>
        <w:spacing w:after="0" w:line="285" w:lineRule="atLeast"/>
        <w:rPr>
          <w:rFonts w:ascii="Consolas" w:eastAsia="Times New Roman" w:hAnsi="Consolas" w:cs="Times New Roman"/>
          <w:color w:val="D4D4D4"/>
          <w:sz w:val="21"/>
          <w:szCs w:val="21"/>
        </w:rPr>
      </w:pPr>
      <w:r w:rsidRPr="00F04CCF">
        <w:rPr>
          <w:rFonts w:ascii="Consolas" w:eastAsia="Times New Roman" w:hAnsi="Consolas" w:cs="Times New Roman"/>
          <w:color w:val="9CDCFE"/>
          <w:sz w:val="21"/>
          <w:szCs w:val="21"/>
        </w:rPr>
        <w:t>conexion1</w:t>
      </w:r>
      <w:r w:rsidRPr="00F04CCF">
        <w:rPr>
          <w:rFonts w:ascii="Consolas" w:eastAsia="Times New Roman" w:hAnsi="Consolas" w:cs="Times New Roman"/>
          <w:color w:val="D4D4D4"/>
          <w:sz w:val="21"/>
          <w:szCs w:val="21"/>
        </w:rPr>
        <w:t>.</w:t>
      </w:r>
      <w:r w:rsidRPr="00F04CCF">
        <w:rPr>
          <w:rFonts w:ascii="Consolas" w:eastAsia="Times New Roman" w:hAnsi="Consolas" w:cs="Times New Roman"/>
          <w:color w:val="DCDCAA"/>
          <w:sz w:val="21"/>
          <w:szCs w:val="21"/>
        </w:rPr>
        <w:t>commit</w:t>
      </w:r>
      <w:r w:rsidRPr="00F04CCF">
        <w:rPr>
          <w:rFonts w:ascii="Consolas" w:eastAsia="Times New Roman" w:hAnsi="Consolas" w:cs="Times New Roman"/>
          <w:color w:val="D4D4D4"/>
          <w:sz w:val="21"/>
          <w:szCs w:val="21"/>
        </w:rPr>
        <w:t>()</w:t>
      </w:r>
    </w:p>
    <w:p w:rsidR="00F04CCF" w:rsidRPr="00570975" w:rsidRDefault="00F04CCF" w:rsidP="00F04CCF">
      <w:pPr>
        <w:shd w:val="clear" w:color="auto" w:fill="1E1E1E"/>
        <w:spacing w:after="0" w:line="285" w:lineRule="atLeast"/>
        <w:rPr>
          <w:rFonts w:ascii="Consolas" w:eastAsia="Times New Roman" w:hAnsi="Consolas" w:cs="Times New Roman"/>
          <w:color w:val="D4D4D4"/>
          <w:sz w:val="21"/>
          <w:szCs w:val="21"/>
          <w:lang w:val="es-AR"/>
        </w:rPr>
      </w:pPr>
      <w:r w:rsidRPr="00570975">
        <w:rPr>
          <w:rFonts w:ascii="Consolas" w:eastAsia="Times New Roman" w:hAnsi="Consolas" w:cs="Times New Roman"/>
          <w:color w:val="9CDCFE"/>
          <w:sz w:val="21"/>
          <w:szCs w:val="21"/>
          <w:lang w:val="es-AR"/>
        </w:rPr>
        <w:t>conexion1</w:t>
      </w:r>
      <w:r w:rsidRPr="00570975">
        <w:rPr>
          <w:rFonts w:ascii="Consolas" w:eastAsia="Times New Roman" w:hAnsi="Consolas" w:cs="Times New Roman"/>
          <w:color w:val="D4D4D4"/>
          <w:sz w:val="21"/>
          <w:szCs w:val="21"/>
          <w:lang w:val="es-AR"/>
        </w:rPr>
        <w:t>.</w:t>
      </w:r>
      <w:r w:rsidRPr="00570975">
        <w:rPr>
          <w:rFonts w:ascii="Consolas" w:eastAsia="Times New Roman" w:hAnsi="Consolas" w:cs="Times New Roman"/>
          <w:color w:val="DCDCAA"/>
          <w:sz w:val="21"/>
          <w:szCs w:val="21"/>
          <w:lang w:val="es-AR"/>
        </w:rPr>
        <w:t>close</w:t>
      </w:r>
      <w:r w:rsidRPr="00570975">
        <w:rPr>
          <w:rFonts w:ascii="Consolas" w:eastAsia="Times New Roman" w:hAnsi="Consolas" w:cs="Times New Roman"/>
          <w:color w:val="D4D4D4"/>
          <w:sz w:val="21"/>
          <w:szCs w:val="21"/>
          <w:lang w:val="es-AR"/>
        </w:rPr>
        <w:t>()</w:t>
      </w:r>
    </w:p>
    <w:p w:rsidR="00F04CCF" w:rsidRDefault="00F04CCF"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1D40ED" w:rsidRPr="001D40ED" w:rsidRDefault="001D40ED" w:rsidP="001D40ED">
      <w:pPr>
        <w:pStyle w:val="Heading3"/>
        <w:spacing w:before="300" w:after="150"/>
        <w:rPr>
          <w:rFonts w:ascii="Arial" w:hAnsi="Arial" w:cs="Arial"/>
          <w:b w:val="0"/>
          <w:bCs w:val="0"/>
          <w:color w:val="333333"/>
          <w:sz w:val="36"/>
          <w:szCs w:val="36"/>
          <w:lang w:val="es-AR"/>
        </w:rPr>
      </w:pPr>
      <w:r w:rsidRPr="001D40ED">
        <w:rPr>
          <w:rFonts w:ascii="Arial" w:hAnsi="Arial" w:cs="Arial"/>
          <w:b w:val="0"/>
          <w:bCs w:val="0"/>
          <w:color w:val="333333"/>
          <w:sz w:val="36"/>
          <w:szCs w:val="36"/>
          <w:lang w:val="es-AR"/>
        </w:rPr>
        <w:t>Borrar una tabla y crear otra con el mismo nombre.</w:t>
      </w:r>
    </w:p>
    <w:p w:rsidR="001D40ED" w:rsidRPr="001D40ED" w:rsidRDefault="001D40ED" w:rsidP="001D40ED">
      <w:pPr>
        <w:pStyle w:val="NormalWeb"/>
        <w:spacing w:before="0" w:beforeAutospacing="0" w:after="150" w:afterAutospacing="0"/>
        <w:rPr>
          <w:rFonts w:ascii="Arial" w:hAnsi="Arial" w:cs="Arial"/>
          <w:color w:val="333333"/>
          <w:sz w:val="25"/>
          <w:szCs w:val="25"/>
          <w:lang w:val="es-AR"/>
        </w:rPr>
      </w:pPr>
      <w:r w:rsidRPr="001D40ED">
        <w:rPr>
          <w:rFonts w:ascii="Arial" w:hAnsi="Arial" w:cs="Arial"/>
          <w:color w:val="333333"/>
          <w:sz w:val="25"/>
          <w:szCs w:val="25"/>
          <w:lang w:val="es-AR"/>
        </w:rPr>
        <w:t>No se puede crear una tabla con el mismo nombre de una existente, en esos casos debemos borrar la actual y crear una nueva.</w:t>
      </w:r>
    </w:p>
    <w:p w:rsidR="001D40ED" w:rsidRDefault="001D40ED" w:rsidP="001D40ED">
      <w:pPr>
        <w:pStyle w:val="Heading4"/>
        <w:spacing w:before="150" w:after="150"/>
        <w:rPr>
          <w:rFonts w:ascii="Arial" w:hAnsi="Arial" w:cs="Arial"/>
          <w:b w:val="0"/>
          <w:bCs w:val="0"/>
          <w:color w:val="333333"/>
          <w:sz w:val="27"/>
          <w:szCs w:val="27"/>
        </w:rPr>
      </w:pPr>
      <w:r>
        <w:rPr>
          <w:rFonts w:ascii="Arial" w:hAnsi="Arial" w:cs="Arial"/>
          <w:b w:val="0"/>
          <w:bCs w:val="0"/>
          <w:color w:val="333333"/>
          <w:sz w:val="27"/>
          <w:szCs w:val="27"/>
        </w:rPr>
        <w:t>Programa: ejercicio285.py</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C586C0"/>
          <w:sz w:val="21"/>
          <w:szCs w:val="21"/>
        </w:rPr>
        <w:t>import</w:t>
      </w:r>
      <w:r w:rsidRPr="001D40ED">
        <w:rPr>
          <w:rFonts w:ascii="Consolas" w:eastAsia="Times New Roman" w:hAnsi="Consolas" w:cs="Times New Roman"/>
          <w:color w:val="D4D4D4"/>
          <w:sz w:val="21"/>
          <w:szCs w:val="21"/>
        </w:rPr>
        <w:t xml:space="preserve"> </w:t>
      </w:r>
      <w:r w:rsidRPr="001D40ED">
        <w:rPr>
          <w:rFonts w:ascii="Consolas" w:eastAsia="Times New Roman" w:hAnsi="Consolas" w:cs="Times New Roman"/>
          <w:color w:val="4EC9B0"/>
          <w:sz w:val="21"/>
          <w:szCs w:val="21"/>
        </w:rPr>
        <w:t>pymysql</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conexion1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4EC9B0"/>
          <w:sz w:val="21"/>
          <w:szCs w:val="21"/>
        </w:rPr>
        <w:t>pymysql</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9CDCFE"/>
          <w:sz w:val="21"/>
          <w:szCs w:val="21"/>
        </w:rPr>
        <w:t>connect</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9CDCFE"/>
          <w:sz w:val="21"/>
          <w:szCs w:val="21"/>
        </w:rPr>
        <w:t>host</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"localhost"</w:t>
      </w:r>
      <w:r w:rsidRPr="001D40ED">
        <w:rPr>
          <w:rFonts w:ascii="Consolas" w:eastAsia="Times New Roman" w:hAnsi="Consolas" w:cs="Times New Roman"/>
          <w:color w:val="D4D4D4"/>
          <w:sz w:val="21"/>
          <w:szCs w:val="21"/>
        </w:rPr>
        <w:t xml:space="preserve">, </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D4D4D4"/>
          <w:sz w:val="21"/>
          <w:szCs w:val="21"/>
        </w:rPr>
        <w:t xml:space="preserve">                                  </w:t>
      </w:r>
      <w:r w:rsidRPr="001D40ED">
        <w:rPr>
          <w:rFonts w:ascii="Consolas" w:eastAsia="Times New Roman" w:hAnsi="Consolas" w:cs="Times New Roman"/>
          <w:color w:val="9CDCFE"/>
          <w:sz w:val="21"/>
          <w:szCs w:val="21"/>
        </w:rPr>
        <w:t>user</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"root"</w:t>
      </w:r>
      <w:r w:rsidRPr="001D40ED">
        <w:rPr>
          <w:rFonts w:ascii="Consolas" w:eastAsia="Times New Roman" w:hAnsi="Consolas" w:cs="Times New Roman"/>
          <w:color w:val="D4D4D4"/>
          <w:sz w:val="21"/>
          <w:szCs w:val="21"/>
        </w:rPr>
        <w:t xml:space="preserve">, </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D4D4D4"/>
          <w:sz w:val="21"/>
          <w:szCs w:val="21"/>
        </w:rPr>
        <w:t xml:space="preserve">                                  </w:t>
      </w:r>
      <w:r w:rsidRPr="001D40ED">
        <w:rPr>
          <w:rFonts w:ascii="Consolas" w:eastAsia="Times New Roman" w:hAnsi="Consolas" w:cs="Times New Roman"/>
          <w:color w:val="9CDCFE"/>
          <w:sz w:val="21"/>
          <w:szCs w:val="21"/>
        </w:rPr>
        <w:t>passwd</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w:t>
      </w:r>
      <w:r w:rsidRPr="001D40ED">
        <w:rPr>
          <w:rFonts w:ascii="Consolas" w:eastAsia="Times New Roman" w:hAnsi="Consolas" w:cs="Times New Roman"/>
          <w:color w:val="D4D4D4"/>
          <w:sz w:val="21"/>
          <w:szCs w:val="21"/>
        </w:rPr>
        <w:t>,</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D4D4D4"/>
          <w:sz w:val="21"/>
          <w:szCs w:val="21"/>
        </w:rPr>
        <w:t xml:space="preserve">                                  </w:t>
      </w:r>
      <w:r w:rsidRPr="001D40ED">
        <w:rPr>
          <w:rFonts w:ascii="Consolas" w:eastAsia="Times New Roman" w:hAnsi="Consolas" w:cs="Times New Roman"/>
          <w:color w:val="9CDCFE"/>
          <w:sz w:val="21"/>
          <w:szCs w:val="21"/>
        </w:rPr>
        <w:t>database</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"bd2"</w:t>
      </w:r>
      <w:r w:rsidRPr="001D40ED">
        <w:rPr>
          <w:rFonts w:ascii="Consolas" w:eastAsia="Times New Roman" w:hAnsi="Consolas" w:cs="Times New Roman"/>
          <w:color w:val="D4D4D4"/>
          <w:sz w:val="21"/>
          <w:szCs w:val="21"/>
        </w:rPr>
        <w:t>)</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cursor1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9CDCFE"/>
          <w:sz w:val="21"/>
          <w:szCs w:val="21"/>
        </w:rPr>
        <w:t>conexion1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DCDCAA"/>
          <w:sz w:val="21"/>
          <w:szCs w:val="21"/>
        </w:rPr>
        <w:t>cursor</w:t>
      </w:r>
      <w:r w:rsidRPr="001D40ED">
        <w:rPr>
          <w:rFonts w:ascii="Consolas" w:eastAsia="Times New Roman" w:hAnsi="Consolas" w:cs="Times New Roman"/>
          <w:color w:val="D4D4D4"/>
          <w:sz w:val="21"/>
          <w:szCs w:val="21"/>
        </w:rPr>
        <w:t>()</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sql</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"drop table if exists usuarios"</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cursor1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DCDCAA"/>
          <w:sz w:val="21"/>
          <w:szCs w:val="21"/>
        </w:rPr>
        <w:t>execute</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9CDCFE"/>
          <w:sz w:val="21"/>
          <w:szCs w:val="21"/>
        </w:rPr>
        <w:t>sql</w:t>
      </w:r>
      <w:r w:rsidRPr="001D40ED">
        <w:rPr>
          <w:rFonts w:ascii="Consolas" w:eastAsia="Times New Roman" w:hAnsi="Consolas" w:cs="Times New Roman"/>
          <w:color w:val="D4D4D4"/>
          <w:sz w:val="21"/>
          <w:szCs w:val="21"/>
        </w:rPr>
        <w:t>)</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sql</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CE9178"/>
          <w:sz w:val="21"/>
          <w:szCs w:val="21"/>
        </w:rPr>
        <w:t>"""create table usuarios (</w:t>
      </w:r>
    </w:p>
    <w:p w:rsidR="001D40ED" w:rsidRPr="006D0085" w:rsidRDefault="001D40ED" w:rsidP="001D40ED">
      <w:pPr>
        <w:shd w:val="clear" w:color="auto" w:fill="1E1E1E"/>
        <w:spacing w:after="0" w:line="285" w:lineRule="atLeast"/>
        <w:rPr>
          <w:rFonts w:ascii="Consolas" w:eastAsia="Times New Roman" w:hAnsi="Consolas" w:cs="Times New Roman"/>
          <w:color w:val="D4D4D4"/>
          <w:sz w:val="21"/>
          <w:szCs w:val="21"/>
          <w:lang w:val="es-AR"/>
        </w:rPr>
      </w:pPr>
      <w:r w:rsidRPr="001D40ED">
        <w:rPr>
          <w:rFonts w:ascii="Consolas" w:eastAsia="Times New Roman" w:hAnsi="Consolas" w:cs="Times New Roman"/>
          <w:color w:val="CE9178"/>
          <w:sz w:val="21"/>
          <w:szCs w:val="21"/>
        </w:rPr>
        <w:t>         </w:t>
      </w:r>
      <w:r w:rsidRPr="006D0085">
        <w:rPr>
          <w:rFonts w:ascii="Consolas" w:eastAsia="Times New Roman" w:hAnsi="Consolas" w:cs="Times New Roman"/>
          <w:color w:val="CE9178"/>
          <w:sz w:val="21"/>
          <w:szCs w:val="21"/>
          <w:lang w:val="es-AR"/>
        </w:rPr>
        <w:t>nombre varchar(30) primary key,</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lang w:val="es-AR"/>
        </w:rPr>
      </w:pPr>
      <w:r w:rsidRPr="006D0085">
        <w:rPr>
          <w:rFonts w:ascii="Consolas" w:eastAsia="Times New Roman" w:hAnsi="Consolas" w:cs="Times New Roman"/>
          <w:color w:val="CE9178"/>
          <w:sz w:val="21"/>
          <w:szCs w:val="21"/>
          <w:lang w:val="es-AR"/>
        </w:rPr>
        <w:t>         </w:t>
      </w:r>
      <w:r w:rsidRPr="001D40ED">
        <w:rPr>
          <w:rFonts w:ascii="Consolas" w:eastAsia="Times New Roman" w:hAnsi="Consolas" w:cs="Times New Roman"/>
          <w:color w:val="CE9178"/>
          <w:sz w:val="21"/>
          <w:szCs w:val="21"/>
          <w:lang w:val="es-AR"/>
        </w:rPr>
        <w:t>clave  varchar(30)</w:t>
      </w:r>
    </w:p>
    <w:p w:rsidR="001D40ED" w:rsidRPr="006D0085"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CE9178"/>
          <w:sz w:val="21"/>
          <w:szCs w:val="21"/>
          <w:lang w:val="es-AR"/>
        </w:rPr>
        <w:t>   </w:t>
      </w:r>
      <w:r w:rsidRPr="006D0085">
        <w:rPr>
          <w:rFonts w:ascii="Consolas" w:eastAsia="Times New Roman" w:hAnsi="Consolas" w:cs="Times New Roman"/>
          <w:color w:val="CE9178"/>
          <w:sz w:val="21"/>
          <w:szCs w:val="21"/>
        </w:rPr>
        <w:t>)"""</w:t>
      </w:r>
    </w:p>
    <w:p w:rsidR="001D40ED" w:rsidRPr="006D0085" w:rsidRDefault="001D40ED" w:rsidP="001D40ED">
      <w:pPr>
        <w:shd w:val="clear" w:color="auto" w:fill="1E1E1E"/>
        <w:spacing w:after="0" w:line="285" w:lineRule="atLeast"/>
        <w:rPr>
          <w:rFonts w:ascii="Consolas" w:eastAsia="Times New Roman" w:hAnsi="Consolas" w:cs="Times New Roman"/>
          <w:color w:val="D4D4D4"/>
          <w:sz w:val="21"/>
          <w:szCs w:val="21"/>
        </w:rPr>
      </w:pPr>
      <w:r w:rsidRPr="006D0085">
        <w:rPr>
          <w:rFonts w:ascii="Consolas" w:eastAsia="Times New Roman" w:hAnsi="Consolas" w:cs="Times New Roman"/>
          <w:color w:val="9CDCFE"/>
          <w:sz w:val="21"/>
          <w:szCs w:val="21"/>
        </w:rPr>
        <w:t>cursor1</w:t>
      </w:r>
      <w:r w:rsidRPr="006D0085">
        <w:rPr>
          <w:rFonts w:ascii="Consolas" w:eastAsia="Times New Roman" w:hAnsi="Consolas" w:cs="Times New Roman"/>
          <w:color w:val="D4D4D4"/>
          <w:sz w:val="21"/>
          <w:szCs w:val="21"/>
        </w:rPr>
        <w:t>.</w:t>
      </w:r>
      <w:r w:rsidRPr="006D0085">
        <w:rPr>
          <w:rFonts w:ascii="Consolas" w:eastAsia="Times New Roman" w:hAnsi="Consolas" w:cs="Times New Roman"/>
          <w:color w:val="DCDCAA"/>
          <w:sz w:val="21"/>
          <w:szCs w:val="21"/>
        </w:rPr>
        <w:t>execute</w:t>
      </w:r>
      <w:r w:rsidRPr="006D0085">
        <w:rPr>
          <w:rFonts w:ascii="Consolas" w:eastAsia="Times New Roman" w:hAnsi="Consolas" w:cs="Times New Roman"/>
          <w:color w:val="D4D4D4"/>
          <w:sz w:val="21"/>
          <w:szCs w:val="21"/>
        </w:rPr>
        <w:t>(</w:t>
      </w:r>
      <w:r w:rsidRPr="006D0085">
        <w:rPr>
          <w:rFonts w:ascii="Consolas" w:eastAsia="Times New Roman" w:hAnsi="Consolas" w:cs="Times New Roman"/>
          <w:color w:val="9CDCFE"/>
          <w:sz w:val="21"/>
          <w:szCs w:val="21"/>
        </w:rPr>
        <w:t>sql</w:t>
      </w:r>
      <w:r w:rsidRPr="006D0085">
        <w:rPr>
          <w:rFonts w:ascii="Consolas" w:eastAsia="Times New Roman" w:hAnsi="Consolas" w:cs="Times New Roman"/>
          <w:color w:val="D4D4D4"/>
          <w:sz w:val="21"/>
          <w:szCs w:val="21"/>
        </w:rPr>
        <w:t>)    </w:t>
      </w:r>
    </w:p>
    <w:p w:rsidR="001D40ED" w:rsidRPr="006D0085" w:rsidRDefault="001D40ED" w:rsidP="001D40ED">
      <w:pPr>
        <w:shd w:val="clear" w:color="auto" w:fill="1E1E1E"/>
        <w:spacing w:after="0" w:line="285" w:lineRule="atLeast"/>
        <w:rPr>
          <w:rFonts w:ascii="Consolas" w:eastAsia="Times New Roman" w:hAnsi="Consolas" w:cs="Times New Roman"/>
          <w:color w:val="D4D4D4"/>
          <w:sz w:val="21"/>
          <w:szCs w:val="21"/>
        </w:rPr>
      </w:pP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conexion1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DCDCAA"/>
          <w:sz w:val="21"/>
          <w:szCs w:val="21"/>
        </w:rPr>
        <w:t>commit</w:t>
      </w:r>
      <w:r w:rsidRPr="001D40ED">
        <w:rPr>
          <w:rFonts w:ascii="Consolas" w:eastAsia="Times New Roman" w:hAnsi="Consolas" w:cs="Times New Roman"/>
          <w:color w:val="D4D4D4"/>
          <w:sz w:val="21"/>
          <w:szCs w:val="21"/>
        </w:rPr>
        <w:t>()</w:t>
      </w:r>
    </w:p>
    <w:p w:rsidR="001D40ED" w:rsidRPr="001D40ED" w:rsidRDefault="001D40ED" w:rsidP="001D40ED">
      <w:pPr>
        <w:shd w:val="clear" w:color="auto" w:fill="1E1E1E"/>
        <w:spacing w:after="0" w:line="285" w:lineRule="atLeast"/>
        <w:rPr>
          <w:rFonts w:ascii="Consolas" w:eastAsia="Times New Roman" w:hAnsi="Consolas" w:cs="Times New Roman"/>
          <w:color w:val="D4D4D4"/>
          <w:sz w:val="21"/>
          <w:szCs w:val="21"/>
        </w:rPr>
      </w:pPr>
      <w:r w:rsidRPr="001D40ED">
        <w:rPr>
          <w:rFonts w:ascii="Consolas" w:eastAsia="Times New Roman" w:hAnsi="Consolas" w:cs="Times New Roman"/>
          <w:color w:val="9CDCFE"/>
          <w:sz w:val="21"/>
          <w:szCs w:val="21"/>
        </w:rPr>
        <w:t>conexion1</w:t>
      </w:r>
      <w:r w:rsidRPr="001D40ED">
        <w:rPr>
          <w:rFonts w:ascii="Consolas" w:eastAsia="Times New Roman" w:hAnsi="Consolas" w:cs="Times New Roman"/>
          <w:color w:val="D4D4D4"/>
          <w:sz w:val="21"/>
          <w:szCs w:val="21"/>
        </w:rPr>
        <w:t>.</w:t>
      </w:r>
      <w:r w:rsidRPr="001D40ED">
        <w:rPr>
          <w:rFonts w:ascii="Consolas" w:eastAsia="Times New Roman" w:hAnsi="Consolas" w:cs="Times New Roman"/>
          <w:color w:val="DCDCAA"/>
          <w:sz w:val="21"/>
          <w:szCs w:val="21"/>
        </w:rPr>
        <w:t>close</w:t>
      </w:r>
      <w:r w:rsidRPr="001D40ED">
        <w:rPr>
          <w:rFonts w:ascii="Consolas" w:eastAsia="Times New Roman" w:hAnsi="Consolas" w:cs="Times New Roman"/>
          <w:color w:val="D4D4D4"/>
          <w:sz w:val="21"/>
          <w:szCs w:val="21"/>
        </w:rPr>
        <w:t>()</w:t>
      </w:r>
    </w:p>
    <w:p w:rsidR="001D40ED" w:rsidRDefault="001D40ED"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6D0085" w:rsidRPr="00570975" w:rsidRDefault="006D0085" w:rsidP="006D0085">
      <w:pPr>
        <w:pStyle w:val="Heading1"/>
        <w:shd w:val="clear" w:color="auto" w:fill="AED7A8"/>
        <w:spacing w:before="300" w:beforeAutospacing="0" w:after="150" w:afterAutospacing="0"/>
        <w:rPr>
          <w:rFonts w:ascii="inherit" w:hAnsi="inherit" w:cs="Arial"/>
          <w:b w:val="0"/>
          <w:bCs w:val="0"/>
          <w:color w:val="333333"/>
          <w:sz w:val="54"/>
          <w:szCs w:val="54"/>
          <w:lang w:val="es-AR"/>
        </w:rPr>
      </w:pPr>
      <w:r w:rsidRPr="00570975">
        <w:rPr>
          <w:rFonts w:ascii="inherit" w:hAnsi="inherit" w:cs="Arial"/>
          <w:b w:val="0"/>
          <w:bCs w:val="0"/>
          <w:color w:val="333333"/>
          <w:sz w:val="54"/>
          <w:szCs w:val="54"/>
          <w:lang w:val="es-AR"/>
        </w:rPr>
        <w:t>SQLite : Base de datos desde Python</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hyperlink r:id="rId174" w:tgtFrame="_blank" w:history="1">
        <w:r w:rsidRPr="00570975">
          <w:rPr>
            <w:rStyle w:val="textovideo"/>
            <w:rFonts w:ascii="Arial" w:hAnsi="Arial" w:cs="Arial"/>
            <w:color w:val="428BCA"/>
            <w:sz w:val="25"/>
            <w:szCs w:val="25"/>
            <w:lang w:val="es-AR"/>
          </w:rPr>
          <w:t>Ver video</w:t>
        </w:r>
      </w:hyperlink>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La segunda base de datos que veremos su acceso desde Python es SQLite.</w:t>
      </w:r>
    </w:p>
    <w:p w:rsidR="006D0085" w:rsidRPr="00570975" w:rsidRDefault="006D0085" w:rsidP="006D0085">
      <w:pPr>
        <w:pStyle w:val="NormalWeb"/>
        <w:shd w:val="clear" w:color="auto" w:fill="AED7A8"/>
        <w:spacing w:before="0" w:beforeAutospacing="0" w:after="0" w:afterAutospacing="0"/>
        <w:rPr>
          <w:rFonts w:ascii="Arial" w:hAnsi="Arial" w:cs="Arial"/>
          <w:color w:val="333333"/>
          <w:sz w:val="25"/>
          <w:szCs w:val="25"/>
          <w:lang w:val="es-AR"/>
        </w:rPr>
      </w:pPr>
      <w:r w:rsidRPr="00570975">
        <w:rPr>
          <w:rFonts w:ascii="Arial" w:hAnsi="Arial" w:cs="Arial"/>
          <w:color w:val="333333"/>
          <w:sz w:val="25"/>
          <w:szCs w:val="25"/>
          <w:lang w:val="es-AR"/>
        </w:rPr>
        <w:t>Se encuentra invitado para desarrollar un curso completo de </w:t>
      </w:r>
      <w:hyperlink r:id="rId175" w:tgtFrame="_blank" w:history="1">
        <w:r w:rsidRPr="00570975">
          <w:rPr>
            <w:rStyle w:val="Hyperlink"/>
            <w:rFonts w:ascii="Arial" w:hAnsi="Arial" w:cs="Arial"/>
            <w:color w:val="FFFFFF"/>
            <w:sz w:val="21"/>
            <w:szCs w:val="21"/>
            <w:bdr w:val="single" w:sz="6" w:space="5" w:color="4CAE4C" w:frame="1"/>
            <w:shd w:val="clear" w:color="auto" w:fill="5CB85C"/>
            <w:lang w:val="es-AR"/>
          </w:rPr>
          <w:t>SQLite Ya!</w:t>
        </w:r>
      </w:hyperlink>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SQLite también es un gestor de bases de datos relacional pero con objetivos muy diferentes a MySQL, SQLServer, Oracle etc.</w:t>
      </w:r>
      <w:r w:rsidRPr="00570975">
        <w:rPr>
          <w:rFonts w:ascii="Arial" w:hAnsi="Arial" w:cs="Arial"/>
          <w:color w:val="333333"/>
          <w:sz w:val="25"/>
          <w:szCs w:val="25"/>
          <w:lang w:val="es-AR"/>
        </w:rPr>
        <w:br/>
        <w:t xml:space="preserve">Este gestor de base de datos tiene por objetivo ser parte de la misma </w:t>
      </w:r>
      <w:r w:rsidRPr="00570975">
        <w:rPr>
          <w:rFonts w:ascii="Arial" w:hAnsi="Arial" w:cs="Arial"/>
          <w:color w:val="333333"/>
          <w:sz w:val="25"/>
          <w:szCs w:val="25"/>
          <w:lang w:val="es-AR"/>
        </w:rPr>
        <w:lastRenderedPageBreak/>
        <w:t>aplicación con la que colabora, es decir no cumple los conceptos de cliente y servidor.</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Para entender sus usos podemos dar algunos ejemplos donde se utiliza el gestor SQLite:</w:t>
      </w:r>
    </w:p>
    <w:p w:rsidR="006D0085" w:rsidRPr="00570975" w:rsidRDefault="006D0085" w:rsidP="006D0085">
      <w:pPr>
        <w:numPr>
          <w:ilvl w:val="0"/>
          <w:numId w:val="77"/>
        </w:numPr>
        <w:shd w:val="clear" w:color="auto" w:fill="AED7A8"/>
        <w:spacing w:before="100" w:beforeAutospacing="1" w:after="240" w:line="240" w:lineRule="auto"/>
        <w:rPr>
          <w:rFonts w:ascii="Arial" w:hAnsi="Arial" w:cs="Arial"/>
          <w:color w:val="333333"/>
          <w:sz w:val="25"/>
          <w:szCs w:val="25"/>
          <w:lang w:val="es-AR"/>
        </w:rPr>
      </w:pPr>
      <w:r w:rsidRPr="00570975">
        <w:rPr>
          <w:rFonts w:ascii="Arial" w:hAnsi="Arial" w:cs="Arial"/>
          <w:color w:val="333333"/>
          <w:sz w:val="25"/>
          <w:szCs w:val="25"/>
          <w:lang w:val="es-AR"/>
        </w:rPr>
        <w:t>Firefox usa SQLite para almacenar los favoritos, el historial, las cookies etc.</w:t>
      </w:r>
    </w:p>
    <w:p w:rsidR="006D0085" w:rsidRPr="00570975" w:rsidRDefault="006D0085" w:rsidP="006D0085">
      <w:pPr>
        <w:numPr>
          <w:ilvl w:val="0"/>
          <w:numId w:val="77"/>
        </w:numPr>
        <w:shd w:val="clear" w:color="auto" w:fill="AED7A8"/>
        <w:spacing w:before="100" w:beforeAutospacing="1" w:after="240" w:line="240" w:lineRule="auto"/>
        <w:rPr>
          <w:rFonts w:ascii="Arial" w:hAnsi="Arial" w:cs="Arial"/>
          <w:color w:val="333333"/>
          <w:sz w:val="25"/>
          <w:szCs w:val="25"/>
          <w:lang w:val="es-AR"/>
        </w:rPr>
      </w:pPr>
      <w:r w:rsidRPr="00570975">
        <w:rPr>
          <w:rFonts w:ascii="Arial" w:hAnsi="Arial" w:cs="Arial"/>
          <w:color w:val="333333"/>
          <w:sz w:val="25"/>
          <w:szCs w:val="25"/>
          <w:lang w:val="es-AR"/>
        </w:rPr>
        <w:t>También el navegador Opera usa SQLite.</w:t>
      </w:r>
    </w:p>
    <w:p w:rsidR="006D0085" w:rsidRPr="00570975" w:rsidRDefault="006D0085" w:rsidP="006D0085">
      <w:pPr>
        <w:numPr>
          <w:ilvl w:val="0"/>
          <w:numId w:val="77"/>
        </w:numPr>
        <w:shd w:val="clear" w:color="auto" w:fill="AED7A8"/>
        <w:spacing w:before="100" w:beforeAutospacing="1" w:after="240" w:line="240" w:lineRule="auto"/>
        <w:rPr>
          <w:rFonts w:ascii="Arial" w:hAnsi="Arial" w:cs="Arial"/>
          <w:color w:val="333333"/>
          <w:sz w:val="25"/>
          <w:szCs w:val="25"/>
          <w:lang w:val="es-AR"/>
        </w:rPr>
      </w:pPr>
      <w:r w:rsidRPr="00570975">
        <w:rPr>
          <w:rFonts w:ascii="Arial" w:hAnsi="Arial" w:cs="Arial"/>
          <w:color w:val="333333"/>
          <w:sz w:val="25"/>
          <w:szCs w:val="25"/>
          <w:lang w:val="es-AR"/>
        </w:rPr>
        <w:t>La aplicación de comunicaciones Skype de Microsoft utiliza SQLite</w:t>
      </w:r>
    </w:p>
    <w:p w:rsidR="006D0085" w:rsidRPr="00570975" w:rsidRDefault="006D0085" w:rsidP="006D0085">
      <w:pPr>
        <w:numPr>
          <w:ilvl w:val="0"/>
          <w:numId w:val="77"/>
        </w:numPr>
        <w:shd w:val="clear" w:color="auto" w:fill="AED7A8"/>
        <w:spacing w:before="100" w:beforeAutospacing="1" w:after="240" w:line="240" w:lineRule="auto"/>
        <w:rPr>
          <w:rFonts w:ascii="Arial" w:hAnsi="Arial" w:cs="Arial"/>
          <w:color w:val="333333"/>
          <w:sz w:val="25"/>
          <w:szCs w:val="25"/>
          <w:lang w:val="es-AR"/>
        </w:rPr>
      </w:pPr>
      <w:r w:rsidRPr="00570975">
        <w:rPr>
          <w:rFonts w:ascii="Arial" w:hAnsi="Arial" w:cs="Arial"/>
          <w:color w:val="333333"/>
          <w:sz w:val="25"/>
          <w:szCs w:val="25"/>
          <w:lang w:val="es-AR"/>
        </w:rPr>
        <w:t>Los sistemas operativos Android y iOS adoptan SQLite para permitir el almacenamiento y recuperación de datos.</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SQLite es Open Source y se ha instalado por defecto con Python, es decir forma parte de la biblioteca estándar, no tenemos que instalar ningún módulo con pip.</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Si nuestra aplicación necesita almacenar gran cantidad de información local con cierta estructura el empleo de SQLite es nuestra principal opción.</w:t>
      </w:r>
    </w:p>
    <w:p w:rsidR="006D0085" w:rsidRPr="00570975" w:rsidRDefault="006D0085" w:rsidP="006D008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Creación de una base de datos y tablas.</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En principio no se requiere tener más que Python instalado para poder trabajar con SQLite. Podemos desde nuestra propia aplicación crear la base de datos y sus tablas.</w:t>
      </w:r>
    </w:p>
    <w:p w:rsidR="006D0085" w:rsidRPr="00570975" w:rsidRDefault="006D0085" w:rsidP="006D0085">
      <w:pPr>
        <w:pStyle w:val="Heading4"/>
        <w:shd w:val="clear" w:color="auto" w:fill="AED7A8"/>
        <w:spacing w:before="150" w:after="150"/>
        <w:rPr>
          <w:rFonts w:ascii="inherit" w:hAnsi="inherit" w:cs="Arial"/>
          <w:b w:val="0"/>
          <w:bCs w:val="0"/>
          <w:color w:val="333333"/>
          <w:sz w:val="27"/>
          <w:szCs w:val="27"/>
          <w:lang w:val="es-AR"/>
        </w:rPr>
      </w:pPr>
      <w:r w:rsidRPr="00570975">
        <w:rPr>
          <w:rFonts w:ascii="inherit" w:hAnsi="inherit" w:cs="Arial"/>
          <w:b w:val="0"/>
          <w:bCs w:val="0"/>
          <w:color w:val="333333"/>
          <w:sz w:val="27"/>
          <w:szCs w:val="27"/>
          <w:lang w:val="es-AR"/>
        </w:rPr>
        <w:t>Programa: ejercicio303.py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import sqlite3</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conexion=sqlite3.connect("bd1.db")</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try: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conexion.execute("""create table articulos (</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codigo integer primary key autoincrement,</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descripcion text,</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precio real</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 xml:space="preserve">                        )""")</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print("se creo la tabla articulos")                        </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except sqlite3.OperationalError:</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print("La tabla articulos ya existe")                    </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conexion.close()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Para poder trabajar con bases de datos de tipo SQLite debemos primero importar el módulo 'sqlite3':</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import sqlite3</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Para crear o abrir una conexión con una base de datos existente debemos llamar a la función 'connect' del módulo 'sqlite3':</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conexion=sqlite3.connect("bd1.db")</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La primera vez que ejecutemos este programa como no existe la base de datos 'bd1.db' se crea, consiste en un único archivo que se localiza en la misma carpeta de nuestra aplicación:</w:t>
      </w:r>
    </w:p>
    <w:p w:rsidR="006D0085" w:rsidRDefault="006D0085" w:rsidP="006D008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7253605" cy="3709035"/>
            <wp:effectExtent l="0" t="0" r="4445" b="5715"/>
            <wp:docPr id="102" name="Picture 102" descr="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python"/>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253605" cy="3709035"/>
                    </a:xfrm>
                    <a:prstGeom prst="rect">
                      <a:avLst/>
                    </a:prstGeom>
                    <a:noFill/>
                    <a:ln>
                      <a:noFill/>
                    </a:ln>
                  </pic:spPr>
                </pic:pic>
              </a:graphicData>
            </a:graphic>
          </wp:inline>
        </w:drawing>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lastRenderedPageBreak/>
        <w:t>Disponemos un try/except al momento de crear la tabla debido a que si ejecutamos por segunda vez este programa se tratará de crear nuevamente la tabla 'articulos' y al ya existir se genera una excepción de tipo 'OperationalError':</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try:</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conexion.execute("""create table articulos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Pr>
          <w:rFonts w:ascii="Consolas" w:hAnsi="Consolas"/>
          <w:color w:val="333333"/>
        </w:rPr>
        <w:t xml:space="preserve">                              </w:t>
      </w:r>
      <w:r w:rsidRPr="00570975">
        <w:rPr>
          <w:rFonts w:ascii="Consolas" w:hAnsi="Consolas"/>
          <w:color w:val="333333"/>
          <w:lang w:val="es-AR"/>
        </w:rPr>
        <w:t>codigo integer primary key autoincrement,</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descripcion text,</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precio real</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print("se creo la tabla articulos")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except sqlite3.OperationalError:</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print("La tabla articulos ya existe")                    </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Si no queremos disponer la excepción 'OperationalError' podemos modificar el comando SQL de la creación de la tabla con la sintaxis:</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import sqlite3</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conexion=sqlite3.connect("bd1.db")</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conexion.execute("""create table if not exists articulos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Pr>
          <w:rFonts w:ascii="Consolas" w:hAnsi="Consolas"/>
          <w:color w:val="333333"/>
        </w:rPr>
        <w:t xml:space="preserve">                          </w:t>
      </w:r>
      <w:r w:rsidRPr="00570975">
        <w:rPr>
          <w:rFonts w:ascii="Consolas" w:hAnsi="Consolas"/>
          <w:color w:val="333333"/>
          <w:lang w:val="es-AR"/>
        </w:rPr>
        <w:t>codigo integer primary key AUTOINCREMENT,</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descripcion text,</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precio real</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conexion.close()</w:t>
      </w:r>
    </w:p>
    <w:p w:rsidR="006D0085" w:rsidRPr="00570975" w:rsidRDefault="006D0085" w:rsidP="006D008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Insertar filas en una tabla.</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Ahora implementaremos un programa que inserte un par de filas en la tabla 'articulos' de la base de datos 'bd1' que acabamos de crear con el programa anterior.</w:t>
      </w:r>
    </w:p>
    <w:p w:rsidR="006D0085" w:rsidRPr="00570975" w:rsidRDefault="006D0085" w:rsidP="006D0085">
      <w:pPr>
        <w:pStyle w:val="Heading4"/>
        <w:shd w:val="clear" w:color="auto" w:fill="AED7A8"/>
        <w:spacing w:before="150" w:after="150"/>
        <w:rPr>
          <w:rFonts w:ascii="inherit" w:hAnsi="inherit" w:cs="Arial"/>
          <w:b w:val="0"/>
          <w:bCs w:val="0"/>
          <w:color w:val="333333"/>
          <w:sz w:val="27"/>
          <w:szCs w:val="27"/>
          <w:lang w:val="es-AR"/>
        </w:rPr>
      </w:pPr>
      <w:r w:rsidRPr="00570975">
        <w:rPr>
          <w:rFonts w:ascii="inherit" w:hAnsi="inherit" w:cs="Arial"/>
          <w:b w:val="0"/>
          <w:bCs w:val="0"/>
          <w:color w:val="333333"/>
          <w:sz w:val="27"/>
          <w:szCs w:val="27"/>
          <w:lang w:val="es-AR"/>
        </w:rPr>
        <w:t>Programa: ejercicio304.py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import sqlite3</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conexion=sqlite3.connect("bd1.db")</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conexion.execute("insert into articulos(descripcion,precio) values (?,?)", ("naranjas", 23.50))</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conexion.execute("insert into articulos(descripcion,precio) values (?,?)", ("peras", 34))</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conexion.execute("insert into articulos(descripcion,precio) values (?,?)", ("bananas", 25))</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conexion.commit()</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conexion.close()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Llamamos a execute y le pasamos como primer parámetro un comando SQL 'insert' con el caracter '?' indicamos las posiciones donde se van a sustituir. El segundo parámetro es una tupla con los datos que se utilizarán en la sustitución:</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conexion.execute("insert into articulos(descripcion,precio) values (?,?)", ("naranjas", 23.50))</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Luego de efectuar todos los insert debemos llamar a 'commit' para que se actualicen los datos realmente en la tabla de la base de datos:</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conexion.commit()</w:t>
      </w:r>
    </w:p>
    <w:p w:rsidR="006D0085" w:rsidRPr="00570975" w:rsidRDefault="006D0085" w:rsidP="006D008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Recuperar todas las filas de una tabla.</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Implementaremos un programa que solicite ejecutar un 'select' en la tabla 'articulos' y nos retorne todas sus filas.</w:t>
      </w:r>
    </w:p>
    <w:p w:rsidR="006D0085" w:rsidRPr="00570975" w:rsidRDefault="006D0085" w:rsidP="006D0085">
      <w:pPr>
        <w:pStyle w:val="Heading4"/>
        <w:shd w:val="clear" w:color="auto" w:fill="AED7A8"/>
        <w:spacing w:before="150" w:after="150"/>
        <w:rPr>
          <w:rFonts w:ascii="inherit" w:hAnsi="inherit" w:cs="Arial"/>
          <w:b w:val="0"/>
          <w:bCs w:val="0"/>
          <w:color w:val="333333"/>
          <w:sz w:val="27"/>
          <w:szCs w:val="27"/>
          <w:lang w:val="es-AR"/>
        </w:rPr>
      </w:pPr>
      <w:r w:rsidRPr="00570975">
        <w:rPr>
          <w:rFonts w:ascii="inherit" w:hAnsi="inherit" w:cs="Arial"/>
          <w:b w:val="0"/>
          <w:bCs w:val="0"/>
          <w:color w:val="333333"/>
          <w:sz w:val="27"/>
          <w:szCs w:val="27"/>
          <w:lang w:val="es-AR"/>
        </w:rPr>
        <w:t>Programa: ejercicio305.py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import sqlite3</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conexion=sqlite3.connect("bd1.db")</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cursor=conexion.execute("select codigo,descripcion,precio from articulos")</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for fila in cursor:</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print(fila)</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conexion.close()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Si ejecutamos este programa luego de haber cargado las tres filas del ejercicio anterior el resultado será el siguiente:</w:t>
      </w:r>
    </w:p>
    <w:p w:rsidR="006D0085" w:rsidRDefault="006D0085" w:rsidP="006D008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8013700" cy="4253230"/>
            <wp:effectExtent l="0" t="0" r="6350" b="0"/>
            <wp:docPr id="101" name="Picture 101" descr="sqlite select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te select python"/>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8013700" cy="4253230"/>
                    </a:xfrm>
                    <a:prstGeom prst="rect">
                      <a:avLst/>
                    </a:prstGeom>
                    <a:noFill/>
                    <a:ln>
                      <a:noFill/>
                    </a:ln>
                  </pic:spPr>
                </pic:pic>
              </a:graphicData>
            </a:graphic>
          </wp:inline>
        </w:drawing>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método execute retorna un objeto de la clase Cursor:</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cursor=conexion.execute("select codigo,descripcion,precio from articulos")</w:t>
      </w:r>
    </w:p>
    <w:p w:rsidR="006D0085" w:rsidRPr="00570975" w:rsidRDefault="006D0085" w:rsidP="006D008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Recuperar una fila de una tabla.</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Implementaremos un programa que solicite el ingreso del código de un producto y luego nos muestre su descripción y precio.</w:t>
      </w:r>
    </w:p>
    <w:p w:rsidR="006D0085" w:rsidRPr="00570975" w:rsidRDefault="006D0085" w:rsidP="006D0085">
      <w:pPr>
        <w:pStyle w:val="Heading4"/>
        <w:shd w:val="clear" w:color="auto" w:fill="AED7A8"/>
        <w:spacing w:before="150" w:after="150"/>
        <w:rPr>
          <w:rFonts w:ascii="inherit" w:hAnsi="inherit" w:cs="Arial"/>
          <w:b w:val="0"/>
          <w:bCs w:val="0"/>
          <w:color w:val="333333"/>
          <w:sz w:val="27"/>
          <w:szCs w:val="27"/>
          <w:lang w:val="es-AR"/>
        </w:rPr>
      </w:pPr>
      <w:r w:rsidRPr="00570975">
        <w:rPr>
          <w:rFonts w:ascii="inherit" w:hAnsi="inherit" w:cs="Arial"/>
          <w:b w:val="0"/>
          <w:bCs w:val="0"/>
          <w:color w:val="333333"/>
          <w:sz w:val="27"/>
          <w:szCs w:val="27"/>
          <w:lang w:val="es-AR"/>
        </w:rPr>
        <w:t>Programa: ejercicio306.py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import sqlite3</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conexion=sqlite3.connect("bd1.db")</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codigo=int(input("Ingrese el código de un artículo:"))</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cursor=conexion.execute("select descripcion,precio from articulos where codigo=?", (codigo, ))</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fila=cursor.fetchone()</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if fila!=None:</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print(fila)</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else:</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print("No existe un artículo con dicho código.")</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conexion.close()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resultado de este comando SQL select puede ser de una fila si existe el código de artículo ingresado o cero filas:</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cursor=conexion.execute("select codigo,descripcion,precio from articulos where codigo=?", (codigo, ))</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fila=cursor.fetchone()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método fechone de la clase Cursor retorna una tupla con la fila de la tabla que coincide con el código ingresado o retorna 'None':</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fila=cursor.fetchone()</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if fila!=None:</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Pr>
          <w:rFonts w:ascii="Consolas" w:hAnsi="Consolas"/>
          <w:color w:val="333333"/>
        </w:rPr>
        <w:t xml:space="preserve">    </w:t>
      </w:r>
      <w:r w:rsidRPr="00570975">
        <w:rPr>
          <w:rFonts w:ascii="Consolas" w:hAnsi="Consolas"/>
          <w:color w:val="333333"/>
          <w:lang w:val="es-AR"/>
        </w:rPr>
        <w:t>print(fila)</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else:</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print("No existe un artículo con dicho código.")</w:t>
      </w:r>
    </w:p>
    <w:p w:rsidR="006D0085" w:rsidRPr="00570975" w:rsidRDefault="006D0085" w:rsidP="006D008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Recuperar varias filas de una tabla.</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Implementaremos un programa que solicite el ingreso de un precio y luego nos muestre la descripción de todos los artículos con un precio inferior al ingresado.</w:t>
      </w:r>
    </w:p>
    <w:p w:rsidR="006D0085" w:rsidRPr="00570975" w:rsidRDefault="006D0085" w:rsidP="006D0085">
      <w:pPr>
        <w:pStyle w:val="Heading4"/>
        <w:shd w:val="clear" w:color="auto" w:fill="AED7A8"/>
        <w:spacing w:before="150" w:after="150"/>
        <w:rPr>
          <w:rFonts w:ascii="inherit" w:hAnsi="inherit" w:cs="Arial"/>
          <w:b w:val="0"/>
          <w:bCs w:val="0"/>
          <w:color w:val="333333"/>
          <w:sz w:val="27"/>
          <w:szCs w:val="27"/>
          <w:lang w:val="es-AR"/>
        </w:rPr>
      </w:pPr>
      <w:r w:rsidRPr="00570975">
        <w:rPr>
          <w:rFonts w:ascii="inherit" w:hAnsi="inherit" w:cs="Arial"/>
          <w:b w:val="0"/>
          <w:bCs w:val="0"/>
          <w:color w:val="333333"/>
          <w:sz w:val="27"/>
          <w:szCs w:val="27"/>
          <w:lang w:val="es-AR"/>
        </w:rPr>
        <w:t>Programa: ejercicio307.py</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import sqlite3</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conexion=sqlite3.connect("bd1.db")</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precio=float(input("Ingrese un precio:"))</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cursor=conexion.execute("select descripcion from articulos where precio&lt;?", (precio, ))</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filas=cursor.fetchall()</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if len(filas)&gt;0:</w:t>
      </w:r>
    </w:p>
    <w:p w:rsidR="006D008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for fila in filas:</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print(fila)</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else:</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print("No existen artículos con un precio menor al ingresado.")</w:t>
      </w:r>
    </w:p>
    <w:p w:rsidR="006D0085" w:rsidRPr="00570975" w:rsidRDefault="006D0085" w:rsidP="006D008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conexion.close()</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En este caso el resultado del comando 'select' pueden ser muchas filas:</w:t>
      </w:r>
    </w:p>
    <w:p w:rsidR="006D0085" w:rsidRPr="0057097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cursor=conexion.execute("select descripcion from articulos where precio&lt;?", (precio, ))</w:t>
      </w:r>
    </w:p>
    <w:p w:rsidR="006D0085" w:rsidRPr="0057097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Llamamos al método 'fetchall' de la clase Cursor y nos retorna una lista con todas las filas de la tabla que cumplen la condición de tener un precio inferior al ingresado:</w:t>
      </w:r>
    </w:p>
    <w:p w:rsidR="006D0085" w:rsidRP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6D0085">
        <w:rPr>
          <w:rFonts w:ascii="Consolas" w:hAnsi="Consolas"/>
          <w:color w:val="333333"/>
          <w:lang w:val="es-AR"/>
        </w:rPr>
        <w:t>filas=cursor.fetchall()</w:t>
      </w:r>
    </w:p>
    <w:p w:rsidR="006D0085" w:rsidRPr="006D0085" w:rsidRDefault="006D0085" w:rsidP="006D0085">
      <w:pPr>
        <w:pStyle w:val="NormalWeb"/>
        <w:shd w:val="clear" w:color="auto" w:fill="AED7A8"/>
        <w:spacing w:before="0" w:beforeAutospacing="0" w:after="150" w:afterAutospacing="0"/>
        <w:rPr>
          <w:rFonts w:ascii="Arial" w:hAnsi="Arial" w:cs="Arial"/>
          <w:color w:val="333333"/>
          <w:sz w:val="25"/>
          <w:szCs w:val="25"/>
          <w:lang w:val="es-AR"/>
        </w:rPr>
      </w:pPr>
      <w:r w:rsidRPr="006D0085">
        <w:rPr>
          <w:rFonts w:ascii="Arial" w:hAnsi="Arial" w:cs="Arial"/>
          <w:color w:val="333333"/>
          <w:sz w:val="25"/>
          <w:szCs w:val="25"/>
          <w:lang w:val="es-AR"/>
        </w:rPr>
        <w:t>En el caso que la lista no esté vacía procedemos a imprimirla:</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if len(filas)&gt;0:</w:t>
      </w:r>
    </w:p>
    <w:p w:rsid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 fila in filas:</w:t>
      </w:r>
    </w:p>
    <w:p w:rsidR="006D0085" w:rsidRP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Pr>
          <w:rFonts w:ascii="Consolas" w:hAnsi="Consolas"/>
          <w:color w:val="333333"/>
        </w:rPr>
        <w:t xml:space="preserve">        </w:t>
      </w:r>
      <w:r w:rsidRPr="006D0085">
        <w:rPr>
          <w:rFonts w:ascii="Consolas" w:hAnsi="Consolas"/>
          <w:color w:val="333333"/>
          <w:lang w:val="es-AR"/>
        </w:rPr>
        <w:t>print(fila)</w:t>
      </w:r>
    </w:p>
    <w:p w:rsidR="006D0085" w:rsidRP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6D0085">
        <w:rPr>
          <w:rFonts w:ascii="Consolas" w:hAnsi="Consolas"/>
          <w:color w:val="333333"/>
          <w:lang w:val="es-AR"/>
        </w:rPr>
        <w:t>else:</w:t>
      </w:r>
    </w:p>
    <w:p w:rsidR="006D0085" w:rsidRPr="006D0085" w:rsidRDefault="006D0085" w:rsidP="006D00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6D0085">
        <w:rPr>
          <w:rFonts w:ascii="Consolas" w:hAnsi="Consolas"/>
          <w:color w:val="333333"/>
          <w:lang w:val="es-AR"/>
        </w:rPr>
        <w:t xml:space="preserve">    print("No existen artículos con un precio menor al ingresado.")</w:t>
      </w:r>
    </w:p>
    <w:p w:rsidR="006D0085" w:rsidRPr="00570975" w:rsidRDefault="006D0085" w:rsidP="006D0085">
      <w:pPr>
        <w:shd w:val="clear" w:color="auto" w:fill="AED7A8"/>
        <w:rPr>
          <w:rFonts w:ascii="Arial" w:hAnsi="Arial" w:cs="Arial"/>
          <w:color w:val="333333"/>
          <w:sz w:val="50"/>
          <w:szCs w:val="50"/>
          <w:lang w:val="es-AR"/>
        </w:rPr>
      </w:pPr>
      <w:hyperlink r:id="rId178" w:history="1">
        <w:r w:rsidRPr="00570975">
          <w:rPr>
            <w:rStyle w:val="Hyperlink"/>
            <w:rFonts w:ascii="Arial" w:hAnsi="Arial" w:cs="Arial"/>
            <w:color w:val="428BCA"/>
            <w:sz w:val="50"/>
            <w:szCs w:val="50"/>
            <w:lang w:val="es-AR"/>
          </w:rPr>
          <w:t>Retornar</w:t>
        </w:r>
      </w:hyperlink>
    </w:p>
    <w:p w:rsidR="006D0085" w:rsidRPr="00570975" w:rsidRDefault="006D0085" w:rsidP="006D0085">
      <w:pPr>
        <w:shd w:val="clear" w:color="auto" w:fill="AED7A8"/>
        <w:rPr>
          <w:ins w:id="0" w:author="Unknown"/>
          <w:rFonts w:ascii="Arial" w:hAnsi="Arial" w:cs="Arial"/>
          <w:color w:val="333333"/>
          <w:sz w:val="25"/>
          <w:szCs w:val="25"/>
          <w:lang w:val="es-AR"/>
        </w:rPr>
      </w:pPr>
      <w:r w:rsidRPr="00570975">
        <w:rPr>
          <w:rFonts w:ascii="Arial" w:hAnsi="Arial" w:cs="Arial"/>
          <w:color w:val="333333"/>
          <w:sz w:val="25"/>
          <w:szCs w:val="25"/>
          <w:lang w:val="es-AR"/>
        </w:rPr>
        <w:lastRenderedPageBreak/>
        <w:t> </w:t>
      </w:r>
    </w:p>
    <w:p w:rsidR="00570975" w:rsidRPr="00570975" w:rsidRDefault="00570975" w:rsidP="00570975">
      <w:pPr>
        <w:pStyle w:val="Heading1"/>
        <w:shd w:val="clear" w:color="auto" w:fill="AED7A8"/>
        <w:spacing w:before="300" w:beforeAutospacing="0" w:after="150" w:afterAutospacing="0"/>
        <w:rPr>
          <w:rFonts w:ascii="inherit" w:hAnsi="inherit" w:cs="Arial"/>
          <w:b w:val="0"/>
          <w:bCs w:val="0"/>
          <w:color w:val="333333"/>
          <w:sz w:val="54"/>
          <w:szCs w:val="54"/>
          <w:lang w:val="es-AR"/>
        </w:rPr>
      </w:pPr>
      <w:r w:rsidRPr="00570975">
        <w:rPr>
          <w:rFonts w:ascii="inherit" w:hAnsi="inherit" w:cs="Arial"/>
          <w:b w:val="0"/>
          <w:bCs w:val="0"/>
          <w:color w:val="333333"/>
          <w:sz w:val="54"/>
          <w:szCs w:val="54"/>
          <w:lang w:val="es-AR"/>
        </w:rPr>
        <w:t> SQLite : interfaz visual con tkinter y acceso a la base de datos</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Es muy posible que necesitemos en algunas situaciones acceder a una base de datos de SQLite desde una aplicación con una interfaz visual.</w:t>
      </w:r>
      <w:r w:rsidRPr="00570975">
        <w:rPr>
          <w:rFonts w:ascii="Arial" w:hAnsi="Arial" w:cs="Arial"/>
          <w:color w:val="333333"/>
          <w:sz w:val="25"/>
          <w:szCs w:val="25"/>
          <w:lang w:val="es-AR"/>
        </w:rPr>
        <w:br/>
        <w:t>Implementaremos el mismo problema que resolvimos cuando trabajamos con el gestor de base de datos MySQL.</w:t>
      </w:r>
    </w:p>
    <w:p w:rsidR="00570975" w:rsidRPr="00570975" w:rsidRDefault="00570975" w:rsidP="00570975">
      <w:pPr>
        <w:pStyle w:val="Heading3"/>
        <w:shd w:val="clear" w:color="auto" w:fill="AED7A8"/>
        <w:spacing w:before="300" w:after="150"/>
        <w:rPr>
          <w:rFonts w:ascii="inherit" w:hAnsi="inherit" w:cs="Arial"/>
          <w:b w:val="0"/>
          <w:bCs w:val="0"/>
          <w:color w:val="333333"/>
          <w:sz w:val="36"/>
          <w:szCs w:val="36"/>
          <w:lang w:val="es-AR"/>
        </w:rPr>
      </w:pPr>
      <w:r w:rsidRPr="00570975">
        <w:rPr>
          <w:rFonts w:ascii="inherit" w:hAnsi="inherit" w:cs="Arial"/>
          <w:b w:val="0"/>
          <w:bCs w:val="0"/>
          <w:color w:val="333333"/>
          <w:sz w:val="36"/>
          <w:szCs w:val="36"/>
          <w:lang w:val="es-AR"/>
        </w:rPr>
        <w:t>Problema:</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hyperlink r:id="rId179" w:tgtFrame="_blank" w:history="1">
        <w:r w:rsidRPr="00570975">
          <w:rPr>
            <w:rStyle w:val="textovideo"/>
            <w:rFonts w:ascii="Arial" w:hAnsi="Arial" w:cs="Arial"/>
            <w:color w:val="428BCA"/>
            <w:sz w:val="25"/>
            <w:szCs w:val="25"/>
            <w:lang w:val="es-AR"/>
          </w:rPr>
          <w:t>Ver video</w:t>
        </w:r>
      </w:hyperlink>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Desarrollar una aplicación visual con la librería tkinter que permita implementar los algoritmos de carga de artículos, consulta por código y listado completo.</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Trabajaremos con la base de datos 'bd1.db' que creamos en el concepto anterior.</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Las interfaz visual para la carga debe ser:</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328670" cy="3205480"/>
            <wp:effectExtent l="0" t="0" r="5080" b="0"/>
            <wp:docPr id="110" name="Picture 110" descr="insert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 SQLite python"/>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28670" cy="320548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Las interfaz visual para la consulta:</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3308350" cy="3205480"/>
            <wp:effectExtent l="0" t="0" r="6350" b="0"/>
            <wp:docPr id="109" name="Picture 109" descr="select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SQLite pytho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308350" cy="320548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Y finalmente la interfaz para el listado completo:</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318510" cy="3205480"/>
            <wp:effectExtent l="0" t="0" r="0" b="0"/>
            <wp:docPr id="108" name="Picture 108" descr="insert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 SQLite pytho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18510" cy="320548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Para trabajar un poco más ordenado en la resolución de este problema lo dividiremos en dos módulos 'formularioarticulos.py' y 'articulos.py'.</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primer paso será crear una carpeta llamada 'proyecto4' y dentro de esta crearemos los dos módulos:</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6318885" cy="5116830"/>
            <wp:effectExtent l="0" t="0" r="5715" b="7620"/>
            <wp:docPr id="107" name="Picture 107" descr="modulos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os SQLite pytho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318885" cy="511683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módulo 'formularioarticulos.py' contiene toda la lógica de presentación de datos y hace uso del otro módulo para el acceso a la base de datos SQLite.</w:t>
      </w:r>
    </w:p>
    <w:p w:rsidR="00570975" w:rsidRDefault="00570975" w:rsidP="00570975">
      <w:pPr>
        <w:pStyle w:val="Heading4"/>
        <w:shd w:val="clear" w:color="auto" w:fill="AED7A8"/>
        <w:spacing w:before="150" w:after="150"/>
        <w:rPr>
          <w:rFonts w:ascii="inherit" w:hAnsi="inherit" w:cs="Arial"/>
          <w:b w:val="0"/>
          <w:bCs w:val="0"/>
          <w:color w:val="333333"/>
          <w:sz w:val="27"/>
          <w:szCs w:val="27"/>
        </w:rPr>
      </w:pPr>
      <w:r>
        <w:rPr>
          <w:rFonts w:ascii="inherit" w:hAnsi="inherit" w:cs="Arial"/>
          <w:b w:val="0"/>
          <w:bCs w:val="0"/>
          <w:color w:val="333333"/>
          <w:sz w:val="27"/>
          <w:szCs w:val="27"/>
        </w:rPr>
        <w:t>módulo: formularioarticulos.py</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import tkinter as tk</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from tkinter import ttk</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from tkinter import messagebox as mb</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from tkinter import scrolledtext as st</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import articulos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class FormularioArticulos: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lastRenderedPageBreak/>
        <w:t xml:space="preserve">    def __init__(self):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self.articulo1=articulos.Articulos()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self.ventana1=tk.Tk()</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self.ventana1.title("Mantenimiento de artículos")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 xml:space="preserve">self.cuaderno1 = ttk.Notebook(self.ventana1)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self.carga_articulos()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self.consulta_por_codigo()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self.listado_completo()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self.cuaderno1.grid(column=0, row=0, padx=10, pady=10)</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self.ventana1.mainloop()</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def carga_articulos(self):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self.pagina1 = ttk.Frame(self.cuaderno1)</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self.cuaderno1.add(self.pagina1, text="Carga de artículos")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self.labelframe1=ttk.LabelFrame(self.pagina1, text="Artículo")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self.labelframe1.grid(column=0, row=0, padx=5, pady=10)</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self.label1=ttk.Label(self.labelframe1, text="Descripción:")</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self.label1.grid(column=0, row=0,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self.descripcioncarga=tk.StringVar()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self.entrydescripcion=ttk.Entry(self.labelframe1, textvariable=self.descripcioncarga)</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 xml:space="preserve">        self.entrydescripcion.grid(column=1, row=0,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self.label2=ttk.Label(self.labelframe1, text="Precio:")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self.label2.grid(column=0, row=1,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self.preciocarga=tk.StringVar()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self.entryprecio=ttk.Entry(self.labelframe1, textvariable=self.preciocarga)</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self.entryprecio.grid(column=1, row=1, padx=4, pady=4)</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self.boton1=ttk.Button(self.labelframe1, text="Confirmar", command=self.agregar)</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self.boton1.grid(column=1, row=2, padx=4, pady=4)</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def agregar(self):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datos=(self.descripcioncarga.get(), self.preciocarga.get())</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self.articulo1.alta(datos)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mb.showinfo("Información", "Los datos fueron cargados")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self.descripcioncarga.set("")</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self.preciocarga.set("")</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def consulta_por_codigo(self):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self.pagina2 = ttk.Frame(self.cuaderno1)</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self.cuaderno1.add(self.pagina2, text="Consulta por código")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 xml:space="preserve">        self.labelframe2=ttk.LabelFrame(self.pagina2, text="Artículo")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self.labelframe2.grid(column=0, row=0, padx=5, pady=10)</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self.label1=ttk.Label(self.labelframe2, text="Código:")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self.label1.grid(column=0, row=0,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self.codigo=tk.StringVar()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self.entrycodigo=ttk.Entry(self.labelframe2, textvariable=self.codigo)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self.entrycodigo.grid(column=1, row=0,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self.label2=ttk.Label(self.labelframe2, text="Descripción:")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self.label2.grid(column=0, row=1,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self.descripcion=tk.StringVar()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self.entrydescripcion=ttk.Entry(self.labelframe2, textvariable=self.descripcion, state="readonly")</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self.entrydescripcion.grid(column=1, row=1,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self.label3=ttk.Label(self.labelframe2, text="Precio:")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self.label3.grid(column=0, row=2,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self.precio=tk.StringVar()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self.entryprecio=ttk.Entry(self.labelframe2, textvariable=self.precio, state="readonly")</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lastRenderedPageBreak/>
        <w:t xml:space="preserve">        </w:t>
      </w:r>
      <w:r>
        <w:rPr>
          <w:rFonts w:ascii="Courier" w:hAnsi="Courier"/>
          <w:color w:val="333333"/>
          <w:sz w:val="30"/>
          <w:szCs w:val="30"/>
        </w:rPr>
        <w:t>self.entryprecio.grid(column=1, row=2, padx=4, pady=4)</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self.boton1=ttk.Button(self.labelframe2, text="Consultar", command=self.consultar)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self.boton1.grid(column=1, row=3, padx=4, pady=4)</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def consultar(self):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datos=(self.codigo.get(),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respuesta=self.articulo1.consulta(datos)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if len(respuesta)&gt;0:</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self.descripcion.set(respuesta[0][0])</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self.precio.set(respuesta[0][1])</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else:</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self.descripcion.set('')</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self.precio.set('')</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mb.showinfo("Información", "No existe un artículo con dicho código")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def listado_completo(self):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self.pagina3 = ttk.Frame(self.cuaderno1)</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self.cuaderno1.add(self.pagina3, text="Listado completo")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self.labelframe3=ttk.LabelFrame(self.pagina3, text="Artículo")</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self.labelframe3.grid(column=0, row=0, padx=5, pady=10)</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self.boton1=ttk.Button(self.labelframe3, text="Listado completo", command=self.listar)</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lastRenderedPageBreak/>
        <w:t xml:space="preserve">        self.boton1.grid(column=0, row=0, padx=4, pady=4)</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self.scrolledtext1=st.ScrolledText(self.labelframe3, width=30, height=10)</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self.scrolledtext1.grid(column=0,row=1, padx=10, pady=10)</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def listar(self):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respuesta=self.articulo1.recuperar_todos()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 xml:space="preserve">self.scrolledtext1.delete("1.0", tk.END)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for fila in respuesta:</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self.scrolledtext1.insert(tk.END, "código:"+str(fila[0])+"\ndescripción:"+fila[1]+"\nprecio:"+str(fila[2])+"\n\n")</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aplicacion1=FormularioArticulos()</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módulo 'articulos.py' contiene toda la lógica de acceso a SQLite.</w:t>
      </w:r>
    </w:p>
    <w:p w:rsidR="00570975" w:rsidRDefault="00570975" w:rsidP="00570975">
      <w:pPr>
        <w:pStyle w:val="Heading4"/>
        <w:shd w:val="clear" w:color="auto" w:fill="AED7A8"/>
        <w:spacing w:before="150" w:after="150"/>
        <w:rPr>
          <w:rFonts w:ascii="inherit" w:hAnsi="inherit" w:cs="Arial"/>
          <w:b w:val="0"/>
          <w:bCs w:val="0"/>
          <w:color w:val="333333"/>
          <w:sz w:val="27"/>
          <w:szCs w:val="27"/>
        </w:rPr>
      </w:pPr>
      <w:r>
        <w:rPr>
          <w:rFonts w:ascii="inherit" w:hAnsi="inherit" w:cs="Arial"/>
          <w:b w:val="0"/>
          <w:bCs w:val="0"/>
          <w:color w:val="333333"/>
          <w:sz w:val="27"/>
          <w:szCs w:val="27"/>
        </w:rPr>
        <w:t>módulo: articulos.py</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import sqlite3</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class Articulos: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def abrir(self):</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conexion=sqlite3.connect("c:/programaspython/bd1.db")</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return conexion</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def alta(self, datos):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cone=self.abrir()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cursor=cone.cursor()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sql="insert into articulos(descripcion, precio) values (?,?)"</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cursor.execute(sql, datos)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cone.commit()</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cone.close()</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def consulta(self, datos):</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try:</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cone=self.abrir()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cursor=cone.cursor()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sql="select descripcion, precio from articulos where codigo=?"</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cursor.execute(sql, datos)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return cursor.fetchall()</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finally:</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cone.close()</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def recuperar_todos(self):</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try:</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cone=self.abrir()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cursor=cone.cursor()</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lastRenderedPageBreak/>
        <w:t xml:space="preserve">            sql="select codigo, descripcion, precio from articulos"</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sidRPr="00570975">
        <w:rPr>
          <w:rFonts w:ascii="Courier" w:hAnsi="Courier"/>
          <w:color w:val="333333"/>
          <w:sz w:val="30"/>
          <w:szCs w:val="30"/>
          <w:lang w:val="es-AR"/>
        </w:rPr>
        <w:t xml:space="preserve">            </w:t>
      </w:r>
      <w:r>
        <w:rPr>
          <w:rFonts w:ascii="Courier" w:hAnsi="Courier"/>
          <w:color w:val="333333"/>
          <w:sz w:val="30"/>
          <w:szCs w:val="30"/>
        </w:rPr>
        <w:t>cursor.execute(sql)</w:t>
      </w:r>
    </w:p>
    <w:p w:rsid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rPr>
      </w:pPr>
      <w:r>
        <w:rPr>
          <w:rFonts w:ascii="Courier" w:hAnsi="Courier"/>
          <w:color w:val="333333"/>
          <w:sz w:val="30"/>
          <w:szCs w:val="30"/>
        </w:rPr>
        <w:t xml:space="preserve">            return cursor.fetchall()</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Pr>
          <w:rFonts w:ascii="Courier" w:hAnsi="Courier"/>
          <w:color w:val="333333"/>
          <w:sz w:val="30"/>
          <w:szCs w:val="30"/>
        </w:rPr>
        <w:t xml:space="preserve">        </w:t>
      </w:r>
      <w:r w:rsidRPr="00570975">
        <w:rPr>
          <w:rFonts w:ascii="Courier" w:hAnsi="Courier"/>
          <w:color w:val="333333"/>
          <w:sz w:val="30"/>
          <w:szCs w:val="30"/>
          <w:lang w:val="es-AR"/>
        </w:rPr>
        <w:t>finally:</w:t>
      </w:r>
    </w:p>
    <w:p w:rsidR="00570975" w:rsidRPr="00570975" w:rsidRDefault="00570975" w:rsidP="00570975">
      <w:pPr>
        <w:pStyle w:val="HTMLPreformatted"/>
        <w:pBdr>
          <w:top w:val="dotted" w:sz="6" w:space="4" w:color="FFAA00"/>
          <w:left w:val="dotted" w:sz="6" w:space="4" w:color="FFAA00"/>
          <w:bottom w:val="dotted" w:sz="6" w:space="4" w:color="FFAA00"/>
          <w:right w:val="dotted" w:sz="6" w:space="4" w:color="FFAA00"/>
        </w:pBdr>
        <w:shd w:val="clear" w:color="auto" w:fill="FFFFCC"/>
        <w:wordWrap w:val="0"/>
        <w:spacing w:after="150"/>
        <w:rPr>
          <w:rFonts w:ascii="Courier" w:hAnsi="Courier"/>
          <w:color w:val="333333"/>
          <w:sz w:val="30"/>
          <w:szCs w:val="30"/>
          <w:lang w:val="es-AR"/>
        </w:rPr>
      </w:pPr>
      <w:r w:rsidRPr="00570975">
        <w:rPr>
          <w:rFonts w:ascii="Courier" w:hAnsi="Courier"/>
          <w:color w:val="333333"/>
          <w:sz w:val="30"/>
          <w:szCs w:val="30"/>
          <w:lang w:val="es-AR"/>
        </w:rPr>
        <w:t xml:space="preserve">            cone.close()</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Tener en cuenta que el módulo principal se encuentra en el archivo 'formularioarticulos.py' y es el que debemos ejecutar:</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6359525" cy="4931410"/>
            <wp:effectExtent l="0" t="0" r="3175" b="2540"/>
            <wp:docPr id="106" name="Picture 106" descr="modulos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os SQLite python"/>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359525" cy="493141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Cuando al programa lo ejecutemos desde la línea de comandos fuera del editor VS Code debemos recordar de llamar al módulo principal:</w:t>
      </w:r>
    </w:p>
    <w:p w:rsidR="00570975" w:rsidRDefault="00570975" w:rsidP="00570975">
      <w:pPr>
        <w:pStyle w:val="NormalWeb"/>
        <w:shd w:val="clear" w:color="auto" w:fill="AED7A8"/>
        <w:spacing w:before="0" w:beforeAutospacing="0" w:after="15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6000115" cy="4089400"/>
            <wp:effectExtent l="0" t="0" r="635" b="6350"/>
            <wp:docPr id="105" name="Picture 105" descr="modulos python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ulos python sqlit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00115" cy="4089400"/>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Analicemos un poco el código del módulo 'formularioarticulos.py', lo primero que hacemos es importar los módulos necesarios para implementar la interfaz visual:</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import tkinter as tk</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tkinter import ttk</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tkinter import messagebox as mb</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tkinter import scrolledtext as st</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Otro import fundamental es el módulo 'articulos.py' donde tenemos implementada la clase 'Articulos' que es la que se comunica con la base de datos SQLite:</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import articulos</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La clase visual la hemos llamado 'FormularioArticulos' y en el método __init__ creamos un objeto de la clase 'Articulos' que se encuentra en el otro módulo:</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class FormularioArticulos: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def __init__(self):</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self.articulo1=articulos.Articulos()</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También en el método __init__ llamamos a una serie de métodos para crear cada una de las páginas del objeto de la clase 'Notebook':</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self.ventana1=tk.Tk()</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self.ventana1.title("Mantenimiento de artículos")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 xml:space="preserve">self.cuaderno1 = ttk.Notebook(self.ventana1)        </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rPr>
        <w:t xml:space="preserve">        </w:t>
      </w:r>
      <w:r w:rsidRPr="00570975">
        <w:rPr>
          <w:rFonts w:ascii="Consolas" w:hAnsi="Consolas"/>
          <w:color w:val="333333"/>
          <w:lang w:val="es-AR"/>
        </w:rPr>
        <w:t>self.carga_articulos()</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self.consulta_por_codigo()</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self.listado_completo()</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self.cuaderno1.grid(column=0, row=0, padx=10, pady=10)</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self.ventana1.mainloop()</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Cuando desde la pestaña "Carga de artículos" se presiona el botón "Confirmar" lo primero que hacemos es crear una tupla con los dos datos ingresados en los controles "Entry":</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agregar(self):</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datos=(self.descripcioncarga.get(), self.preciocarga.get())</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Luego llamamos al método alta del objeto 'articulo1' y le pasamos la tupla con los datos a añadir:</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self.articulo1.alta(datos)</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mb.showinfo("Información", "Los datos fueron cargados")</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self.descripcioncarga.set("")</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self.preciocarga.set("")</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En este momento nos conviene analizar el método 'alta' de la clase 'Articulos' que se encuentra en el otro módulo:</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alta(self, datos):</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cone=self.abrir()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cursor=cone.cursor()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sql="insert into articulos(descripcion, precio) values (?,?)"</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cursor.execute(sql, datos)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cone.commit()</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cone.close()</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En el método 'alta' abrimos la conexión con el SQLite, creamos un cursor y llamamos seguidamente al método execute pasando un string con el comando SQL 'insert' y los datos a almacenar. Llamamos al método commit de la conexión y finalmente cerramos la conexión.</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método para abrir la conexión es: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abrir(self):</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conexion=sqlite3.connect("c:/programaspython/bd1.db")</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conexion</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Es importante especificar el path donde se encuentra el archivo 'bd1.db' si nuestro programa en Python se encuentra en otra carpeta.</w:t>
      </w:r>
    </w:p>
    <w:p w:rsidR="00570975" w:rsidRDefault="00570975" w:rsidP="00570975">
      <w:pPr>
        <w:pStyle w:val="Heading4"/>
        <w:shd w:val="clear" w:color="auto" w:fill="AED7A8"/>
        <w:spacing w:before="150" w:after="150"/>
        <w:rPr>
          <w:rFonts w:ascii="inherit" w:hAnsi="inherit" w:cs="Arial"/>
          <w:b w:val="0"/>
          <w:bCs w:val="0"/>
          <w:color w:val="333333"/>
          <w:sz w:val="27"/>
          <w:szCs w:val="27"/>
        </w:rPr>
      </w:pPr>
      <w:r>
        <w:rPr>
          <w:rFonts w:ascii="inherit" w:hAnsi="inherit" w:cs="Arial"/>
          <w:b w:val="0"/>
          <w:bCs w:val="0"/>
          <w:color w:val="333333"/>
          <w:sz w:val="27"/>
          <w:szCs w:val="27"/>
        </w:rPr>
        <w:t>Consulta por código</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Cuando se presiona el botón "Consultar" se ejecuta el método siguiente:</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consultar(self):</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datos=(self.codigo.get(), )</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respuesta=self.articulo1.consulta(datos)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if len(respuesta)&gt;0:</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self.descripcion.set(respuesta[0][0])</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self.precio.set(respuesta[0][1])</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else:</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self.descripcion.set('')</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self.precio.set('')</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mb.showinfo("Información", "No existe un artículo con dicho código")</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Creamos una tubla con un solo dato (es obligatoria la coma para que Python lo considere una tupla:</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datos=(self.codigo.get(), )</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Llamamos al método consulta de la clase 'Articulos' que se encuentra en el otro módulo. El método 'consulta' retorna una lista vacía si no existe el código de artículo ingresado o una lista con una tupla en su interior.</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método 'consulta' de la clase 'Articulos' llama al método 'fetchall' del cursor respectivo:</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lastRenderedPageBreak/>
        <w:t xml:space="preserve">    </w:t>
      </w:r>
      <w:r>
        <w:rPr>
          <w:rFonts w:ascii="Consolas" w:hAnsi="Consolas"/>
          <w:color w:val="333333"/>
        </w:rPr>
        <w:t>def consulta(self, datos):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try:</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cone=self.abrir()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cursor=cone.cursor()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sql="select descripcion, precio from articulos where codigo=?"</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cursor.execute(sql, datos)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cursor.fetchall()</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finally:</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cone.close()</w:t>
      </w:r>
    </w:p>
    <w:p w:rsidR="00570975" w:rsidRDefault="00570975" w:rsidP="00570975">
      <w:pPr>
        <w:pStyle w:val="Heading4"/>
        <w:shd w:val="clear" w:color="auto" w:fill="AED7A8"/>
        <w:spacing w:before="150" w:after="150"/>
        <w:rPr>
          <w:rFonts w:ascii="inherit" w:hAnsi="inherit" w:cs="Arial"/>
          <w:b w:val="0"/>
          <w:bCs w:val="0"/>
          <w:color w:val="333333"/>
          <w:sz w:val="27"/>
          <w:szCs w:val="27"/>
        </w:rPr>
      </w:pPr>
      <w:r>
        <w:rPr>
          <w:rFonts w:ascii="inherit" w:hAnsi="inherit" w:cs="Arial"/>
          <w:b w:val="0"/>
          <w:bCs w:val="0"/>
          <w:color w:val="333333"/>
          <w:sz w:val="27"/>
          <w:szCs w:val="27"/>
        </w:rPr>
        <w:t>Listado completo</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Para mostrar todas las filas de la tabla 'articulos' hemos dispuesto un objeto de la clase 'scrolledtext':</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listar(self):</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respuesta=self.articulo1.recuperar_todos()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 xml:space="preserve">self.scrolledtext1.delete("1.0", tk.END)        </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 fila in respuesta:</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self.scrolledtext1.insert(tk.END, "código:"+str(fila[0])+</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rPr>
        <w:t xml:space="preserve">                                              </w:t>
      </w:r>
      <w:r w:rsidRPr="00570975">
        <w:rPr>
          <w:rFonts w:ascii="Consolas" w:hAnsi="Consolas"/>
          <w:color w:val="333333"/>
          <w:lang w:val="es-AR"/>
        </w:rPr>
        <w:t>"\ndescripción:"+fila[1]+</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"\nprecio:"+str(fila[2])+"\n\n")</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Llamamos al método 'recuperar_todos' de la clase 'Articulos' y obtenemos una lista con un conjunto de tuplas con cada fila de la tabla.</w:t>
      </w:r>
    </w:p>
    <w:p w:rsidR="00570975" w:rsidRPr="00570975" w:rsidRDefault="00570975" w:rsidP="00570975">
      <w:pPr>
        <w:pStyle w:val="NormalWeb"/>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El algoritmo 'recuperar_todos' de la clase Articulos es: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def recuperar_todos(self):</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try:</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cone=self.abrir()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cursor=cone.cursor()</w:t>
      </w:r>
    </w:p>
    <w:p w:rsidR="00570975" w:rsidRP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s-AR"/>
        </w:rPr>
      </w:pPr>
      <w:r w:rsidRPr="00570975">
        <w:rPr>
          <w:rFonts w:ascii="Consolas" w:hAnsi="Consolas"/>
          <w:color w:val="333333"/>
          <w:lang w:val="es-AR"/>
        </w:rPr>
        <w:t xml:space="preserve">            sql="select codigo, descripcion, precio from articulos"</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570975">
        <w:rPr>
          <w:rFonts w:ascii="Consolas" w:hAnsi="Consolas"/>
          <w:color w:val="333333"/>
          <w:lang w:val="es-AR"/>
        </w:rPr>
        <w:t xml:space="preserve">            </w:t>
      </w:r>
      <w:r>
        <w:rPr>
          <w:rFonts w:ascii="Consolas" w:hAnsi="Consolas"/>
          <w:color w:val="333333"/>
        </w:rPr>
        <w:t>cursor.execute(sql)</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cursor.fetchall()</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finally:</w:t>
      </w:r>
    </w:p>
    <w:p w:rsidR="00570975" w:rsidRDefault="00570975" w:rsidP="0057097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cone.close()</w:t>
      </w:r>
    </w:p>
    <w:p w:rsidR="00570975" w:rsidRDefault="00570975" w:rsidP="00570975">
      <w:pPr>
        <w:pStyle w:val="Heading2"/>
        <w:shd w:val="clear" w:color="auto" w:fill="AED7A8"/>
        <w:spacing w:before="300" w:beforeAutospacing="0" w:after="150" w:afterAutospacing="0"/>
        <w:rPr>
          <w:rFonts w:ascii="inherit" w:hAnsi="inherit" w:cs="Arial"/>
          <w:b w:val="0"/>
          <w:bCs w:val="0"/>
          <w:color w:val="333333"/>
          <w:sz w:val="45"/>
          <w:szCs w:val="45"/>
        </w:rPr>
      </w:pPr>
      <w:r>
        <w:rPr>
          <w:rFonts w:ascii="inherit" w:hAnsi="inherit" w:cs="Arial"/>
          <w:b w:val="0"/>
          <w:bCs w:val="0"/>
          <w:color w:val="333333"/>
          <w:sz w:val="45"/>
          <w:szCs w:val="45"/>
        </w:rPr>
        <w:lastRenderedPageBreak/>
        <w:t>Problema propuesto</w:t>
      </w:r>
    </w:p>
    <w:p w:rsidR="00570975" w:rsidRPr="00570975" w:rsidRDefault="00570975" w:rsidP="00570975">
      <w:pPr>
        <w:pStyle w:val="NormalWeb"/>
        <w:numPr>
          <w:ilvl w:val="0"/>
          <w:numId w:val="78"/>
        </w:numPr>
        <w:shd w:val="clear" w:color="auto" w:fill="AED7A8"/>
        <w:spacing w:before="0" w:beforeAutospacing="0" w:after="150" w:afterAutospacing="0"/>
        <w:rPr>
          <w:rFonts w:ascii="Arial" w:hAnsi="Arial" w:cs="Arial"/>
          <w:color w:val="333333"/>
          <w:sz w:val="25"/>
          <w:szCs w:val="25"/>
          <w:lang w:val="es-AR"/>
        </w:rPr>
      </w:pPr>
      <w:r w:rsidRPr="00570975">
        <w:rPr>
          <w:rFonts w:ascii="Arial" w:hAnsi="Arial" w:cs="Arial"/>
          <w:color w:val="333333"/>
          <w:sz w:val="25"/>
          <w:szCs w:val="25"/>
          <w:lang w:val="es-AR"/>
        </w:rPr>
        <w:t>Agregar dos pestañas al programa de administración de artículos que permitan borrar un artículo ingresando su código y otra opción que permita consultar y modificar la descripción y precio de un artículo.</w:t>
      </w:r>
    </w:p>
    <w:p w:rsidR="00570975" w:rsidRPr="00570975" w:rsidRDefault="00570975" w:rsidP="00570975">
      <w:pPr>
        <w:pStyle w:val="NormalWeb"/>
        <w:shd w:val="clear" w:color="auto" w:fill="AED7A8"/>
        <w:spacing w:before="0" w:beforeAutospacing="0" w:after="150" w:afterAutospacing="0"/>
        <w:ind w:left="720"/>
        <w:rPr>
          <w:rFonts w:ascii="Arial" w:hAnsi="Arial" w:cs="Arial"/>
          <w:color w:val="333333"/>
          <w:sz w:val="25"/>
          <w:szCs w:val="25"/>
          <w:lang w:val="es-AR"/>
        </w:rPr>
      </w:pPr>
      <w:r w:rsidRPr="00570975">
        <w:rPr>
          <w:rFonts w:ascii="Arial" w:hAnsi="Arial" w:cs="Arial"/>
          <w:color w:val="333333"/>
          <w:sz w:val="25"/>
          <w:szCs w:val="25"/>
          <w:lang w:val="es-AR"/>
        </w:rPr>
        <w:t>La interfaces visuales a implementar son:</w:t>
      </w:r>
    </w:p>
    <w:p w:rsidR="00570975" w:rsidRDefault="00570975" w:rsidP="00570975">
      <w:pPr>
        <w:pStyle w:val="NormalWeb"/>
        <w:shd w:val="clear" w:color="auto" w:fill="AED7A8"/>
        <w:spacing w:before="0" w:beforeAutospacing="0" w:after="150" w:afterAutospacing="0"/>
        <w:ind w:left="720"/>
        <w:rPr>
          <w:rFonts w:ascii="Arial" w:hAnsi="Arial" w:cs="Arial"/>
          <w:color w:val="333333"/>
          <w:sz w:val="25"/>
          <w:szCs w:val="25"/>
        </w:rPr>
      </w:pPr>
      <w:r>
        <w:rPr>
          <w:rFonts w:ascii="Arial" w:hAnsi="Arial" w:cs="Arial"/>
          <w:noProof/>
          <w:color w:val="333333"/>
          <w:sz w:val="25"/>
          <w:szCs w:val="25"/>
        </w:rPr>
        <w:drawing>
          <wp:inline distT="0" distB="0" distL="0" distR="0">
            <wp:extent cx="4695190" cy="2784475"/>
            <wp:effectExtent l="0" t="0" r="0" b="0"/>
            <wp:docPr id="104" name="Picture 104" descr="delete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SQLite pytho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695190" cy="2784475"/>
                    </a:xfrm>
                    <a:prstGeom prst="rect">
                      <a:avLst/>
                    </a:prstGeom>
                    <a:noFill/>
                    <a:ln>
                      <a:noFill/>
                    </a:ln>
                  </pic:spPr>
                </pic:pic>
              </a:graphicData>
            </a:graphic>
          </wp:inline>
        </w:drawing>
      </w:r>
    </w:p>
    <w:p w:rsidR="00570975" w:rsidRDefault="00570975" w:rsidP="00570975">
      <w:pPr>
        <w:pStyle w:val="NormalWeb"/>
        <w:shd w:val="clear" w:color="auto" w:fill="AED7A8"/>
        <w:spacing w:before="0" w:beforeAutospacing="0" w:after="150" w:afterAutospacing="0"/>
        <w:ind w:left="720"/>
        <w:rPr>
          <w:rFonts w:ascii="Arial" w:hAnsi="Arial" w:cs="Arial"/>
          <w:color w:val="333333"/>
          <w:sz w:val="25"/>
          <w:szCs w:val="25"/>
        </w:rPr>
      </w:pPr>
      <w:r>
        <w:rPr>
          <w:rFonts w:ascii="Arial" w:hAnsi="Arial" w:cs="Arial"/>
          <w:noProof/>
          <w:color w:val="333333"/>
          <w:sz w:val="25"/>
          <w:szCs w:val="25"/>
        </w:rPr>
        <w:drawing>
          <wp:inline distT="0" distB="0" distL="0" distR="0">
            <wp:extent cx="4705350" cy="2794635"/>
            <wp:effectExtent l="0" t="0" r="0" b="5715"/>
            <wp:docPr id="103" name="Picture 103" descr="update SQLi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pdate SQLite pyth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05350" cy="2794635"/>
                    </a:xfrm>
                    <a:prstGeom prst="rect">
                      <a:avLst/>
                    </a:prstGeom>
                    <a:noFill/>
                    <a:ln>
                      <a:noFill/>
                    </a:ln>
                  </pic:spPr>
                </pic:pic>
              </a:graphicData>
            </a:graphic>
          </wp:inline>
        </w:drawing>
      </w:r>
    </w:p>
    <w:p w:rsidR="00570975" w:rsidRPr="00570975" w:rsidRDefault="00570975" w:rsidP="00570975">
      <w:pPr>
        <w:pStyle w:val="NormalWeb"/>
        <w:shd w:val="clear" w:color="auto" w:fill="AED7A8"/>
        <w:spacing w:before="0" w:beforeAutospacing="0" w:after="150" w:afterAutospacing="0"/>
        <w:ind w:left="720"/>
        <w:rPr>
          <w:rFonts w:ascii="Arial" w:hAnsi="Arial" w:cs="Arial"/>
          <w:color w:val="333333"/>
          <w:sz w:val="25"/>
          <w:szCs w:val="25"/>
          <w:lang w:val="es-AR"/>
        </w:rPr>
      </w:pPr>
      <w:hyperlink r:id="rId183" w:tgtFrame="_blank" w:history="1">
        <w:r w:rsidRPr="00570975">
          <w:rPr>
            <w:rStyle w:val="textovideo"/>
            <w:rFonts w:ascii="Arial" w:hAnsi="Arial" w:cs="Arial"/>
            <w:color w:val="428BCA"/>
            <w:sz w:val="25"/>
            <w:szCs w:val="25"/>
            <w:lang w:val="es-AR"/>
          </w:rPr>
          <w:t>Ver video</w:t>
        </w:r>
      </w:hyperlink>
    </w:p>
    <w:p w:rsidR="00570975" w:rsidRPr="00570975" w:rsidRDefault="00570975" w:rsidP="00570975">
      <w:pPr>
        <w:shd w:val="clear" w:color="auto" w:fill="AED7A8"/>
        <w:rPr>
          <w:rFonts w:ascii="Arial" w:hAnsi="Arial" w:cs="Arial"/>
          <w:color w:val="333333"/>
          <w:sz w:val="25"/>
          <w:szCs w:val="25"/>
          <w:lang w:val="es-AR"/>
        </w:rPr>
      </w:pPr>
      <w:hyperlink r:id="rId184" w:history="1">
        <w:r w:rsidRPr="00570975">
          <w:rPr>
            <w:rStyle w:val="Hyperlink"/>
            <w:rFonts w:ascii="Arial" w:hAnsi="Arial" w:cs="Arial"/>
            <w:color w:val="428BCA"/>
            <w:sz w:val="25"/>
            <w:szCs w:val="25"/>
            <w:lang w:val="es-AR"/>
          </w:rPr>
          <w:t>Solución</w:t>
        </w:r>
      </w:hyperlink>
    </w:p>
    <w:p w:rsidR="00570975" w:rsidRPr="00570975" w:rsidRDefault="00570975" w:rsidP="00570975">
      <w:pPr>
        <w:shd w:val="clear" w:color="auto" w:fill="AED7A8"/>
        <w:rPr>
          <w:rFonts w:ascii="Arial" w:hAnsi="Arial" w:cs="Arial"/>
          <w:color w:val="333333"/>
          <w:sz w:val="50"/>
          <w:szCs w:val="50"/>
          <w:lang w:val="es-AR"/>
        </w:rPr>
      </w:pPr>
      <w:hyperlink r:id="rId185" w:history="1">
        <w:r w:rsidRPr="00570975">
          <w:rPr>
            <w:rStyle w:val="Hyperlink"/>
            <w:rFonts w:ascii="Arial" w:hAnsi="Arial" w:cs="Arial"/>
            <w:color w:val="428BCA"/>
            <w:sz w:val="50"/>
            <w:szCs w:val="50"/>
            <w:lang w:val="es-AR"/>
          </w:rPr>
          <w:t>Retornar</w:t>
        </w:r>
      </w:hyperlink>
    </w:p>
    <w:p w:rsidR="00570975" w:rsidRPr="00570975" w:rsidRDefault="00570975" w:rsidP="00570975">
      <w:pPr>
        <w:shd w:val="clear" w:color="auto" w:fill="AED7A8"/>
        <w:rPr>
          <w:ins w:id="1" w:author="Unknown"/>
          <w:rFonts w:ascii="Arial" w:hAnsi="Arial" w:cs="Arial"/>
          <w:color w:val="333333"/>
          <w:sz w:val="25"/>
          <w:szCs w:val="25"/>
          <w:lang w:val="es-AR"/>
        </w:rPr>
      </w:pPr>
      <w:r w:rsidRPr="00570975">
        <w:rPr>
          <w:rFonts w:ascii="Arial" w:hAnsi="Arial" w:cs="Arial"/>
          <w:color w:val="333333"/>
          <w:sz w:val="25"/>
          <w:szCs w:val="25"/>
          <w:lang w:val="es-AR"/>
        </w:rPr>
        <w:lastRenderedPageBreak/>
        <w:t>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b/>
          <w:bCs/>
          <w:color w:val="333333"/>
          <w:sz w:val="20"/>
          <w:szCs w:val="20"/>
          <w:lang w:val="es-AR"/>
        </w:rPr>
        <w:t>módulo: formularioarticulos.py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import tkinter as tk</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from tkinter import ttk</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from tkinter import messagebox as mb</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from tkinter import scrolledtext as st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import 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class FormularioArticulos: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def __init__(self):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self.articulo1=articulos.Articulos()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self.ventana1=tk.Tk()</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self.ventana1.title("Mantenimiento de artículos")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 xml:space="preserve">self.cuaderno1 = ttk.Notebook(self.ventana1)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self.carga_articulos()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self.consulta_por_codigo()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self.listado_completo()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self.borrado()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self.modificar()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self.cuaderno1.grid(column=0, row=0, padx=10,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self.ventana1.mainloop()</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carga_articulos(self):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self.pagina1 = ttk.Frame(self.cuaderno1)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self.cuaderno1.add(self.pagina1, text="Carga de artículos")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self.labelframe1=ttk.LabelFrame(self.pagina1, text="Artículo")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self.labelframe1.grid(column=0, row=0, padx=5,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self.label1=ttk.Label(self.labelframe1, text="Descripción:")</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self.label1.grid(column=0,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self.descripcioncarga=tk.StringVar()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self.entrydescripcion=ttk.Entry(self.labelframe1, textvariable=self.descripcioncarga)</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self.entrydescripcion.grid(column=1,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self.label2=ttk.Label(self.labelframe1, text="Precio:")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self.label2.grid(column=0,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self.preciocarga=tk.StringVar()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self.entryprecio=ttk.Entry(self.labelframe1, textvariable=self.preciocarga)</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self.entryprecio.grid(column=1,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self.boton1=ttk.Button(self.labelframe1, text="Confirmar", command=self.agregar)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self.boton1.grid(column=1, row=2,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def agregar(self):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datos=(self.descripcioncarga.get(), self.preciocarga.get())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self.articulo1.alta(datos)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"Los datos fueron cargados")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self.descripcioncarga.set("")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self.preciocarga.set("")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consulta_por_codigo(self):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self.pagina2 = ttk.Frame(self.cuaderno1)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self.cuaderno1.add(self.pagina2, text="Consulta por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self.labelframe2=ttk.LabelFrame(self.pagina2, text="Artículo")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self.labelframe2.grid(column=0, row=0, padx=5,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self.label1=ttk.Label(self.labelframe2, text="Código:")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self.label1.grid(column=0,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self.codigo=tk.StringVar()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self.entrycodigo=ttk.Entry(self.labelframe2, textvariable=self.codigo)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self.entrycodigo.grid(column=1,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self.label2=ttk.Label(self.labelframe2, text="Descripción:")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self.label2.grid(column=0,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self.entrydescripcion=ttk.Entry(self.labelframe2, textvariable=self.descripcion, state="readonly")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self.entrydescripcion.grid(column=1,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self.label3=ttk.Label(self.labelframe2, text="Precio:")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self.label3.grid(column=0, row=2,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self.entryprecio=ttk.Entry(self.labelframe2, textvariable=self.precio, state="readonly")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self.entryprecio.grid(column=1, row=2,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self.boton1=ttk.Button(self.labelframe2, text="Consultar", command=self.consultar)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self.boton1.grid(column=1, row=3,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consultar(self):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datos=(self.codigo.get(),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respuesta=self.articulo1.consulta(datos)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if len(respuesta)&gt;0: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self.descripcion.set(respuesta[0][0])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self.precio.set(respuesta[0][1])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else: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"No existe un artículo con dicho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listado_completo(self):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self.pagina3 = ttk.Frame(self.cuaderno1)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self.cuaderno1.add(self.pagina3, text="Listado completo")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self.labelframe3=ttk.LabelFrame(self.pagina3, text="Artículo")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self.labelframe3.grid(column=0, row=0, padx=5,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self.boton1=ttk.Button(self.labelframe3, text="Listado completo", command=self.listar)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self.boton1.grid(column=0,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self.scrolledtext1=st.ScrolledText(self.labelframe3, width=30, height=10)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self.scrolledtext1.grid(column=0,row=1, padx=10,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def listar(self):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respuesta=self.articulo1.recuperar_todos()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 xml:space="preserve">self.scrolledtext1.delete("1.0", tk.END)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lastRenderedPageBreak/>
        <w:t xml:space="preserve">        for fila in respuesta:</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self.scrolledtext1.insert(tk.END, "código:"+str(fila[0])+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"\ndescripción:"+fila[1]+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"\nprecio:"+str(fila[2])+"\n\n")</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borrado(self):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self.pagina4 = ttk.Frame(self.cuaderno1)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self.cuaderno1.add(self.pagina4, text="Borrado de artículos")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self.labelframe4=ttk.LabelFrame(self.pagina4, text="Artículo")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self.labelframe4.grid(column=0, row=0, padx=5,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self.label1=ttk.Label(self.labelframe4, text="Código:")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self.label1.grid(column=0,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self.codigoborra=tk.StringVar()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self.entryborra=ttk.Entry(self.labelframe4, textvariable=self.codigoborra)</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self.entryborra.grid(column=1,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self.boton1=ttk.Button(self.labelframe4, text="Borrar", command=self.borrar)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self.boton1.grid(column=1,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borrar(self):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datos=(self.codigoborra.get(),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cantidad=self.articulo1.baja(datos)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if cantidad==1: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"Se borró el artículo con dicho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else: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"No existe un artículo con dicho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def modificar(self):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self.pagina5 = ttk.Frame(self.cuaderno1)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self.cuaderno1.add(self.pagina5, text="Modificar artículo")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self.labelframe5=ttk.LabelFrame(self.pagina5, text="Artículo")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self.labelframe5.grid(column=0, row=0, padx=5, pady=10)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self.label1=ttk.Label(self.labelframe5, text="Código:")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self.label1.grid(column=0,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self.codigomod=tk.StringVar()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self.entrycodigo=ttk.Entry(self.labelframe5, textvariable=self.codigomod)</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self.entrycodigo.grid(column=1, row=0,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 xml:space="preserve">self.label2=ttk.Label(self.labelframe5, text="Descripción:")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self.label2.grid(column=0,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self.descripcionmod=tk.StringVar()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self.entrydescripcion=ttk.Entry(self.labelframe5, textvariable=self.descripcionmod)</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self.entrydescripcion.grid(column=1, row=1,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self.label3=ttk.Label(self.labelframe5, text="Precio:")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self.label3.grid(column=0, row=2,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self.preciomod=tk.StringVar()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self.entryprecio=ttk.Entry(self.labelframe5, textvariable=self.preciomod)</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self.entryprecio.grid(column=1, row=2,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self.boton1=ttk.Button(self.labelframe5, text="Consultar", command=self.consultar_mod)</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self.boton1.grid(column=1, row=3,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self.boton1=ttk.Button(self.labelframe5, text="Modificar", command=self.modifica)</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self.boton1.grid(column=1, row=4, padx=4, pady=4)</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def modifica(self):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datos=(self.descripcionmod.get(), self.preciomod.get(), self.codigomod.get())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cantidad=self.articulo1.modificacion(datos)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if cantidad==1: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"Se modificó el artículo")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else: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"No existe un artículo con dicho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consultar_mod(self):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datos=(self.codigomod.get(),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respuesta=self.articulo1.consulta(datos)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if len(respuesta)&gt;0: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self.descripcionmod.set(respuesta[0][0])</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self.preciomod.set(respuesta[0][1])</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else: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self.descripcionmod.set('')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self.preciomod.set('')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mb.showinfo("Información", "No existe un artículo con dicho código")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aplicacion1=FormularioArticulos()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b/>
          <w:bCs/>
          <w:color w:val="333333"/>
          <w:sz w:val="20"/>
          <w:szCs w:val="20"/>
          <w:lang w:val="es-AR"/>
        </w:rPr>
        <w:t>módulo: articulos.py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import sqlite3</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class 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def abrir(self):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conexion=sqlite3.connect("c:/programaspython/bd1.db")</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return conexion</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alta(self,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cone=self.abrir()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cursor=cone.cursor()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sql="insert into articulos(descripcion, precio) values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cursor.execute(sql,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cone.commit()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cone.close()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def consulta(self,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try: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cone=self.abrir()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cursor=cone.cursor()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sql="select descripcion, precio from articulos where codigo=?"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cursor.execute(sql,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return cursor.fetchall()</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finally: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cone.close()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def recuperar_todos(self):</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try: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cone=self.abrir()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cursor=cone.cursor()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sql="select codigo, descripcion, precio from articulos"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cursor.execute(sql)</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return cursor.fetchall()</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finally: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cone.close()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def baja(self,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try: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cone=self.abrir()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cursor=cone.cursor()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sql="delete from articulos where codigo=?"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rPr>
        <w:t xml:space="preserve">            </w:t>
      </w:r>
      <w:r w:rsidRPr="00570975">
        <w:rPr>
          <w:rFonts w:ascii="Courier" w:eastAsia="Times New Roman" w:hAnsi="Courier" w:cs="Courier New"/>
          <w:color w:val="333333"/>
          <w:sz w:val="20"/>
          <w:szCs w:val="20"/>
          <w:lang w:val="es-AR"/>
        </w:rPr>
        <w:t>cursor.execute(sql,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cone.commit()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return cursor.rowcount # retornamos la cantidad de filas borradas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except: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cone.close()</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def modificacion(self,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try:</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cone=self.abrir()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lastRenderedPageBreak/>
        <w:t xml:space="preserve">            cursor=cone.cursor()</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sql="update articulos set descripcion=?, precio=? where codigo=?"</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cursor.execute(sql, datos)</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cone.commit()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lang w:val="es-AR"/>
        </w:rPr>
      </w:pPr>
      <w:r w:rsidRPr="00570975">
        <w:rPr>
          <w:rFonts w:ascii="Courier" w:eastAsia="Times New Roman" w:hAnsi="Courier" w:cs="Courier New"/>
          <w:color w:val="333333"/>
          <w:sz w:val="20"/>
          <w:szCs w:val="20"/>
          <w:lang w:val="es-AR"/>
        </w:rPr>
        <w:t xml:space="preserve">            return cursor.rowcount # retornamos la cantidad de filas modificadas            </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lang w:val="es-AR"/>
        </w:rPr>
        <w:t xml:space="preserve">        </w:t>
      </w:r>
      <w:r w:rsidRPr="00570975">
        <w:rPr>
          <w:rFonts w:ascii="Courier" w:eastAsia="Times New Roman" w:hAnsi="Courier" w:cs="Courier New"/>
          <w:color w:val="333333"/>
          <w:sz w:val="20"/>
          <w:szCs w:val="20"/>
        </w:rPr>
        <w:t>except:</w:t>
      </w:r>
    </w:p>
    <w:p w:rsidR="00570975" w:rsidRPr="00570975" w:rsidRDefault="00570975" w:rsidP="00570975">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w:eastAsia="Times New Roman" w:hAnsi="Courier" w:cs="Courier New"/>
          <w:color w:val="333333"/>
          <w:sz w:val="20"/>
          <w:szCs w:val="20"/>
        </w:rPr>
      </w:pPr>
      <w:r w:rsidRPr="00570975">
        <w:rPr>
          <w:rFonts w:ascii="Courier" w:eastAsia="Times New Roman" w:hAnsi="Courier" w:cs="Courier New"/>
          <w:color w:val="333333"/>
          <w:sz w:val="20"/>
          <w:szCs w:val="20"/>
        </w:rPr>
        <w:t xml:space="preserve">            cone.close()</w:t>
      </w:r>
    </w:p>
    <w:p w:rsidR="00570975" w:rsidRDefault="00570975" w:rsidP="00A67C10">
      <w:pPr>
        <w:shd w:val="clear" w:color="auto" w:fill="FBFBFB"/>
        <w:spacing w:after="255" w:line="240" w:lineRule="auto"/>
        <w:jc w:val="both"/>
        <w:rPr>
          <w:rFonts w:ascii="Times New Roman" w:eastAsia="Times New Roman" w:hAnsi="Times New Roman" w:cs="Times New Roman"/>
          <w:b/>
          <w:color w:val="121212"/>
          <w:sz w:val="40"/>
          <w:szCs w:val="40"/>
          <w:lang w:val="es-AR"/>
        </w:rPr>
      </w:pPr>
    </w:p>
    <w:p w:rsidR="006D0085" w:rsidRPr="00570975" w:rsidRDefault="00570975" w:rsidP="00570975">
      <w:pPr>
        <w:tabs>
          <w:tab w:val="left" w:pos="3365"/>
        </w:tabs>
        <w:rPr>
          <w:rFonts w:ascii="Times New Roman" w:eastAsia="Times New Roman" w:hAnsi="Times New Roman" w:cs="Times New Roman"/>
          <w:sz w:val="40"/>
          <w:szCs w:val="40"/>
          <w:lang w:val="es-AR"/>
        </w:rPr>
      </w:pPr>
      <w:r>
        <w:rPr>
          <w:rFonts w:ascii="Times New Roman" w:eastAsia="Times New Roman" w:hAnsi="Times New Roman" w:cs="Times New Roman"/>
          <w:sz w:val="40"/>
          <w:szCs w:val="40"/>
          <w:lang w:val="es-AR"/>
        </w:rPr>
        <w:tab/>
      </w:r>
      <w:bookmarkStart w:id="2" w:name="_GoBack"/>
      <w:bookmarkEnd w:id="2"/>
    </w:p>
    <w:sectPr w:rsidR="006D0085" w:rsidRPr="005709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C0C78"/>
    <w:multiLevelType w:val="multilevel"/>
    <w:tmpl w:val="F974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A3342"/>
    <w:multiLevelType w:val="multilevel"/>
    <w:tmpl w:val="582AC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C5B18"/>
    <w:multiLevelType w:val="multilevel"/>
    <w:tmpl w:val="C0AAC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6F36C4"/>
    <w:multiLevelType w:val="multilevel"/>
    <w:tmpl w:val="8278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9C61F7"/>
    <w:multiLevelType w:val="multilevel"/>
    <w:tmpl w:val="3822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E35760"/>
    <w:multiLevelType w:val="multilevel"/>
    <w:tmpl w:val="B2D42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F87B5F"/>
    <w:multiLevelType w:val="multilevel"/>
    <w:tmpl w:val="68B8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FC3907"/>
    <w:multiLevelType w:val="multilevel"/>
    <w:tmpl w:val="F092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1F078B"/>
    <w:multiLevelType w:val="multilevel"/>
    <w:tmpl w:val="1A9A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7A17C6"/>
    <w:multiLevelType w:val="multilevel"/>
    <w:tmpl w:val="5260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E047B1"/>
    <w:multiLevelType w:val="multilevel"/>
    <w:tmpl w:val="1692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3C6E2E"/>
    <w:multiLevelType w:val="multilevel"/>
    <w:tmpl w:val="31FA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A137CE"/>
    <w:multiLevelType w:val="multilevel"/>
    <w:tmpl w:val="26A0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9E74E9"/>
    <w:multiLevelType w:val="multilevel"/>
    <w:tmpl w:val="9FFA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414E6A"/>
    <w:multiLevelType w:val="multilevel"/>
    <w:tmpl w:val="154A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A312F6"/>
    <w:multiLevelType w:val="multilevel"/>
    <w:tmpl w:val="3C58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C63BBF"/>
    <w:multiLevelType w:val="multilevel"/>
    <w:tmpl w:val="BD58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6C6FCF"/>
    <w:multiLevelType w:val="multilevel"/>
    <w:tmpl w:val="4E36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4122CA"/>
    <w:multiLevelType w:val="multilevel"/>
    <w:tmpl w:val="A9AE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4829D0"/>
    <w:multiLevelType w:val="multilevel"/>
    <w:tmpl w:val="737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EC3824"/>
    <w:multiLevelType w:val="multilevel"/>
    <w:tmpl w:val="E2602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602DB5"/>
    <w:multiLevelType w:val="multilevel"/>
    <w:tmpl w:val="7EA4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B61B9D"/>
    <w:multiLevelType w:val="multilevel"/>
    <w:tmpl w:val="384E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40240F"/>
    <w:multiLevelType w:val="multilevel"/>
    <w:tmpl w:val="0BA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535A51"/>
    <w:multiLevelType w:val="multilevel"/>
    <w:tmpl w:val="2900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ADC70DE"/>
    <w:multiLevelType w:val="multilevel"/>
    <w:tmpl w:val="88E8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BB6026"/>
    <w:multiLevelType w:val="multilevel"/>
    <w:tmpl w:val="DE4A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058545F"/>
    <w:multiLevelType w:val="multilevel"/>
    <w:tmpl w:val="EEF49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251FB5"/>
    <w:multiLevelType w:val="multilevel"/>
    <w:tmpl w:val="472E1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127654F"/>
    <w:multiLevelType w:val="multilevel"/>
    <w:tmpl w:val="C6C2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8E7A2D"/>
    <w:multiLevelType w:val="multilevel"/>
    <w:tmpl w:val="C8D0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A97A5E"/>
    <w:multiLevelType w:val="multilevel"/>
    <w:tmpl w:val="5970A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61E6CAF"/>
    <w:multiLevelType w:val="multilevel"/>
    <w:tmpl w:val="85AC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A063990"/>
    <w:multiLevelType w:val="multilevel"/>
    <w:tmpl w:val="F392E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B2D7B7A"/>
    <w:multiLevelType w:val="multilevel"/>
    <w:tmpl w:val="719E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D5E0B2E"/>
    <w:multiLevelType w:val="multilevel"/>
    <w:tmpl w:val="1BA8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D702D11"/>
    <w:multiLevelType w:val="multilevel"/>
    <w:tmpl w:val="31A8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0C4F54"/>
    <w:multiLevelType w:val="multilevel"/>
    <w:tmpl w:val="1CF2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4A7057A"/>
    <w:multiLevelType w:val="multilevel"/>
    <w:tmpl w:val="AB9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7E44C62"/>
    <w:multiLevelType w:val="multilevel"/>
    <w:tmpl w:val="FE16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7F24B62"/>
    <w:multiLevelType w:val="multilevel"/>
    <w:tmpl w:val="4890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B435A5"/>
    <w:multiLevelType w:val="multilevel"/>
    <w:tmpl w:val="8C74D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A6A0422"/>
    <w:multiLevelType w:val="multilevel"/>
    <w:tmpl w:val="5800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CC27780"/>
    <w:multiLevelType w:val="multilevel"/>
    <w:tmpl w:val="925A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DF0486A"/>
    <w:multiLevelType w:val="multilevel"/>
    <w:tmpl w:val="9380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FDA212B"/>
    <w:multiLevelType w:val="multilevel"/>
    <w:tmpl w:val="315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2BE7B0B"/>
    <w:multiLevelType w:val="multilevel"/>
    <w:tmpl w:val="2F32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38719AB"/>
    <w:multiLevelType w:val="multilevel"/>
    <w:tmpl w:val="D57E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5D92BEF"/>
    <w:multiLevelType w:val="multilevel"/>
    <w:tmpl w:val="5EE4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81543D"/>
    <w:multiLevelType w:val="multilevel"/>
    <w:tmpl w:val="D768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AF11D11"/>
    <w:multiLevelType w:val="multilevel"/>
    <w:tmpl w:val="97EE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D9276F9"/>
    <w:multiLevelType w:val="multilevel"/>
    <w:tmpl w:val="F77C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FEF1314"/>
    <w:multiLevelType w:val="multilevel"/>
    <w:tmpl w:val="12AE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00A2702"/>
    <w:multiLevelType w:val="multilevel"/>
    <w:tmpl w:val="7002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1BC334E"/>
    <w:multiLevelType w:val="multilevel"/>
    <w:tmpl w:val="E780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1F0723E"/>
    <w:multiLevelType w:val="multilevel"/>
    <w:tmpl w:val="130CF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605A91"/>
    <w:multiLevelType w:val="multilevel"/>
    <w:tmpl w:val="9224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53D1AE1"/>
    <w:multiLevelType w:val="multilevel"/>
    <w:tmpl w:val="B4F6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5B17C52"/>
    <w:multiLevelType w:val="multilevel"/>
    <w:tmpl w:val="71BA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854504"/>
    <w:multiLevelType w:val="multilevel"/>
    <w:tmpl w:val="E6EA3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810A6F"/>
    <w:multiLevelType w:val="multilevel"/>
    <w:tmpl w:val="CD98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BE46220"/>
    <w:multiLevelType w:val="multilevel"/>
    <w:tmpl w:val="8094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BE738A9"/>
    <w:multiLevelType w:val="multilevel"/>
    <w:tmpl w:val="D276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C276C94"/>
    <w:multiLevelType w:val="multilevel"/>
    <w:tmpl w:val="835A9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CF13093"/>
    <w:multiLevelType w:val="multilevel"/>
    <w:tmpl w:val="62B6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F9D35F0"/>
    <w:multiLevelType w:val="multilevel"/>
    <w:tmpl w:val="F4E0F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FF61275"/>
    <w:multiLevelType w:val="multilevel"/>
    <w:tmpl w:val="9E0A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36189D"/>
    <w:multiLevelType w:val="multilevel"/>
    <w:tmpl w:val="F51A9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1C96FB7"/>
    <w:multiLevelType w:val="multilevel"/>
    <w:tmpl w:val="FD0C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136542"/>
    <w:multiLevelType w:val="multilevel"/>
    <w:tmpl w:val="B612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9ED3922"/>
    <w:multiLevelType w:val="multilevel"/>
    <w:tmpl w:val="19649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CE51F35"/>
    <w:multiLevelType w:val="multilevel"/>
    <w:tmpl w:val="FAB2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044D87"/>
    <w:multiLevelType w:val="multilevel"/>
    <w:tmpl w:val="EE0E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D087E34"/>
    <w:multiLevelType w:val="multilevel"/>
    <w:tmpl w:val="BEA8D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7F33C0"/>
    <w:multiLevelType w:val="multilevel"/>
    <w:tmpl w:val="2D80D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DA50782"/>
    <w:multiLevelType w:val="multilevel"/>
    <w:tmpl w:val="8FDEC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E1005D5"/>
    <w:multiLevelType w:val="multilevel"/>
    <w:tmpl w:val="FBFEC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F9013CE"/>
    <w:multiLevelType w:val="multilevel"/>
    <w:tmpl w:val="10BA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69"/>
  </w:num>
  <w:num w:numId="3">
    <w:abstractNumId w:val="55"/>
  </w:num>
  <w:num w:numId="4">
    <w:abstractNumId w:val="68"/>
  </w:num>
  <w:num w:numId="5">
    <w:abstractNumId w:val="75"/>
  </w:num>
  <w:num w:numId="6">
    <w:abstractNumId w:val="19"/>
  </w:num>
  <w:num w:numId="7">
    <w:abstractNumId w:val="47"/>
  </w:num>
  <w:num w:numId="8">
    <w:abstractNumId w:val="48"/>
  </w:num>
  <w:num w:numId="9">
    <w:abstractNumId w:val="44"/>
  </w:num>
  <w:num w:numId="10">
    <w:abstractNumId w:val="63"/>
  </w:num>
  <w:num w:numId="11">
    <w:abstractNumId w:val="51"/>
  </w:num>
  <w:num w:numId="12">
    <w:abstractNumId w:val="25"/>
  </w:num>
  <w:num w:numId="13">
    <w:abstractNumId w:val="34"/>
  </w:num>
  <w:num w:numId="14">
    <w:abstractNumId w:val="32"/>
  </w:num>
  <w:num w:numId="15">
    <w:abstractNumId w:val="26"/>
  </w:num>
  <w:num w:numId="16">
    <w:abstractNumId w:val="3"/>
  </w:num>
  <w:num w:numId="17">
    <w:abstractNumId w:val="18"/>
  </w:num>
  <w:num w:numId="18">
    <w:abstractNumId w:val="1"/>
  </w:num>
  <w:num w:numId="19">
    <w:abstractNumId w:val="56"/>
  </w:num>
  <w:num w:numId="20">
    <w:abstractNumId w:val="71"/>
  </w:num>
  <w:num w:numId="21">
    <w:abstractNumId w:val="54"/>
  </w:num>
  <w:num w:numId="22">
    <w:abstractNumId w:val="28"/>
  </w:num>
  <w:num w:numId="23">
    <w:abstractNumId w:val="5"/>
  </w:num>
  <w:num w:numId="24">
    <w:abstractNumId w:val="50"/>
  </w:num>
  <w:num w:numId="25">
    <w:abstractNumId w:val="76"/>
  </w:num>
  <w:num w:numId="26">
    <w:abstractNumId w:val="39"/>
  </w:num>
  <w:num w:numId="27">
    <w:abstractNumId w:val="59"/>
  </w:num>
  <w:num w:numId="28">
    <w:abstractNumId w:val="37"/>
  </w:num>
  <w:num w:numId="29">
    <w:abstractNumId w:val="2"/>
  </w:num>
  <w:num w:numId="30">
    <w:abstractNumId w:val="9"/>
  </w:num>
  <w:num w:numId="31">
    <w:abstractNumId w:val="43"/>
  </w:num>
  <w:num w:numId="32">
    <w:abstractNumId w:val="29"/>
  </w:num>
  <w:num w:numId="33">
    <w:abstractNumId w:val="41"/>
  </w:num>
  <w:num w:numId="34">
    <w:abstractNumId w:val="60"/>
  </w:num>
  <w:num w:numId="35">
    <w:abstractNumId w:val="70"/>
  </w:num>
  <w:num w:numId="36">
    <w:abstractNumId w:val="35"/>
  </w:num>
  <w:num w:numId="37">
    <w:abstractNumId w:val="22"/>
  </w:num>
  <w:num w:numId="38">
    <w:abstractNumId w:val="65"/>
  </w:num>
  <w:num w:numId="39">
    <w:abstractNumId w:val="49"/>
  </w:num>
  <w:num w:numId="40">
    <w:abstractNumId w:val="4"/>
  </w:num>
  <w:num w:numId="41">
    <w:abstractNumId w:val="62"/>
  </w:num>
  <w:num w:numId="42">
    <w:abstractNumId w:val="73"/>
  </w:num>
  <w:num w:numId="43">
    <w:abstractNumId w:val="36"/>
  </w:num>
  <w:num w:numId="44">
    <w:abstractNumId w:val="42"/>
  </w:num>
  <w:num w:numId="45">
    <w:abstractNumId w:val="0"/>
  </w:num>
  <w:num w:numId="46">
    <w:abstractNumId w:val="10"/>
  </w:num>
  <w:num w:numId="47">
    <w:abstractNumId w:val="52"/>
  </w:num>
  <w:num w:numId="48">
    <w:abstractNumId w:val="57"/>
  </w:num>
  <w:num w:numId="49">
    <w:abstractNumId w:val="27"/>
  </w:num>
  <w:num w:numId="50">
    <w:abstractNumId w:val="11"/>
  </w:num>
  <w:num w:numId="51">
    <w:abstractNumId w:val="74"/>
  </w:num>
  <w:num w:numId="52">
    <w:abstractNumId w:val="20"/>
  </w:num>
  <w:num w:numId="53">
    <w:abstractNumId w:val="67"/>
  </w:num>
  <w:num w:numId="54">
    <w:abstractNumId w:val="77"/>
  </w:num>
  <w:num w:numId="55">
    <w:abstractNumId w:val="40"/>
  </w:num>
  <w:num w:numId="56">
    <w:abstractNumId w:val="12"/>
  </w:num>
  <w:num w:numId="57">
    <w:abstractNumId w:val="46"/>
  </w:num>
  <w:num w:numId="58">
    <w:abstractNumId w:val="14"/>
  </w:num>
  <w:num w:numId="59">
    <w:abstractNumId w:val="38"/>
  </w:num>
  <w:num w:numId="60">
    <w:abstractNumId w:val="53"/>
  </w:num>
  <w:num w:numId="61">
    <w:abstractNumId w:val="16"/>
  </w:num>
  <w:num w:numId="62">
    <w:abstractNumId w:val="30"/>
  </w:num>
  <w:num w:numId="63">
    <w:abstractNumId w:val="7"/>
  </w:num>
  <w:num w:numId="64">
    <w:abstractNumId w:val="61"/>
  </w:num>
  <w:num w:numId="65">
    <w:abstractNumId w:val="6"/>
  </w:num>
  <w:num w:numId="66">
    <w:abstractNumId w:val="33"/>
  </w:num>
  <w:num w:numId="67">
    <w:abstractNumId w:val="8"/>
  </w:num>
  <w:num w:numId="68">
    <w:abstractNumId w:val="72"/>
  </w:num>
  <w:num w:numId="69">
    <w:abstractNumId w:val="17"/>
  </w:num>
  <w:num w:numId="70">
    <w:abstractNumId w:val="64"/>
  </w:num>
  <w:num w:numId="71">
    <w:abstractNumId w:val="21"/>
  </w:num>
  <w:num w:numId="72">
    <w:abstractNumId w:val="23"/>
  </w:num>
  <w:num w:numId="73">
    <w:abstractNumId w:val="15"/>
  </w:num>
  <w:num w:numId="74">
    <w:abstractNumId w:val="24"/>
  </w:num>
  <w:num w:numId="75">
    <w:abstractNumId w:val="13"/>
  </w:num>
  <w:num w:numId="76">
    <w:abstractNumId w:val="45"/>
  </w:num>
  <w:num w:numId="77">
    <w:abstractNumId w:val="66"/>
  </w:num>
  <w:num w:numId="78">
    <w:abstractNumId w:val="5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D81"/>
    <w:rsid w:val="00014853"/>
    <w:rsid w:val="00017E28"/>
    <w:rsid w:val="00034AC2"/>
    <w:rsid w:val="00034DBD"/>
    <w:rsid w:val="00036F1C"/>
    <w:rsid w:val="000526ED"/>
    <w:rsid w:val="00093043"/>
    <w:rsid w:val="00094B8D"/>
    <w:rsid w:val="000A544F"/>
    <w:rsid w:val="000B7A1C"/>
    <w:rsid w:val="000C3BC0"/>
    <w:rsid w:val="000E1983"/>
    <w:rsid w:val="000E2C1E"/>
    <w:rsid w:val="000F42A4"/>
    <w:rsid w:val="000F730B"/>
    <w:rsid w:val="00100FD0"/>
    <w:rsid w:val="00113B51"/>
    <w:rsid w:val="00133498"/>
    <w:rsid w:val="001617F4"/>
    <w:rsid w:val="00172603"/>
    <w:rsid w:val="00180AB2"/>
    <w:rsid w:val="0019053A"/>
    <w:rsid w:val="00191393"/>
    <w:rsid w:val="00194808"/>
    <w:rsid w:val="001C02C3"/>
    <w:rsid w:val="001D40ED"/>
    <w:rsid w:val="001E4CCC"/>
    <w:rsid w:val="001F0B0E"/>
    <w:rsid w:val="001F34FE"/>
    <w:rsid w:val="00210035"/>
    <w:rsid w:val="00211DC1"/>
    <w:rsid w:val="00231A09"/>
    <w:rsid w:val="00243BBA"/>
    <w:rsid w:val="00250BC6"/>
    <w:rsid w:val="00295082"/>
    <w:rsid w:val="002B7FE6"/>
    <w:rsid w:val="002C11E5"/>
    <w:rsid w:val="002D183A"/>
    <w:rsid w:val="002F7353"/>
    <w:rsid w:val="00304F8C"/>
    <w:rsid w:val="00337B31"/>
    <w:rsid w:val="00364545"/>
    <w:rsid w:val="00375D8E"/>
    <w:rsid w:val="003836B3"/>
    <w:rsid w:val="0038648B"/>
    <w:rsid w:val="003A23C1"/>
    <w:rsid w:val="003C511E"/>
    <w:rsid w:val="003D43F2"/>
    <w:rsid w:val="003E0DFD"/>
    <w:rsid w:val="003F77BC"/>
    <w:rsid w:val="00413E49"/>
    <w:rsid w:val="00446F65"/>
    <w:rsid w:val="00472E86"/>
    <w:rsid w:val="0048710B"/>
    <w:rsid w:val="004A1380"/>
    <w:rsid w:val="004A7C6B"/>
    <w:rsid w:val="004B269A"/>
    <w:rsid w:val="004B7AB3"/>
    <w:rsid w:val="004D7B6C"/>
    <w:rsid w:val="004E4646"/>
    <w:rsid w:val="004E631F"/>
    <w:rsid w:val="0050402C"/>
    <w:rsid w:val="005046E2"/>
    <w:rsid w:val="00512783"/>
    <w:rsid w:val="00527882"/>
    <w:rsid w:val="00537E59"/>
    <w:rsid w:val="00537EA2"/>
    <w:rsid w:val="00547403"/>
    <w:rsid w:val="00570975"/>
    <w:rsid w:val="0058292E"/>
    <w:rsid w:val="0059696E"/>
    <w:rsid w:val="005A4866"/>
    <w:rsid w:val="005C3E96"/>
    <w:rsid w:val="005E5893"/>
    <w:rsid w:val="00603D81"/>
    <w:rsid w:val="00604CC7"/>
    <w:rsid w:val="00623039"/>
    <w:rsid w:val="006309B7"/>
    <w:rsid w:val="00630D34"/>
    <w:rsid w:val="006B1EA1"/>
    <w:rsid w:val="006C1DB6"/>
    <w:rsid w:val="006D0085"/>
    <w:rsid w:val="006F57B6"/>
    <w:rsid w:val="007200AF"/>
    <w:rsid w:val="00732EA7"/>
    <w:rsid w:val="007411EE"/>
    <w:rsid w:val="0079681D"/>
    <w:rsid w:val="007A473E"/>
    <w:rsid w:val="007D35A8"/>
    <w:rsid w:val="007D7209"/>
    <w:rsid w:val="007F5A7E"/>
    <w:rsid w:val="00802201"/>
    <w:rsid w:val="00806742"/>
    <w:rsid w:val="00815A33"/>
    <w:rsid w:val="00834AC8"/>
    <w:rsid w:val="00846006"/>
    <w:rsid w:val="008519EC"/>
    <w:rsid w:val="0086055E"/>
    <w:rsid w:val="00877409"/>
    <w:rsid w:val="00886991"/>
    <w:rsid w:val="0089255C"/>
    <w:rsid w:val="008A7D32"/>
    <w:rsid w:val="008B46CA"/>
    <w:rsid w:val="008C23B8"/>
    <w:rsid w:val="008D36CF"/>
    <w:rsid w:val="0092617A"/>
    <w:rsid w:val="00965BEA"/>
    <w:rsid w:val="009877C8"/>
    <w:rsid w:val="00994A52"/>
    <w:rsid w:val="009A5E86"/>
    <w:rsid w:val="009D6FC9"/>
    <w:rsid w:val="009F3E26"/>
    <w:rsid w:val="009F7E1E"/>
    <w:rsid w:val="00A16A4D"/>
    <w:rsid w:val="00A347D8"/>
    <w:rsid w:val="00A41EFD"/>
    <w:rsid w:val="00A43A9D"/>
    <w:rsid w:val="00A52B85"/>
    <w:rsid w:val="00A536CA"/>
    <w:rsid w:val="00A67C10"/>
    <w:rsid w:val="00A74164"/>
    <w:rsid w:val="00A95E74"/>
    <w:rsid w:val="00A97854"/>
    <w:rsid w:val="00AB1DF3"/>
    <w:rsid w:val="00AB22D9"/>
    <w:rsid w:val="00AB522F"/>
    <w:rsid w:val="00AF4495"/>
    <w:rsid w:val="00B053A1"/>
    <w:rsid w:val="00B14C2E"/>
    <w:rsid w:val="00B42FA4"/>
    <w:rsid w:val="00B45704"/>
    <w:rsid w:val="00B531E0"/>
    <w:rsid w:val="00B73268"/>
    <w:rsid w:val="00B8144E"/>
    <w:rsid w:val="00B840B0"/>
    <w:rsid w:val="00BD4428"/>
    <w:rsid w:val="00BE077B"/>
    <w:rsid w:val="00C146E0"/>
    <w:rsid w:val="00C2304A"/>
    <w:rsid w:val="00C23757"/>
    <w:rsid w:val="00C4148A"/>
    <w:rsid w:val="00C561FC"/>
    <w:rsid w:val="00C56C34"/>
    <w:rsid w:val="00C81C09"/>
    <w:rsid w:val="00C9054A"/>
    <w:rsid w:val="00CA3A64"/>
    <w:rsid w:val="00CA7191"/>
    <w:rsid w:val="00CD4B47"/>
    <w:rsid w:val="00CD656C"/>
    <w:rsid w:val="00CF744E"/>
    <w:rsid w:val="00D02D5A"/>
    <w:rsid w:val="00D111D1"/>
    <w:rsid w:val="00D215A0"/>
    <w:rsid w:val="00D330D7"/>
    <w:rsid w:val="00D420E7"/>
    <w:rsid w:val="00D65568"/>
    <w:rsid w:val="00D7341F"/>
    <w:rsid w:val="00D74052"/>
    <w:rsid w:val="00DA33BC"/>
    <w:rsid w:val="00DA5B4B"/>
    <w:rsid w:val="00DA6F8D"/>
    <w:rsid w:val="00DA7D23"/>
    <w:rsid w:val="00DB7B9D"/>
    <w:rsid w:val="00DE5C18"/>
    <w:rsid w:val="00E156BD"/>
    <w:rsid w:val="00E22CDD"/>
    <w:rsid w:val="00E27BE3"/>
    <w:rsid w:val="00E35E21"/>
    <w:rsid w:val="00E45D9E"/>
    <w:rsid w:val="00E619C0"/>
    <w:rsid w:val="00E70D99"/>
    <w:rsid w:val="00E7431A"/>
    <w:rsid w:val="00E94904"/>
    <w:rsid w:val="00E97869"/>
    <w:rsid w:val="00ED01C3"/>
    <w:rsid w:val="00ED5433"/>
    <w:rsid w:val="00ED6F3F"/>
    <w:rsid w:val="00EE7912"/>
    <w:rsid w:val="00EF5753"/>
    <w:rsid w:val="00F04CCF"/>
    <w:rsid w:val="00F25A37"/>
    <w:rsid w:val="00F667D2"/>
    <w:rsid w:val="00F95B27"/>
    <w:rsid w:val="00FA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D6F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D6F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864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C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431A"/>
    <w:rPr>
      <w:b/>
      <w:bCs/>
    </w:rPr>
  </w:style>
  <w:style w:type="character" w:customStyle="1" w:styleId="Heading1Char">
    <w:name w:val="Heading 1 Char"/>
    <w:basedOn w:val="DefaultParagraphFont"/>
    <w:link w:val="Heading1"/>
    <w:uiPriority w:val="9"/>
    <w:rsid w:val="009D6F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6FC9"/>
    <w:rPr>
      <w:rFonts w:ascii="Times New Roman" w:eastAsia="Times New Roman" w:hAnsi="Times New Roman" w:cs="Times New Roman"/>
      <w:b/>
      <w:bCs/>
      <w:sz w:val="36"/>
      <w:szCs w:val="36"/>
    </w:rPr>
  </w:style>
  <w:style w:type="paragraph" w:styleId="NormalWeb">
    <w:name w:val="Normal (Web)"/>
    <w:basedOn w:val="Normal"/>
    <w:uiPriority w:val="99"/>
    <w:unhideWhenUsed/>
    <w:rsid w:val="009D6F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6FC9"/>
    <w:rPr>
      <w:color w:val="0000FF"/>
      <w:u w:val="single"/>
    </w:rPr>
  </w:style>
  <w:style w:type="character" w:styleId="HTMLCode">
    <w:name w:val="HTML Code"/>
    <w:basedOn w:val="DefaultParagraphFont"/>
    <w:uiPriority w:val="99"/>
    <w:semiHidden/>
    <w:unhideWhenUsed/>
    <w:rsid w:val="009D6FC9"/>
    <w:rPr>
      <w:rFonts w:ascii="Courier New" w:eastAsia="Times New Roman" w:hAnsi="Courier New" w:cs="Courier New"/>
      <w:sz w:val="20"/>
      <w:szCs w:val="20"/>
    </w:rPr>
  </w:style>
  <w:style w:type="character" w:styleId="Emphasis">
    <w:name w:val="Emphasis"/>
    <w:basedOn w:val="DefaultParagraphFont"/>
    <w:uiPriority w:val="20"/>
    <w:qFormat/>
    <w:rsid w:val="009D6FC9"/>
    <w:rPr>
      <w:i/>
      <w:iCs/>
    </w:rPr>
  </w:style>
  <w:style w:type="paragraph" w:styleId="BalloonText">
    <w:name w:val="Balloon Text"/>
    <w:basedOn w:val="Normal"/>
    <w:link w:val="BalloonTextChar"/>
    <w:uiPriority w:val="99"/>
    <w:semiHidden/>
    <w:unhideWhenUsed/>
    <w:rsid w:val="00527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82"/>
    <w:rPr>
      <w:rFonts w:ascii="Tahoma" w:hAnsi="Tahoma" w:cs="Tahoma"/>
      <w:sz w:val="16"/>
      <w:szCs w:val="16"/>
    </w:rPr>
  </w:style>
  <w:style w:type="character" w:customStyle="1" w:styleId="kw1">
    <w:name w:val="kw1"/>
    <w:basedOn w:val="DefaultParagraphFont"/>
    <w:rsid w:val="00D330D7"/>
  </w:style>
  <w:style w:type="character" w:customStyle="1" w:styleId="kw3">
    <w:name w:val="kw3"/>
    <w:basedOn w:val="DefaultParagraphFont"/>
    <w:rsid w:val="00D330D7"/>
  </w:style>
  <w:style w:type="character" w:customStyle="1" w:styleId="br0">
    <w:name w:val="br0"/>
    <w:basedOn w:val="DefaultParagraphFont"/>
    <w:rsid w:val="00D330D7"/>
  </w:style>
  <w:style w:type="character" w:customStyle="1" w:styleId="me0">
    <w:name w:val="me0"/>
    <w:basedOn w:val="DefaultParagraphFont"/>
    <w:rsid w:val="00D330D7"/>
  </w:style>
  <w:style w:type="character" w:customStyle="1" w:styleId="st0">
    <w:name w:val="st0"/>
    <w:basedOn w:val="DefaultParagraphFont"/>
    <w:rsid w:val="00D330D7"/>
  </w:style>
  <w:style w:type="character" w:customStyle="1" w:styleId="co1">
    <w:name w:val="co1"/>
    <w:basedOn w:val="DefaultParagraphFont"/>
    <w:rsid w:val="00D330D7"/>
  </w:style>
  <w:style w:type="character" w:customStyle="1" w:styleId="kw2">
    <w:name w:val="kw2"/>
    <w:basedOn w:val="DefaultParagraphFont"/>
    <w:rsid w:val="00D330D7"/>
  </w:style>
  <w:style w:type="paragraph" w:styleId="ListParagraph">
    <w:name w:val="List Paragraph"/>
    <w:basedOn w:val="Normal"/>
    <w:uiPriority w:val="34"/>
    <w:qFormat/>
    <w:rsid w:val="006F57B6"/>
    <w:pPr>
      <w:ind w:left="720"/>
      <w:contextualSpacing/>
    </w:pPr>
  </w:style>
  <w:style w:type="character" w:customStyle="1" w:styleId="nu0">
    <w:name w:val="nu0"/>
    <w:basedOn w:val="DefaultParagraphFont"/>
    <w:rsid w:val="006F57B6"/>
  </w:style>
  <w:style w:type="character" w:customStyle="1" w:styleId="Heading4Char">
    <w:name w:val="Heading 4 Char"/>
    <w:basedOn w:val="DefaultParagraphFont"/>
    <w:link w:val="Heading4"/>
    <w:uiPriority w:val="9"/>
    <w:semiHidden/>
    <w:rsid w:val="00DE5C1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38648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3F7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77BC"/>
    <w:rPr>
      <w:rFonts w:ascii="Courier New" w:eastAsia="Times New Roman" w:hAnsi="Courier New" w:cs="Courier New"/>
      <w:sz w:val="20"/>
      <w:szCs w:val="20"/>
    </w:rPr>
  </w:style>
  <w:style w:type="character" w:customStyle="1" w:styleId="pln">
    <w:name w:val="pln"/>
    <w:basedOn w:val="DefaultParagraphFont"/>
    <w:rsid w:val="003F77BC"/>
  </w:style>
  <w:style w:type="character" w:customStyle="1" w:styleId="pun">
    <w:name w:val="pun"/>
    <w:basedOn w:val="DefaultParagraphFont"/>
    <w:rsid w:val="003F77BC"/>
  </w:style>
  <w:style w:type="character" w:customStyle="1" w:styleId="typ">
    <w:name w:val="typ"/>
    <w:basedOn w:val="DefaultParagraphFont"/>
    <w:rsid w:val="003F77BC"/>
  </w:style>
  <w:style w:type="character" w:customStyle="1" w:styleId="com">
    <w:name w:val="com"/>
    <w:basedOn w:val="DefaultParagraphFont"/>
    <w:rsid w:val="003F77BC"/>
  </w:style>
  <w:style w:type="character" w:customStyle="1" w:styleId="kwd">
    <w:name w:val="kwd"/>
    <w:basedOn w:val="DefaultParagraphFont"/>
    <w:rsid w:val="003F77BC"/>
  </w:style>
  <w:style w:type="character" w:customStyle="1" w:styleId="str">
    <w:name w:val="str"/>
    <w:basedOn w:val="DefaultParagraphFont"/>
    <w:rsid w:val="003F77BC"/>
  </w:style>
  <w:style w:type="character" w:customStyle="1" w:styleId="lit">
    <w:name w:val="lit"/>
    <w:basedOn w:val="DefaultParagraphFont"/>
    <w:rsid w:val="003F77BC"/>
  </w:style>
  <w:style w:type="character" w:customStyle="1" w:styleId="textovideo">
    <w:name w:val="textovideo"/>
    <w:basedOn w:val="DefaultParagraphFont"/>
    <w:rsid w:val="00834A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D6FC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D6F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864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C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431A"/>
    <w:rPr>
      <w:b/>
      <w:bCs/>
    </w:rPr>
  </w:style>
  <w:style w:type="character" w:customStyle="1" w:styleId="Heading1Char">
    <w:name w:val="Heading 1 Char"/>
    <w:basedOn w:val="DefaultParagraphFont"/>
    <w:link w:val="Heading1"/>
    <w:uiPriority w:val="9"/>
    <w:rsid w:val="009D6F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6FC9"/>
    <w:rPr>
      <w:rFonts w:ascii="Times New Roman" w:eastAsia="Times New Roman" w:hAnsi="Times New Roman" w:cs="Times New Roman"/>
      <w:b/>
      <w:bCs/>
      <w:sz w:val="36"/>
      <w:szCs w:val="36"/>
    </w:rPr>
  </w:style>
  <w:style w:type="paragraph" w:styleId="NormalWeb">
    <w:name w:val="Normal (Web)"/>
    <w:basedOn w:val="Normal"/>
    <w:uiPriority w:val="99"/>
    <w:unhideWhenUsed/>
    <w:rsid w:val="009D6F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6FC9"/>
    <w:rPr>
      <w:color w:val="0000FF"/>
      <w:u w:val="single"/>
    </w:rPr>
  </w:style>
  <w:style w:type="character" w:styleId="HTMLCode">
    <w:name w:val="HTML Code"/>
    <w:basedOn w:val="DefaultParagraphFont"/>
    <w:uiPriority w:val="99"/>
    <w:semiHidden/>
    <w:unhideWhenUsed/>
    <w:rsid w:val="009D6FC9"/>
    <w:rPr>
      <w:rFonts w:ascii="Courier New" w:eastAsia="Times New Roman" w:hAnsi="Courier New" w:cs="Courier New"/>
      <w:sz w:val="20"/>
      <w:szCs w:val="20"/>
    </w:rPr>
  </w:style>
  <w:style w:type="character" w:styleId="Emphasis">
    <w:name w:val="Emphasis"/>
    <w:basedOn w:val="DefaultParagraphFont"/>
    <w:uiPriority w:val="20"/>
    <w:qFormat/>
    <w:rsid w:val="009D6FC9"/>
    <w:rPr>
      <w:i/>
      <w:iCs/>
    </w:rPr>
  </w:style>
  <w:style w:type="paragraph" w:styleId="BalloonText">
    <w:name w:val="Balloon Text"/>
    <w:basedOn w:val="Normal"/>
    <w:link w:val="BalloonTextChar"/>
    <w:uiPriority w:val="99"/>
    <w:semiHidden/>
    <w:unhideWhenUsed/>
    <w:rsid w:val="00527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882"/>
    <w:rPr>
      <w:rFonts w:ascii="Tahoma" w:hAnsi="Tahoma" w:cs="Tahoma"/>
      <w:sz w:val="16"/>
      <w:szCs w:val="16"/>
    </w:rPr>
  </w:style>
  <w:style w:type="character" w:customStyle="1" w:styleId="kw1">
    <w:name w:val="kw1"/>
    <w:basedOn w:val="DefaultParagraphFont"/>
    <w:rsid w:val="00D330D7"/>
  </w:style>
  <w:style w:type="character" w:customStyle="1" w:styleId="kw3">
    <w:name w:val="kw3"/>
    <w:basedOn w:val="DefaultParagraphFont"/>
    <w:rsid w:val="00D330D7"/>
  </w:style>
  <w:style w:type="character" w:customStyle="1" w:styleId="br0">
    <w:name w:val="br0"/>
    <w:basedOn w:val="DefaultParagraphFont"/>
    <w:rsid w:val="00D330D7"/>
  </w:style>
  <w:style w:type="character" w:customStyle="1" w:styleId="me0">
    <w:name w:val="me0"/>
    <w:basedOn w:val="DefaultParagraphFont"/>
    <w:rsid w:val="00D330D7"/>
  </w:style>
  <w:style w:type="character" w:customStyle="1" w:styleId="st0">
    <w:name w:val="st0"/>
    <w:basedOn w:val="DefaultParagraphFont"/>
    <w:rsid w:val="00D330D7"/>
  </w:style>
  <w:style w:type="character" w:customStyle="1" w:styleId="co1">
    <w:name w:val="co1"/>
    <w:basedOn w:val="DefaultParagraphFont"/>
    <w:rsid w:val="00D330D7"/>
  </w:style>
  <w:style w:type="character" w:customStyle="1" w:styleId="kw2">
    <w:name w:val="kw2"/>
    <w:basedOn w:val="DefaultParagraphFont"/>
    <w:rsid w:val="00D330D7"/>
  </w:style>
  <w:style w:type="paragraph" w:styleId="ListParagraph">
    <w:name w:val="List Paragraph"/>
    <w:basedOn w:val="Normal"/>
    <w:uiPriority w:val="34"/>
    <w:qFormat/>
    <w:rsid w:val="006F57B6"/>
    <w:pPr>
      <w:ind w:left="720"/>
      <w:contextualSpacing/>
    </w:pPr>
  </w:style>
  <w:style w:type="character" w:customStyle="1" w:styleId="nu0">
    <w:name w:val="nu0"/>
    <w:basedOn w:val="DefaultParagraphFont"/>
    <w:rsid w:val="006F57B6"/>
  </w:style>
  <w:style w:type="character" w:customStyle="1" w:styleId="Heading4Char">
    <w:name w:val="Heading 4 Char"/>
    <w:basedOn w:val="DefaultParagraphFont"/>
    <w:link w:val="Heading4"/>
    <w:uiPriority w:val="9"/>
    <w:semiHidden/>
    <w:rsid w:val="00DE5C1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38648B"/>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3F7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77BC"/>
    <w:rPr>
      <w:rFonts w:ascii="Courier New" w:eastAsia="Times New Roman" w:hAnsi="Courier New" w:cs="Courier New"/>
      <w:sz w:val="20"/>
      <w:szCs w:val="20"/>
    </w:rPr>
  </w:style>
  <w:style w:type="character" w:customStyle="1" w:styleId="pln">
    <w:name w:val="pln"/>
    <w:basedOn w:val="DefaultParagraphFont"/>
    <w:rsid w:val="003F77BC"/>
  </w:style>
  <w:style w:type="character" w:customStyle="1" w:styleId="pun">
    <w:name w:val="pun"/>
    <w:basedOn w:val="DefaultParagraphFont"/>
    <w:rsid w:val="003F77BC"/>
  </w:style>
  <w:style w:type="character" w:customStyle="1" w:styleId="typ">
    <w:name w:val="typ"/>
    <w:basedOn w:val="DefaultParagraphFont"/>
    <w:rsid w:val="003F77BC"/>
  </w:style>
  <w:style w:type="character" w:customStyle="1" w:styleId="com">
    <w:name w:val="com"/>
    <w:basedOn w:val="DefaultParagraphFont"/>
    <w:rsid w:val="003F77BC"/>
  </w:style>
  <w:style w:type="character" w:customStyle="1" w:styleId="kwd">
    <w:name w:val="kwd"/>
    <w:basedOn w:val="DefaultParagraphFont"/>
    <w:rsid w:val="003F77BC"/>
  </w:style>
  <w:style w:type="character" w:customStyle="1" w:styleId="str">
    <w:name w:val="str"/>
    <w:basedOn w:val="DefaultParagraphFont"/>
    <w:rsid w:val="003F77BC"/>
  </w:style>
  <w:style w:type="character" w:customStyle="1" w:styleId="lit">
    <w:name w:val="lit"/>
    <w:basedOn w:val="DefaultParagraphFont"/>
    <w:rsid w:val="003F77BC"/>
  </w:style>
  <w:style w:type="character" w:customStyle="1" w:styleId="textovideo">
    <w:name w:val="textovideo"/>
    <w:basedOn w:val="DefaultParagraphFont"/>
    <w:rsid w:val="00834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4073">
      <w:bodyDiv w:val="1"/>
      <w:marLeft w:val="0"/>
      <w:marRight w:val="0"/>
      <w:marTop w:val="0"/>
      <w:marBottom w:val="0"/>
      <w:divBdr>
        <w:top w:val="none" w:sz="0" w:space="0" w:color="auto"/>
        <w:left w:val="none" w:sz="0" w:space="0" w:color="auto"/>
        <w:bottom w:val="none" w:sz="0" w:space="0" w:color="auto"/>
        <w:right w:val="none" w:sz="0" w:space="0" w:color="auto"/>
      </w:divBdr>
    </w:div>
    <w:div w:id="21175940">
      <w:bodyDiv w:val="1"/>
      <w:marLeft w:val="0"/>
      <w:marRight w:val="0"/>
      <w:marTop w:val="0"/>
      <w:marBottom w:val="0"/>
      <w:divBdr>
        <w:top w:val="none" w:sz="0" w:space="0" w:color="auto"/>
        <w:left w:val="none" w:sz="0" w:space="0" w:color="auto"/>
        <w:bottom w:val="none" w:sz="0" w:space="0" w:color="auto"/>
        <w:right w:val="none" w:sz="0" w:space="0" w:color="auto"/>
      </w:divBdr>
      <w:divsChild>
        <w:div w:id="1979453681">
          <w:marLeft w:val="0"/>
          <w:marRight w:val="0"/>
          <w:marTop w:val="0"/>
          <w:marBottom w:val="0"/>
          <w:divBdr>
            <w:top w:val="none" w:sz="0" w:space="0" w:color="auto"/>
            <w:left w:val="none" w:sz="0" w:space="0" w:color="auto"/>
            <w:bottom w:val="none" w:sz="0" w:space="0" w:color="auto"/>
            <w:right w:val="none" w:sz="0" w:space="0" w:color="auto"/>
          </w:divBdr>
          <w:divsChild>
            <w:div w:id="1170170517">
              <w:marLeft w:val="0"/>
              <w:marRight w:val="0"/>
              <w:marTop w:val="0"/>
              <w:marBottom w:val="0"/>
              <w:divBdr>
                <w:top w:val="none" w:sz="0" w:space="0" w:color="auto"/>
                <w:left w:val="none" w:sz="0" w:space="0" w:color="auto"/>
                <w:bottom w:val="none" w:sz="0" w:space="0" w:color="auto"/>
                <w:right w:val="none" w:sz="0" w:space="0" w:color="auto"/>
              </w:divBdr>
            </w:div>
            <w:div w:id="306864035">
              <w:marLeft w:val="0"/>
              <w:marRight w:val="0"/>
              <w:marTop w:val="0"/>
              <w:marBottom w:val="0"/>
              <w:divBdr>
                <w:top w:val="none" w:sz="0" w:space="0" w:color="auto"/>
                <w:left w:val="none" w:sz="0" w:space="0" w:color="auto"/>
                <w:bottom w:val="none" w:sz="0" w:space="0" w:color="auto"/>
                <w:right w:val="none" w:sz="0" w:space="0" w:color="auto"/>
              </w:divBdr>
            </w:div>
            <w:div w:id="99223270">
              <w:marLeft w:val="0"/>
              <w:marRight w:val="0"/>
              <w:marTop w:val="0"/>
              <w:marBottom w:val="0"/>
              <w:divBdr>
                <w:top w:val="none" w:sz="0" w:space="0" w:color="auto"/>
                <w:left w:val="none" w:sz="0" w:space="0" w:color="auto"/>
                <w:bottom w:val="none" w:sz="0" w:space="0" w:color="auto"/>
                <w:right w:val="none" w:sz="0" w:space="0" w:color="auto"/>
              </w:divBdr>
            </w:div>
            <w:div w:id="703404852">
              <w:marLeft w:val="0"/>
              <w:marRight w:val="0"/>
              <w:marTop w:val="0"/>
              <w:marBottom w:val="0"/>
              <w:divBdr>
                <w:top w:val="none" w:sz="0" w:space="0" w:color="auto"/>
                <w:left w:val="none" w:sz="0" w:space="0" w:color="auto"/>
                <w:bottom w:val="none" w:sz="0" w:space="0" w:color="auto"/>
                <w:right w:val="none" w:sz="0" w:space="0" w:color="auto"/>
              </w:divBdr>
            </w:div>
            <w:div w:id="939263430">
              <w:marLeft w:val="0"/>
              <w:marRight w:val="0"/>
              <w:marTop w:val="0"/>
              <w:marBottom w:val="0"/>
              <w:divBdr>
                <w:top w:val="none" w:sz="0" w:space="0" w:color="auto"/>
                <w:left w:val="none" w:sz="0" w:space="0" w:color="auto"/>
                <w:bottom w:val="none" w:sz="0" w:space="0" w:color="auto"/>
                <w:right w:val="none" w:sz="0" w:space="0" w:color="auto"/>
              </w:divBdr>
            </w:div>
            <w:div w:id="2034987575">
              <w:marLeft w:val="0"/>
              <w:marRight w:val="0"/>
              <w:marTop w:val="0"/>
              <w:marBottom w:val="0"/>
              <w:divBdr>
                <w:top w:val="none" w:sz="0" w:space="0" w:color="auto"/>
                <w:left w:val="none" w:sz="0" w:space="0" w:color="auto"/>
                <w:bottom w:val="none" w:sz="0" w:space="0" w:color="auto"/>
                <w:right w:val="none" w:sz="0" w:space="0" w:color="auto"/>
              </w:divBdr>
            </w:div>
            <w:div w:id="1282953624">
              <w:marLeft w:val="0"/>
              <w:marRight w:val="0"/>
              <w:marTop w:val="0"/>
              <w:marBottom w:val="0"/>
              <w:divBdr>
                <w:top w:val="none" w:sz="0" w:space="0" w:color="auto"/>
                <w:left w:val="none" w:sz="0" w:space="0" w:color="auto"/>
                <w:bottom w:val="none" w:sz="0" w:space="0" w:color="auto"/>
                <w:right w:val="none" w:sz="0" w:space="0" w:color="auto"/>
              </w:divBdr>
            </w:div>
            <w:div w:id="1147165158">
              <w:marLeft w:val="0"/>
              <w:marRight w:val="0"/>
              <w:marTop w:val="0"/>
              <w:marBottom w:val="0"/>
              <w:divBdr>
                <w:top w:val="none" w:sz="0" w:space="0" w:color="auto"/>
                <w:left w:val="none" w:sz="0" w:space="0" w:color="auto"/>
                <w:bottom w:val="none" w:sz="0" w:space="0" w:color="auto"/>
                <w:right w:val="none" w:sz="0" w:space="0" w:color="auto"/>
              </w:divBdr>
            </w:div>
            <w:div w:id="1892813274">
              <w:marLeft w:val="0"/>
              <w:marRight w:val="0"/>
              <w:marTop w:val="0"/>
              <w:marBottom w:val="0"/>
              <w:divBdr>
                <w:top w:val="none" w:sz="0" w:space="0" w:color="auto"/>
                <w:left w:val="none" w:sz="0" w:space="0" w:color="auto"/>
                <w:bottom w:val="none" w:sz="0" w:space="0" w:color="auto"/>
                <w:right w:val="none" w:sz="0" w:space="0" w:color="auto"/>
              </w:divBdr>
            </w:div>
            <w:div w:id="1816488489">
              <w:marLeft w:val="0"/>
              <w:marRight w:val="0"/>
              <w:marTop w:val="0"/>
              <w:marBottom w:val="0"/>
              <w:divBdr>
                <w:top w:val="none" w:sz="0" w:space="0" w:color="auto"/>
                <w:left w:val="none" w:sz="0" w:space="0" w:color="auto"/>
                <w:bottom w:val="none" w:sz="0" w:space="0" w:color="auto"/>
                <w:right w:val="none" w:sz="0" w:space="0" w:color="auto"/>
              </w:divBdr>
            </w:div>
            <w:div w:id="1141341438">
              <w:marLeft w:val="0"/>
              <w:marRight w:val="0"/>
              <w:marTop w:val="0"/>
              <w:marBottom w:val="0"/>
              <w:divBdr>
                <w:top w:val="none" w:sz="0" w:space="0" w:color="auto"/>
                <w:left w:val="none" w:sz="0" w:space="0" w:color="auto"/>
                <w:bottom w:val="none" w:sz="0" w:space="0" w:color="auto"/>
                <w:right w:val="none" w:sz="0" w:space="0" w:color="auto"/>
              </w:divBdr>
            </w:div>
            <w:div w:id="1349452055">
              <w:marLeft w:val="0"/>
              <w:marRight w:val="0"/>
              <w:marTop w:val="0"/>
              <w:marBottom w:val="0"/>
              <w:divBdr>
                <w:top w:val="none" w:sz="0" w:space="0" w:color="auto"/>
                <w:left w:val="none" w:sz="0" w:space="0" w:color="auto"/>
                <w:bottom w:val="none" w:sz="0" w:space="0" w:color="auto"/>
                <w:right w:val="none" w:sz="0" w:space="0" w:color="auto"/>
              </w:divBdr>
            </w:div>
            <w:div w:id="1681273932">
              <w:marLeft w:val="0"/>
              <w:marRight w:val="0"/>
              <w:marTop w:val="0"/>
              <w:marBottom w:val="0"/>
              <w:divBdr>
                <w:top w:val="none" w:sz="0" w:space="0" w:color="auto"/>
                <w:left w:val="none" w:sz="0" w:space="0" w:color="auto"/>
                <w:bottom w:val="none" w:sz="0" w:space="0" w:color="auto"/>
                <w:right w:val="none" w:sz="0" w:space="0" w:color="auto"/>
              </w:divBdr>
            </w:div>
            <w:div w:id="1889143866">
              <w:marLeft w:val="0"/>
              <w:marRight w:val="0"/>
              <w:marTop w:val="0"/>
              <w:marBottom w:val="0"/>
              <w:divBdr>
                <w:top w:val="none" w:sz="0" w:space="0" w:color="auto"/>
                <w:left w:val="none" w:sz="0" w:space="0" w:color="auto"/>
                <w:bottom w:val="none" w:sz="0" w:space="0" w:color="auto"/>
                <w:right w:val="none" w:sz="0" w:space="0" w:color="auto"/>
              </w:divBdr>
            </w:div>
            <w:div w:id="351732094">
              <w:marLeft w:val="0"/>
              <w:marRight w:val="0"/>
              <w:marTop w:val="0"/>
              <w:marBottom w:val="0"/>
              <w:divBdr>
                <w:top w:val="none" w:sz="0" w:space="0" w:color="auto"/>
                <w:left w:val="none" w:sz="0" w:space="0" w:color="auto"/>
                <w:bottom w:val="none" w:sz="0" w:space="0" w:color="auto"/>
                <w:right w:val="none" w:sz="0" w:space="0" w:color="auto"/>
              </w:divBdr>
            </w:div>
            <w:div w:id="871304314">
              <w:marLeft w:val="0"/>
              <w:marRight w:val="0"/>
              <w:marTop w:val="0"/>
              <w:marBottom w:val="0"/>
              <w:divBdr>
                <w:top w:val="none" w:sz="0" w:space="0" w:color="auto"/>
                <w:left w:val="none" w:sz="0" w:space="0" w:color="auto"/>
                <w:bottom w:val="none" w:sz="0" w:space="0" w:color="auto"/>
                <w:right w:val="none" w:sz="0" w:space="0" w:color="auto"/>
              </w:divBdr>
            </w:div>
            <w:div w:id="976683449">
              <w:marLeft w:val="0"/>
              <w:marRight w:val="0"/>
              <w:marTop w:val="0"/>
              <w:marBottom w:val="0"/>
              <w:divBdr>
                <w:top w:val="none" w:sz="0" w:space="0" w:color="auto"/>
                <w:left w:val="none" w:sz="0" w:space="0" w:color="auto"/>
                <w:bottom w:val="none" w:sz="0" w:space="0" w:color="auto"/>
                <w:right w:val="none" w:sz="0" w:space="0" w:color="auto"/>
              </w:divBdr>
            </w:div>
            <w:div w:id="323357854">
              <w:marLeft w:val="0"/>
              <w:marRight w:val="0"/>
              <w:marTop w:val="0"/>
              <w:marBottom w:val="0"/>
              <w:divBdr>
                <w:top w:val="none" w:sz="0" w:space="0" w:color="auto"/>
                <w:left w:val="none" w:sz="0" w:space="0" w:color="auto"/>
                <w:bottom w:val="none" w:sz="0" w:space="0" w:color="auto"/>
                <w:right w:val="none" w:sz="0" w:space="0" w:color="auto"/>
              </w:divBdr>
            </w:div>
            <w:div w:id="538707258">
              <w:marLeft w:val="0"/>
              <w:marRight w:val="0"/>
              <w:marTop w:val="0"/>
              <w:marBottom w:val="0"/>
              <w:divBdr>
                <w:top w:val="none" w:sz="0" w:space="0" w:color="auto"/>
                <w:left w:val="none" w:sz="0" w:space="0" w:color="auto"/>
                <w:bottom w:val="none" w:sz="0" w:space="0" w:color="auto"/>
                <w:right w:val="none" w:sz="0" w:space="0" w:color="auto"/>
              </w:divBdr>
            </w:div>
            <w:div w:id="240019366">
              <w:marLeft w:val="0"/>
              <w:marRight w:val="0"/>
              <w:marTop w:val="0"/>
              <w:marBottom w:val="0"/>
              <w:divBdr>
                <w:top w:val="none" w:sz="0" w:space="0" w:color="auto"/>
                <w:left w:val="none" w:sz="0" w:space="0" w:color="auto"/>
                <w:bottom w:val="none" w:sz="0" w:space="0" w:color="auto"/>
                <w:right w:val="none" w:sz="0" w:space="0" w:color="auto"/>
              </w:divBdr>
            </w:div>
            <w:div w:id="1898275519">
              <w:marLeft w:val="0"/>
              <w:marRight w:val="0"/>
              <w:marTop w:val="0"/>
              <w:marBottom w:val="0"/>
              <w:divBdr>
                <w:top w:val="none" w:sz="0" w:space="0" w:color="auto"/>
                <w:left w:val="none" w:sz="0" w:space="0" w:color="auto"/>
                <w:bottom w:val="none" w:sz="0" w:space="0" w:color="auto"/>
                <w:right w:val="none" w:sz="0" w:space="0" w:color="auto"/>
              </w:divBdr>
            </w:div>
            <w:div w:id="1601795279">
              <w:marLeft w:val="0"/>
              <w:marRight w:val="0"/>
              <w:marTop w:val="0"/>
              <w:marBottom w:val="0"/>
              <w:divBdr>
                <w:top w:val="none" w:sz="0" w:space="0" w:color="auto"/>
                <w:left w:val="none" w:sz="0" w:space="0" w:color="auto"/>
                <w:bottom w:val="none" w:sz="0" w:space="0" w:color="auto"/>
                <w:right w:val="none" w:sz="0" w:space="0" w:color="auto"/>
              </w:divBdr>
            </w:div>
            <w:div w:id="1660186376">
              <w:marLeft w:val="0"/>
              <w:marRight w:val="0"/>
              <w:marTop w:val="0"/>
              <w:marBottom w:val="0"/>
              <w:divBdr>
                <w:top w:val="none" w:sz="0" w:space="0" w:color="auto"/>
                <w:left w:val="none" w:sz="0" w:space="0" w:color="auto"/>
                <w:bottom w:val="none" w:sz="0" w:space="0" w:color="auto"/>
                <w:right w:val="none" w:sz="0" w:space="0" w:color="auto"/>
              </w:divBdr>
            </w:div>
            <w:div w:id="990523216">
              <w:marLeft w:val="0"/>
              <w:marRight w:val="0"/>
              <w:marTop w:val="0"/>
              <w:marBottom w:val="0"/>
              <w:divBdr>
                <w:top w:val="none" w:sz="0" w:space="0" w:color="auto"/>
                <w:left w:val="none" w:sz="0" w:space="0" w:color="auto"/>
                <w:bottom w:val="none" w:sz="0" w:space="0" w:color="auto"/>
                <w:right w:val="none" w:sz="0" w:space="0" w:color="auto"/>
              </w:divBdr>
            </w:div>
            <w:div w:id="610166747">
              <w:marLeft w:val="0"/>
              <w:marRight w:val="0"/>
              <w:marTop w:val="0"/>
              <w:marBottom w:val="0"/>
              <w:divBdr>
                <w:top w:val="none" w:sz="0" w:space="0" w:color="auto"/>
                <w:left w:val="none" w:sz="0" w:space="0" w:color="auto"/>
                <w:bottom w:val="none" w:sz="0" w:space="0" w:color="auto"/>
                <w:right w:val="none" w:sz="0" w:space="0" w:color="auto"/>
              </w:divBdr>
            </w:div>
            <w:div w:id="1452163683">
              <w:marLeft w:val="0"/>
              <w:marRight w:val="0"/>
              <w:marTop w:val="0"/>
              <w:marBottom w:val="0"/>
              <w:divBdr>
                <w:top w:val="none" w:sz="0" w:space="0" w:color="auto"/>
                <w:left w:val="none" w:sz="0" w:space="0" w:color="auto"/>
                <w:bottom w:val="none" w:sz="0" w:space="0" w:color="auto"/>
                <w:right w:val="none" w:sz="0" w:space="0" w:color="auto"/>
              </w:divBdr>
            </w:div>
            <w:div w:id="1787769512">
              <w:marLeft w:val="0"/>
              <w:marRight w:val="0"/>
              <w:marTop w:val="0"/>
              <w:marBottom w:val="0"/>
              <w:divBdr>
                <w:top w:val="none" w:sz="0" w:space="0" w:color="auto"/>
                <w:left w:val="none" w:sz="0" w:space="0" w:color="auto"/>
                <w:bottom w:val="none" w:sz="0" w:space="0" w:color="auto"/>
                <w:right w:val="none" w:sz="0" w:space="0" w:color="auto"/>
              </w:divBdr>
            </w:div>
            <w:div w:id="207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0575">
      <w:bodyDiv w:val="1"/>
      <w:marLeft w:val="0"/>
      <w:marRight w:val="0"/>
      <w:marTop w:val="0"/>
      <w:marBottom w:val="0"/>
      <w:divBdr>
        <w:top w:val="none" w:sz="0" w:space="0" w:color="auto"/>
        <w:left w:val="none" w:sz="0" w:space="0" w:color="auto"/>
        <w:bottom w:val="none" w:sz="0" w:space="0" w:color="auto"/>
        <w:right w:val="none" w:sz="0" w:space="0" w:color="auto"/>
      </w:divBdr>
    </w:div>
    <w:div w:id="37583374">
      <w:bodyDiv w:val="1"/>
      <w:marLeft w:val="0"/>
      <w:marRight w:val="0"/>
      <w:marTop w:val="0"/>
      <w:marBottom w:val="0"/>
      <w:divBdr>
        <w:top w:val="none" w:sz="0" w:space="0" w:color="auto"/>
        <w:left w:val="none" w:sz="0" w:space="0" w:color="auto"/>
        <w:bottom w:val="none" w:sz="0" w:space="0" w:color="auto"/>
        <w:right w:val="none" w:sz="0" w:space="0" w:color="auto"/>
      </w:divBdr>
    </w:div>
    <w:div w:id="42678462">
      <w:bodyDiv w:val="1"/>
      <w:marLeft w:val="0"/>
      <w:marRight w:val="0"/>
      <w:marTop w:val="0"/>
      <w:marBottom w:val="0"/>
      <w:divBdr>
        <w:top w:val="none" w:sz="0" w:space="0" w:color="auto"/>
        <w:left w:val="none" w:sz="0" w:space="0" w:color="auto"/>
        <w:bottom w:val="none" w:sz="0" w:space="0" w:color="auto"/>
        <w:right w:val="none" w:sz="0" w:space="0" w:color="auto"/>
      </w:divBdr>
    </w:div>
    <w:div w:id="44792249">
      <w:bodyDiv w:val="1"/>
      <w:marLeft w:val="0"/>
      <w:marRight w:val="0"/>
      <w:marTop w:val="0"/>
      <w:marBottom w:val="0"/>
      <w:divBdr>
        <w:top w:val="none" w:sz="0" w:space="0" w:color="auto"/>
        <w:left w:val="none" w:sz="0" w:space="0" w:color="auto"/>
        <w:bottom w:val="none" w:sz="0" w:space="0" w:color="auto"/>
        <w:right w:val="none" w:sz="0" w:space="0" w:color="auto"/>
      </w:divBdr>
    </w:div>
    <w:div w:id="48069521">
      <w:bodyDiv w:val="1"/>
      <w:marLeft w:val="0"/>
      <w:marRight w:val="0"/>
      <w:marTop w:val="0"/>
      <w:marBottom w:val="0"/>
      <w:divBdr>
        <w:top w:val="none" w:sz="0" w:space="0" w:color="auto"/>
        <w:left w:val="none" w:sz="0" w:space="0" w:color="auto"/>
        <w:bottom w:val="none" w:sz="0" w:space="0" w:color="auto"/>
        <w:right w:val="none" w:sz="0" w:space="0" w:color="auto"/>
      </w:divBdr>
    </w:div>
    <w:div w:id="53967909">
      <w:bodyDiv w:val="1"/>
      <w:marLeft w:val="0"/>
      <w:marRight w:val="0"/>
      <w:marTop w:val="0"/>
      <w:marBottom w:val="0"/>
      <w:divBdr>
        <w:top w:val="none" w:sz="0" w:space="0" w:color="auto"/>
        <w:left w:val="none" w:sz="0" w:space="0" w:color="auto"/>
        <w:bottom w:val="none" w:sz="0" w:space="0" w:color="auto"/>
        <w:right w:val="none" w:sz="0" w:space="0" w:color="auto"/>
      </w:divBdr>
      <w:divsChild>
        <w:div w:id="2140489880">
          <w:marLeft w:val="0"/>
          <w:marRight w:val="0"/>
          <w:marTop w:val="0"/>
          <w:marBottom w:val="0"/>
          <w:divBdr>
            <w:top w:val="none" w:sz="0" w:space="0" w:color="auto"/>
            <w:left w:val="none" w:sz="0" w:space="0" w:color="auto"/>
            <w:bottom w:val="none" w:sz="0" w:space="0" w:color="auto"/>
            <w:right w:val="none" w:sz="0" w:space="0" w:color="auto"/>
          </w:divBdr>
          <w:divsChild>
            <w:div w:id="1280529071">
              <w:marLeft w:val="0"/>
              <w:marRight w:val="0"/>
              <w:marTop w:val="0"/>
              <w:marBottom w:val="0"/>
              <w:divBdr>
                <w:top w:val="none" w:sz="0" w:space="0" w:color="auto"/>
                <w:left w:val="none" w:sz="0" w:space="0" w:color="auto"/>
                <w:bottom w:val="none" w:sz="0" w:space="0" w:color="auto"/>
                <w:right w:val="none" w:sz="0" w:space="0" w:color="auto"/>
              </w:divBdr>
            </w:div>
            <w:div w:id="805270560">
              <w:marLeft w:val="0"/>
              <w:marRight w:val="0"/>
              <w:marTop w:val="0"/>
              <w:marBottom w:val="0"/>
              <w:divBdr>
                <w:top w:val="none" w:sz="0" w:space="0" w:color="auto"/>
                <w:left w:val="none" w:sz="0" w:space="0" w:color="auto"/>
                <w:bottom w:val="none" w:sz="0" w:space="0" w:color="auto"/>
                <w:right w:val="none" w:sz="0" w:space="0" w:color="auto"/>
              </w:divBdr>
            </w:div>
            <w:div w:id="286665153">
              <w:marLeft w:val="0"/>
              <w:marRight w:val="0"/>
              <w:marTop w:val="0"/>
              <w:marBottom w:val="0"/>
              <w:divBdr>
                <w:top w:val="none" w:sz="0" w:space="0" w:color="auto"/>
                <w:left w:val="none" w:sz="0" w:space="0" w:color="auto"/>
                <w:bottom w:val="none" w:sz="0" w:space="0" w:color="auto"/>
                <w:right w:val="none" w:sz="0" w:space="0" w:color="auto"/>
              </w:divBdr>
            </w:div>
            <w:div w:id="1671828843">
              <w:marLeft w:val="0"/>
              <w:marRight w:val="0"/>
              <w:marTop w:val="0"/>
              <w:marBottom w:val="0"/>
              <w:divBdr>
                <w:top w:val="none" w:sz="0" w:space="0" w:color="auto"/>
                <w:left w:val="none" w:sz="0" w:space="0" w:color="auto"/>
                <w:bottom w:val="none" w:sz="0" w:space="0" w:color="auto"/>
                <w:right w:val="none" w:sz="0" w:space="0" w:color="auto"/>
              </w:divBdr>
            </w:div>
            <w:div w:id="725225703">
              <w:marLeft w:val="0"/>
              <w:marRight w:val="0"/>
              <w:marTop w:val="0"/>
              <w:marBottom w:val="0"/>
              <w:divBdr>
                <w:top w:val="none" w:sz="0" w:space="0" w:color="auto"/>
                <w:left w:val="none" w:sz="0" w:space="0" w:color="auto"/>
                <w:bottom w:val="none" w:sz="0" w:space="0" w:color="auto"/>
                <w:right w:val="none" w:sz="0" w:space="0" w:color="auto"/>
              </w:divBdr>
            </w:div>
            <w:div w:id="76635213">
              <w:marLeft w:val="0"/>
              <w:marRight w:val="0"/>
              <w:marTop w:val="0"/>
              <w:marBottom w:val="0"/>
              <w:divBdr>
                <w:top w:val="none" w:sz="0" w:space="0" w:color="auto"/>
                <w:left w:val="none" w:sz="0" w:space="0" w:color="auto"/>
                <w:bottom w:val="none" w:sz="0" w:space="0" w:color="auto"/>
                <w:right w:val="none" w:sz="0" w:space="0" w:color="auto"/>
              </w:divBdr>
            </w:div>
            <w:div w:id="349259621">
              <w:marLeft w:val="0"/>
              <w:marRight w:val="0"/>
              <w:marTop w:val="0"/>
              <w:marBottom w:val="0"/>
              <w:divBdr>
                <w:top w:val="none" w:sz="0" w:space="0" w:color="auto"/>
                <w:left w:val="none" w:sz="0" w:space="0" w:color="auto"/>
                <w:bottom w:val="none" w:sz="0" w:space="0" w:color="auto"/>
                <w:right w:val="none" w:sz="0" w:space="0" w:color="auto"/>
              </w:divBdr>
            </w:div>
            <w:div w:id="492726309">
              <w:marLeft w:val="0"/>
              <w:marRight w:val="0"/>
              <w:marTop w:val="0"/>
              <w:marBottom w:val="0"/>
              <w:divBdr>
                <w:top w:val="none" w:sz="0" w:space="0" w:color="auto"/>
                <w:left w:val="none" w:sz="0" w:space="0" w:color="auto"/>
                <w:bottom w:val="none" w:sz="0" w:space="0" w:color="auto"/>
                <w:right w:val="none" w:sz="0" w:space="0" w:color="auto"/>
              </w:divBdr>
            </w:div>
            <w:div w:id="1799298764">
              <w:marLeft w:val="0"/>
              <w:marRight w:val="0"/>
              <w:marTop w:val="0"/>
              <w:marBottom w:val="0"/>
              <w:divBdr>
                <w:top w:val="none" w:sz="0" w:space="0" w:color="auto"/>
                <w:left w:val="none" w:sz="0" w:space="0" w:color="auto"/>
                <w:bottom w:val="none" w:sz="0" w:space="0" w:color="auto"/>
                <w:right w:val="none" w:sz="0" w:space="0" w:color="auto"/>
              </w:divBdr>
            </w:div>
            <w:div w:id="293607444">
              <w:marLeft w:val="0"/>
              <w:marRight w:val="0"/>
              <w:marTop w:val="0"/>
              <w:marBottom w:val="0"/>
              <w:divBdr>
                <w:top w:val="none" w:sz="0" w:space="0" w:color="auto"/>
                <w:left w:val="none" w:sz="0" w:space="0" w:color="auto"/>
                <w:bottom w:val="none" w:sz="0" w:space="0" w:color="auto"/>
                <w:right w:val="none" w:sz="0" w:space="0" w:color="auto"/>
              </w:divBdr>
            </w:div>
            <w:div w:id="1157376608">
              <w:marLeft w:val="0"/>
              <w:marRight w:val="0"/>
              <w:marTop w:val="0"/>
              <w:marBottom w:val="0"/>
              <w:divBdr>
                <w:top w:val="none" w:sz="0" w:space="0" w:color="auto"/>
                <w:left w:val="none" w:sz="0" w:space="0" w:color="auto"/>
                <w:bottom w:val="none" w:sz="0" w:space="0" w:color="auto"/>
                <w:right w:val="none" w:sz="0" w:space="0" w:color="auto"/>
              </w:divBdr>
            </w:div>
            <w:div w:id="1146581455">
              <w:marLeft w:val="0"/>
              <w:marRight w:val="0"/>
              <w:marTop w:val="0"/>
              <w:marBottom w:val="0"/>
              <w:divBdr>
                <w:top w:val="none" w:sz="0" w:space="0" w:color="auto"/>
                <w:left w:val="none" w:sz="0" w:space="0" w:color="auto"/>
                <w:bottom w:val="none" w:sz="0" w:space="0" w:color="auto"/>
                <w:right w:val="none" w:sz="0" w:space="0" w:color="auto"/>
              </w:divBdr>
            </w:div>
            <w:div w:id="1149441865">
              <w:marLeft w:val="0"/>
              <w:marRight w:val="0"/>
              <w:marTop w:val="0"/>
              <w:marBottom w:val="0"/>
              <w:divBdr>
                <w:top w:val="none" w:sz="0" w:space="0" w:color="auto"/>
                <w:left w:val="none" w:sz="0" w:space="0" w:color="auto"/>
                <w:bottom w:val="none" w:sz="0" w:space="0" w:color="auto"/>
                <w:right w:val="none" w:sz="0" w:space="0" w:color="auto"/>
              </w:divBdr>
            </w:div>
            <w:div w:id="1606500296">
              <w:marLeft w:val="0"/>
              <w:marRight w:val="0"/>
              <w:marTop w:val="0"/>
              <w:marBottom w:val="0"/>
              <w:divBdr>
                <w:top w:val="none" w:sz="0" w:space="0" w:color="auto"/>
                <w:left w:val="none" w:sz="0" w:space="0" w:color="auto"/>
                <w:bottom w:val="none" w:sz="0" w:space="0" w:color="auto"/>
                <w:right w:val="none" w:sz="0" w:space="0" w:color="auto"/>
              </w:divBdr>
            </w:div>
            <w:div w:id="125585506">
              <w:marLeft w:val="0"/>
              <w:marRight w:val="0"/>
              <w:marTop w:val="0"/>
              <w:marBottom w:val="0"/>
              <w:divBdr>
                <w:top w:val="none" w:sz="0" w:space="0" w:color="auto"/>
                <w:left w:val="none" w:sz="0" w:space="0" w:color="auto"/>
                <w:bottom w:val="none" w:sz="0" w:space="0" w:color="auto"/>
                <w:right w:val="none" w:sz="0" w:space="0" w:color="auto"/>
              </w:divBdr>
            </w:div>
            <w:div w:id="1917208158">
              <w:marLeft w:val="0"/>
              <w:marRight w:val="0"/>
              <w:marTop w:val="0"/>
              <w:marBottom w:val="0"/>
              <w:divBdr>
                <w:top w:val="none" w:sz="0" w:space="0" w:color="auto"/>
                <w:left w:val="none" w:sz="0" w:space="0" w:color="auto"/>
                <w:bottom w:val="none" w:sz="0" w:space="0" w:color="auto"/>
                <w:right w:val="none" w:sz="0" w:space="0" w:color="auto"/>
              </w:divBdr>
            </w:div>
            <w:div w:id="430203381">
              <w:marLeft w:val="0"/>
              <w:marRight w:val="0"/>
              <w:marTop w:val="0"/>
              <w:marBottom w:val="0"/>
              <w:divBdr>
                <w:top w:val="none" w:sz="0" w:space="0" w:color="auto"/>
                <w:left w:val="none" w:sz="0" w:space="0" w:color="auto"/>
                <w:bottom w:val="none" w:sz="0" w:space="0" w:color="auto"/>
                <w:right w:val="none" w:sz="0" w:space="0" w:color="auto"/>
              </w:divBdr>
            </w:div>
            <w:div w:id="149444140">
              <w:marLeft w:val="0"/>
              <w:marRight w:val="0"/>
              <w:marTop w:val="0"/>
              <w:marBottom w:val="0"/>
              <w:divBdr>
                <w:top w:val="none" w:sz="0" w:space="0" w:color="auto"/>
                <w:left w:val="none" w:sz="0" w:space="0" w:color="auto"/>
                <w:bottom w:val="none" w:sz="0" w:space="0" w:color="auto"/>
                <w:right w:val="none" w:sz="0" w:space="0" w:color="auto"/>
              </w:divBdr>
            </w:div>
            <w:div w:id="1839616285">
              <w:marLeft w:val="0"/>
              <w:marRight w:val="0"/>
              <w:marTop w:val="0"/>
              <w:marBottom w:val="0"/>
              <w:divBdr>
                <w:top w:val="none" w:sz="0" w:space="0" w:color="auto"/>
                <w:left w:val="none" w:sz="0" w:space="0" w:color="auto"/>
                <w:bottom w:val="none" w:sz="0" w:space="0" w:color="auto"/>
                <w:right w:val="none" w:sz="0" w:space="0" w:color="auto"/>
              </w:divBdr>
            </w:div>
            <w:div w:id="1824544931">
              <w:marLeft w:val="0"/>
              <w:marRight w:val="0"/>
              <w:marTop w:val="0"/>
              <w:marBottom w:val="0"/>
              <w:divBdr>
                <w:top w:val="none" w:sz="0" w:space="0" w:color="auto"/>
                <w:left w:val="none" w:sz="0" w:space="0" w:color="auto"/>
                <w:bottom w:val="none" w:sz="0" w:space="0" w:color="auto"/>
                <w:right w:val="none" w:sz="0" w:space="0" w:color="auto"/>
              </w:divBdr>
            </w:div>
            <w:div w:id="436487312">
              <w:marLeft w:val="0"/>
              <w:marRight w:val="0"/>
              <w:marTop w:val="0"/>
              <w:marBottom w:val="0"/>
              <w:divBdr>
                <w:top w:val="none" w:sz="0" w:space="0" w:color="auto"/>
                <w:left w:val="none" w:sz="0" w:space="0" w:color="auto"/>
                <w:bottom w:val="none" w:sz="0" w:space="0" w:color="auto"/>
                <w:right w:val="none" w:sz="0" w:space="0" w:color="auto"/>
              </w:divBdr>
            </w:div>
            <w:div w:id="1988321615">
              <w:marLeft w:val="0"/>
              <w:marRight w:val="0"/>
              <w:marTop w:val="0"/>
              <w:marBottom w:val="0"/>
              <w:divBdr>
                <w:top w:val="none" w:sz="0" w:space="0" w:color="auto"/>
                <w:left w:val="none" w:sz="0" w:space="0" w:color="auto"/>
                <w:bottom w:val="none" w:sz="0" w:space="0" w:color="auto"/>
                <w:right w:val="none" w:sz="0" w:space="0" w:color="auto"/>
              </w:divBdr>
            </w:div>
            <w:div w:id="1012344364">
              <w:marLeft w:val="0"/>
              <w:marRight w:val="0"/>
              <w:marTop w:val="0"/>
              <w:marBottom w:val="0"/>
              <w:divBdr>
                <w:top w:val="none" w:sz="0" w:space="0" w:color="auto"/>
                <w:left w:val="none" w:sz="0" w:space="0" w:color="auto"/>
                <w:bottom w:val="none" w:sz="0" w:space="0" w:color="auto"/>
                <w:right w:val="none" w:sz="0" w:space="0" w:color="auto"/>
              </w:divBdr>
            </w:div>
            <w:div w:id="2143843922">
              <w:marLeft w:val="0"/>
              <w:marRight w:val="0"/>
              <w:marTop w:val="0"/>
              <w:marBottom w:val="0"/>
              <w:divBdr>
                <w:top w:val="none" w:sz="0" w:space="0" w:color="auto"/>
                <w:left w:val="none" w:sz="0" w:space="0" w:color="auto"/>
                <w:bottom w:val="none" w:sz="0" w:space="0" w:color="auto"/>
                <w:right w:val="none" w:sz="0" w:space="0" w:color="auto"/>
              </w:divBdr>
            </w:div>
            <w:div w:id="1150554857">
              <w:marLeft w:val="0"/>
              <w:marRight w:val="0"/>
              <w:marTop w:val="0"/>
              <w:marBottom w:val="0"/>
              <w:divBdr>
                <w:top w:val="none" w:sz="0" w:space="0" w:color="auto"/>
                <w:left w:val="none" w:sz="0" w:space="0" w:color="auto"/>
                <w:bottom w:val="none" w:sz="0" w:space="0" w:color="auto"/>
                <w:right w:val="none" w:sz="0" w:space="0" w:color="auto"/>
              </w:divBdr>
            </w:div>
            <w:div w:id="2121951480">
              <w:marLeft w:val="0"/>
              <w:marRight w:val="0"/>
              <w:marTop w:val="0"/>
              <w:marBottom w:val="0"/>
              <w:divBdr>
                <w:top w:val="none" w:sz="0" w:space="0" w:color="auto"/>
                <w:left w:val="none" w:sz="0" w:space="0" w:color="auto"/>
                <w:bottom w:val="none" w:sz="0" w:space="0" w:color="auto"/>
                <w:right w:val="none" w:sz="0" w:space="0" w:color="auto"/>
              </w:divBdr>
            </w:div>
            <w:div w:id="261649624">
              <w:marLeft w:val="0"/>
              <w:marRight w:val="0"/>
              <w:marTop w:val="0"/>
              <w:marBottom w:val="0"/>
              <w:divBdr>
                <w:top w:val="none" w:sz="0" w:space="0" w:color="auto"/>
                <w:left w:val="none" w:sz="0" w:space="0" w:color="auto"/>
                <w:bottom w:val="none" w:sz="0" w:space="0" w:color="auto"/>
                <w:right w:val="none" w:sz="0" w:space="0" w:color="auto"/>
              </w:divBdr>
            </w:div>
            <w:div w:id="973556788">
              <w:marLeft w:val="0"/>
              <w:marRight w:val="0"/>
              <w:marTop w:val="0"/>
              <w:marBottom w:val="0"/>
              <w:divBdr>
                <w:top w:val="none" w:sz="0" w:space="0" w:color="auto"/>
                <w:left w:val="none" w:sz="0" w:space="0" w:color="auto"/>
                <w:bottom w:val="none" w:sz="0" w:space="0" w:color="auto"/>
                <w:right w:val="none" w:sz="0" w:space="0" w:color="auto"/>
              </w:divBdr>
            </w:div>
            <w:div w:id="8214493">
              <w:marLeft w:val="0"/>
              <w:marRight w:val="0"/>
              <w:marTop w:val="0"/>
              <w:marBottom w:val="0"/>
              <w:divBdr>
                <w:top w:val="none" w:sz="0" w:space="0" w:color="auto"/>
                <w:left w:val="none" w:sz="0" w:space="0" w:color="auto"/>
                <w:bottom w:val="none" w:sz="0" w:space="0" w:color="auto"/>
                <w:right w:val="none" w:sz="0" w:space="0" w:color="auto"/>
              </w:divBdr>
            </w:div>
            <w:div w:id="1572543527">
              <w:marLeft w:val="0"/>
              <w:marRight w:val="0"/>
              <w:marTop w:val="0"/>
              <w:marBottom w:val="0"/>
              <w:divBdr>
                <w:top w:val="none" w:sz="0" w:space="0" w:color="auto"/>
                <w:left w:val="none" w:sz="0" w:space="0" w:color="auto"/>
                <w:bottom w:val="none" w:sz="0" w:space="0" w:color="auto"/>
                <w:right w:val="none" w:sz="0" w:space="0" w:color="auto"/>
              </w:divBdr>
            </w:div>
            <w:div w:id="367294497">
              <w:marLeft w:val="0"/>
              <w:marRight w:val="0"/>
              <w:marTop w:val="0"/>
              <w:marBottom w:val="0"/>
              <w:divBdr>
                <w:top w:val="none" w:sz="0" w:space="0" w:color="auto"/>
                <w:left w:val="none" w:sz="0" w:space="0" w:color="auto"/>
                <w:bottom w:val="none" w:sz="0" w:space="0" w:color="auto"/>
                <w:right w:val="none" w:sz="0" w:space="0" w:color="auto"/>
              </w:divBdr>
            </w:div>
            <w:div w:id="630134166">
              <w:marLeft w:val="0"/>
              <w:marRight w:val="0"/>
              <w:marTop w:val="0"/>
              <w:marBottom w:val="0"/>
              <w:divBdr>
                <w:top w:val="none" w:sz="0" w:space="0" w:color="auto"/>
                <w:left w:val="none" w:sz="0" w:space="0" w:color="auto"/>
                <w:bottom w:val="none" w:sz="0" w:space="0" w:color="auto"/>
                <w:right w:val="none" w:sz="0" w:space="0" w:color="auto"/>
              </w:divBdr>
            </w:div>
            <w:div w:id="956645550">
              <w:marLeft w:val="0"/>
              <w:marRight w:val="0"/>
              <w:marTop w:val="0"/>
              <w:marBottom w:val="0"/>
              <w:divBdr>
                <w:top w:val="none" w:sz="0" w:space="0" w:color="auto"/>
                <w:left w:val="none" w:sz="0" w:space="0" w:color="auto"/>
                <w:bottom w:val="none" w:sz="0" w:space="0" w:color="auto"/>
                <w:right w:val="none" w:sz="0" w:space="0" w:color="auto"/>
              </w:divBdr>
            </w:div>
            <w:div w:id="1534996252">
              <w:marLeft w:val="0"/>
              <w:marRight w:val="0"/>
              <w:marTop w:val="0"/>
              <w:marBottom w:val="0"/>
              <w:divBdr>
                <w:top w:val="none" w:sz="0" w:space="0" w:color="auto"/>
                <w:left w:val="none" w:sz="0" w:space="0" w:color="auto"/>
                <w:bottom w:val="none" w:sz="0" w:space="0" w:color="auto"/>
                <w:right w:val="none" w:sz="0" w:space="0" w:color="auto"/>
              </w:divBdr>
            </w:div>
            <w:div w:id="1329820578">
              <w:marLeft w:val="0"/>
              <w:marRight w:val="0"/>
              <w:marTop w:val="0"/>
              <w:marBottom w:val="0"/>
              <w:divBdr>
                <w:top w:val="none" w:sz="0" w:space="0" w:color="auto"/>
                <w:left w:val="none" w:sz="0" w:space="0" w:color="auto"/>
                <w:bottom w:val="none" w:sz="0" w:space="0" w:color="auto"/>
                <w:right w:val="none" w:sz="0" w:space="0" w:color="auto"/>
              </w:divBdr>
            </w:div>
            <w:div w:id="1029792848">
              <w:marLeft w:val="0"/>
              <w:marRight w:val="0"/>
              <w:marTop w:val="0"/>
              <w:marBottom w:val="0"/>
              <w:divBdr>
                <w:top w:val="none" w:sz="0" w:space="0" w:color="auto"/>
                <w:left w:val="none" w:sz="0" w:space="0" w:color="auto"/>
                <w:bottom w:val="none" w:sz="0" w:space="0" w:color="auto"/>
                <w:right w:val="none" w:sz="0" w:space="0" w:color="auto"/>
              </w:divBdr>
            </w:div>
            <w:div w:id="10761539">
              <w:marLeft w:val="0"/>
              <w:marRight w:val="0"/>
              <w:marTop w:val="0"/>
              <w:marBottom w:val="0"/>
              <w:divBdr>
                <w:top w:val="none" w:sz="0" w:space="0" w:color="auto"/>
                <w:left w:val="none" w:sz="0" w:space="0" w:color="auto"/>
                <w:bottom w:val="none" w:sz="0" w:space="0" w:color="auto"/>
                <w:right w:val="none" w:sz="0" w:space="0" w:color="auto"/>
              </w:divBdr>
            </w:div>
            <w:div w:id="1932739046">
              <w:marLeft w:val="0"/>
              <w:marRight w:val="0"/>
              <w:marTop w:val="0"/>
              <w:marBottom w:val="0"/>
              <w:divBdr>
                <w:top w:val="none" w:sz="0" w:space="0" w:color="auto"/>
                <w:left w:val="none" w:sz="0" w:space="0" w:color="auto"/>
                <w:bottom w:val="none" w:sz="0" w:space="0" w:color="auto"/>
                <w:right w:val="none" w:sz="0" w:space="0" w:color="auto"/>
              </w:divBdr>
            </w:div>
            <w:div w:id="1007950850">
              <w:marLeft w:val="0"/>
              <w:marRight w:val="0"/>
              <w:marTop w:val="0"/>
              <w:marBottom w:val="0"/>
              <w:divBdr>
                <w:top w:val="none" w:sz="0" w:space="0" w:color="auto"/>
                <w:left w:val="none" w:sz="0" w:space="0" w:color="auto"/>
                <w:bottom w:val="none" w:sz="0" w:space="0" w:color="auto"/>
                <w:right w:val="none" w:sz="0" w:space="0" w:color="auto"/>
              </w:divBdr>
            </w:div>
            <w:div w:id="392461497">
              <w:marLeft w:val="0"/>
              <w:marRight w:val="0"/>
              <w:marTop w:val="0"/>
              <w:marBottom w:val="0"/>
              <w:divBdr>
                <w:top w:val="none" w:sz="0" w:space="0" w:color="auto"/>
                <w:left w:val="none" w:sz="0" w:space="0" w:color="auto"/>
                <w:bottom w:val="none" w:sz="0" w:space="0" w:color="auto"/>
                <w:right w:val="none" w:sz="0" w:space="0" w:color="auto"/>
              </w:divBdr>
            </w:div>
            <w:div w:id="1841307151">
              <w:marLeft w:val="0"/>
              <w:marRight w:val="0"/>
              <w:marTop w:val="0"/>
              <w:marBottom w:val="0"/>
              <w:divBdr>
                <w:top w:val="none" w:sz="0" w:space="0" w:color="auto"/>
                <w:left w:val="none" w:sz="0" w:space="0" w:color="auto"/>
                <w:bottom w:val="none" w:sz="0" w:space="0" w:color="auto"/>
                <w:right w:val="none" w:sz="0" w:space="0" w:color="auto"/>
              </w:divBdr>
            </w:div>
            <w:div w:id="1013920732">
              <w:marLeft w:val="0"/>
              <w:marRight w:val="0"/>
              <w:marTop w:val="0"/>
              <w:marBottom w:val="0"/>
              <w:divBdr>
                <w:top w:val="none" w:sz="0" w:space="0" w:color="auto"/>
                <w:left w:val="none" w:sz="0" w:space="0" w:color="auto"/>
                <w:bottom w:val="none" w:sz="0" w:space="0" w:color="auto"/>
                <w:right w:val="none" w:sz="0" w:space="0" w:color="auto"/>
              </w:divBdr>
            </w:div>
            <w:div w:id="411663482">
              <w:marLeft w:val="0"/>
              <w:marRight w:val="0"/>
              <w:marTop w:val="0"/>
              <w:marBottom w:val="0"/>
              <w:divBdr>
                <w:top w:val="none" w:sz="0" w:space="0" w:color="auto"/>
                <w:left w:val="none" w:sz="0" w:space="0" w:color="auto"/>
                <w:bottom w:val="none" w:sz="0" w:space="0" w:color="auto"/>
                <w:right w:val="none" w:sz="0" w:space="0" w:color="auto"/>
              </w:divBdr>
            </w:div>
            <w:div w:id="52389776">
              <w:marLeft w:val="0"/>
              <w:marRight w:val="0"/>
              <w:marTop w:val="0"/>
              <w:marBottom w:val="0"/>
              <w:divBdr>
                <w:top w:val="none" w:sz="0" w:space="0" w:color="auto"/>
                <w:left w:val="none" w:sz="0" w:space="0" w:color="auto"/>
                <w:bottom w:val="none" w:sz="0" w:space="0" w:color="auto"/>
                <w:right w:val="none" w:sz="0" w:space="0" w:color="auto"/>
              </w:divBdr>
            </w:div>
            <w:div w:id="602997855">
              <w:marLeft w:val="0"/>
              <w:marRight w:val="0"/>
              <w:marTop w:val="0"/>
              <w:marBottom w:val="0"/>
              <w:divBdr>
                <w:top w:val="none" w:sz="0" w:space="0" w:color="auto"/>
                <w:left w:val="none" w:sz="0" w:space="0" w:color="auto"/>
                <w:bottom w:val="none" w:sz="0" w:space="0" w:color="auto"/>
                <w:right w:val="none" w:sz="0" w:space="0" w:color="auto"/>
              </w:divBdr>
            </w:div>
            <w:div w:id="1108620008">
              <w:marLeft w:val="0"/>
              <w:marRight w:val="0"/>
              <w:marTop w:val="0"/>
              <w:marBottom w:val="0"/>
              <w:divBdr>
                <w:top w:val="none" w:sz="0" w:space="0" w:color="auto"/>
                <w:left w:val="none" w:sz="0" w:space="0" w:color="auto"/>
                <w:bottom w:val="none" w:sz="0" w:space="0" w:color="auto"/>
                <w:right w:val="none" w:sz="0" w:space="0" w:color="auto"/>
              </w:divBdr>
            </w:div>
            <w:div w:id="126440978">
              <w:marLeft w:val="0"/>
              <w:marRight w:val="0"/>
              <w:marTop w:val="0"/>
              <w:marBottom w:val="0"/>
              <w:divBdr>
                <w:top w:val="none" w:sz="0" w:space="0" w:color="auto"/>
                <w:left w:val="none" w:sz="0" w:space="0" w:color="auto"/>
                <w:bottom w:val="none" w:sz="0" w:space="0" w:color="auto"/>
                <w:right w:val="none" w:sz="0" w:space="0" w:color="auto"/>
              </w:divBdr>
            </w:div>
            <w:div w:id="522549976">
              <w:marLeft w:val="0"/>
              <w:marRight w:val="0"/>
              <w:marTop w:val="0"/>
              <w:marBottom w:val="0"/>
              <w:divBdr>
                <w:top w:val="none" w:sz="0" w:space="0" w:color="auto"/>
                <w:left w:val="none" w:sz="0" w:space="0" w:color="auto"/>
                <w:bottom w:val="none" w:sz="0" w:space="0" w:color="auto"/>
                <w:right w:val="none" w:sz="0" w:space="0" w:color="auto"/>
              </w:divBdr>
            </w:div>
            <w:div w:id="1266765871">
              <w:marLeft w:val="0"/>
              <w:marRight w:val="0"/>
              <w:marTop w:val="0"/>
              <w:marBottom w:val="0"/>
              <w:divBdr>
                <w:top w:val="none" w:sz="0" w:space="0" w:color="auto"/>
                <w:left w:val="none" w:sz="0" w:space="0" w:color="auto"/>
                <w:bottom w:val="none" w:sz="0" w:space="0" w:color="auto"/>
                <w:right w:val="none" w:sz="0" w:space="0" w:color="auto"/>
              </w:divBdr>
            </w:div>
            <w:div w:id="1082020767">
              <w:marLeft w:val="0"/>
              <w:marRight w:val="0"/>
              <w:marTop w:val="0"/>
              <w:marBottom w:val="0"/>
              <w:divBdr>
                <w:top w:val="none" w:sz="0" w:space="0" w:color="auto"/>
                <w:left w:val="none" w:sz="0" w:space="0" w:color="auto"/>
                <w:bottom w:val="none" w:sz="0" w:space="0" w:color="auto"/>
                <w:right w:val="none" w:sz="0" w:space="0" w:color="auto"/>
              </w:divBdr>
            </w:div>
            <w:div w:id="475729155">
              <w:marLeft w:val="0"/>
              <w:marRight w:val="0"/>
              <w:marTop w:val="0"/>
              <w:marBottom w:val="0"/>
              <w:divBdr>
                <w:top w:val="none" w:sz="0" w:space="0" w:color="auto"/>
                <w:left w:val="none" w:sz="0" w:space="0" w:color="auto"/>
                <w:bottom w:val="none" w:sz="0" w:space="0" w:color="auto"/>
                <w:right w:val="none" w:sz="0" w:space="0" w:color="auto"/>
              </w:divBdr>
            </w:div>
            <w:div w:id="630745712">
              <w:marLeft w:val="0"/>
              <w:marRight w:val="0"/>
              <w:marTop w:val="0"/>
              <w:marBottom w:val="0"/>
              <w:divBdr>
                <w:top w:val="none" w:sz="0" w:space="0" w:color="auto"/>
                <w:left w:val="none" w:sz="0" w:space="0" w:color="auto"/>
                <w:bottom w:val="none" w:sz="0" w:space="0" w:color="auto"/>
                <w:right w:val="none" w:sz="0" w:space="0" w:color="auto"/>
              </w:divBdr>
            </w:div>
            <w:div w:id="1895579066">
              <w:marLeft w:val="0"/>
              <w:marRight w:val="0"/>
              <w:marTop w:val="0"/>
              <w:marBottom w:val="0"/>
              <w:divBdr>
                <w:top w:val="none" w:sz="0" w:space="0" w:color="auto"/>
                <w:left w:val="none" w:sz="0" w:space="0" w:color="auto"/>
                <w:bottom w:val="none" w:sz="0" w:space="0" w:color="auto"/>
                <w:right w:val="none" w:sz="0" w:space="0" w:color="auto"/>
              </w:divBdr>
            </w:div>
            <w:div w:id="582767115">
              <w:marLeft w:val="0"/>
              <w:marRight w:val="0"/>
              <w:marTop w:val="0"/>
              <w:marBottom w:val="0"/>
              <w:divBdr>
                <w:top w:val="none" w:sz="0" w:space="0" w:color="auto"/>
                <w:left w:val="none" w:sz="0" w:space="0" w:color="auto"/>
                <w:bottom w:val="none" w:sz="0" w:space="0" w:color="auto"/>
                <w:right w:val="none" w:sz="0" w:space="0" w:color="auto"/>
              </w:divBdr>
            </w:div>
            <w:div w:id="489710943">
              <w:marLeft w:val="0"/>
              <w:marRight w:val="0"/>
              <w:marTop w:val="0"/>
              <w:marBottom w:val="0"/>
              <w:divBdr>
                <w:top w:val="none" w:sz="0" w:space="0" w:color="auto"/>
                <w:left w:val="none" w:sz="0" w:space="0" w:color="auto"/>
                <w:bottom w:val="none" w:sz="0" w:space="0" w:color="auto"/>
                <w:right w:val="none" w:sz="0" w:space="0" w:color="auto"/>
              </w:divBdr>
            </w:div>
            <w:div w:id="385644324">
              <w:marLeft w:val="0"/>
              <w:marRight w:val="0"/>
              <w:marTop w:val="0"/>
              <w:marBottom w:val="0"/>
              <w:divBdr>
                <w:top w:val="none" w:sz="0" w:space="0" w:color="auto"/>
                <w:left w:val="none" w:sz="0" w:space="0" w:color="auto"/>
                <w:bottom w:val="none" w:sz="0" w:space="0" w:color="auto"/>
                <w:right w:val="none" w:sz="0" w:space="0" w:color="auto"/>
              </w:divBdr>
            </w:div>
            <w:div w:id="1502893715">
              <w:marLeft w:val="0"/>
              <w:marRight w:val="0"/>
              <w:marTop w:val="0"/>
              <w:marBottom w:val="0"/>
              <w:divBdr>
                <w:top w:val="none" w:sz="0" w:space="0" w:color="auto"/>
                <w:left w:val="none" w:sz="0" w:space="0" w:color="auto"/>
                <w:bottom w:val="none" w:sz="0" w:space="0" w:color="auto"/>
                <w:right w:val="none" w:sz="0" w:space="0" w:color="auto"/>
              </w:divBdr>
            </w:div>
            <w:div w:id="1892377475">
              <w:marLeft w:val="0"/>
              <w:marRight w:val="0"/>
              <w:marTop w:val="0"/>
              <w:marBottom w:val="0"/>
              <w:divBdr>
                <w:top w:val="none" w:sz="0" w:space="0" w:color="auto"/>
                <w:left w:val="none" w:sz="0" w:space="0" w:color="auto"/>
                <w:bottom w:val="none" w:sz="0" w:space="0" w:color="auto"/>
                <w:right w:val="none" w:sz="0" w:space="0" w:color="auto"/>
              </w:divBdr>
            </w:div>
            <w:div w:id="1115832141">
              <w:marLeft w:val="0"/>
              <w:marRight w:val="0"/>
              <w:marTop w:val="0"/>
              <w:marBottom w:val="0"/>
              <w:divBdr>
                <w:top w:val="none" w:sz="0" w:space="0" w:color="auto"/>
                <w:left w:val="none" w:sz="0" w:space="0" w:color="auto"/>
                <w:bottom w:val="none" w:sz="0" w:space="0" w:color="auto"/>
                <w:right w:val="none" w:sz="0" w:space="0" w:color="auto"/>
              </w:divBdr>
            </w:div>
            <w:div w:id="2030449868">
              <w:marLeft w:val="0"/>
              <w:marRight w:val="0"/>
              <w:marTop w:val="0"/>
              <w:marBottom w:val="0"/>
              <w:divBdr>
                <w:top w:val="none" w:sz="0" w:space="0" w:color="auto"/>
                <w:left w:val="none" w:sz="0" w:space="0" w:color="auto"/>
                <w:bottom w:val="none" w:sz="0" w:space="0" w:color="auto"/>
                <w:right w:val="none" w:sz="0" w:space="0" w:color="auto"/>
              </w:divBdr>
            </w:div>
            <w:div w:id="43335998">
              <w:marLeft w:val="0"/>
              <w:marRight w:val="0"/>
              <w:marTop w:val="0"/>
              <w:marBottom w:val="0"/>
              <w:divBdr>
                <w:top w:val="none" w:sz="0" w:space="0" w:color="auto"/>
                <w:left w:val="none" w:sz="0" w:space="0" w:color="auto"/>
                <w:bottom w:val="none" w:sz="0" w:space="0" w:color="auto"/>
                <w:right w:val="none" w:sz="0" w:space="0" w:color="auto"/>
              </w:divBdr>
            </w:div>
            <w:div w:id="329410840">
              <w:marLeft w:val="0"/>
              <w:marRight w:val="0"/>
              <w:marTop w:val="0"/>
              <w:marBottom w:val="0"/>
              <w:divBdr>
                <w:top w:val="none" w:sz="0" w:space="0" w:color="auto"/>
                <w:left w:val="none" w:sz="0" w:space="0" w:color="auto"/>
                <w:bottom w:val="none" w:sz="0" w:space="0" w:color="auto"/>
                <w:right w:val="none" w:sz="0" w:space="0" w:color="auto"/>
              </w:divBdr>
            </w:div>
            <w:div w:id="1542591989">
              <w:marLeft w:val="0"/>
              <w:marRight w:val="0"/>
              <w:marTop w:val="0"/>
              <w:marBottom w:val="0"/>
              <w:divBdr>
                <w:top w:val="none" w:sz="0" w:space="0" w:color="auto"/>
                <w:left w:val="none" w:sz="0" w:space="0" w:color="auto"/>
                <w:bottom w:val="none" w:sz="0" w:space="0" w:color="auto"/>
                <w:right w:val="none" w:sz="0" w:space="0" w:color="auto"/>
              </w:divBdr>
            </w:div>
            <w:div w:id="1739983568">
              <w:marLeft w:val="0"/>
              <w:marRight w:val="0"/>
              <w:marTop w:val="0"/>
              <w:marBottom w:val="0"/>
              <w:divBdr>
                <w:top w:val="none" w:sz="0" w:space="0" w:color="auto"/>
                <w:left w:val="none" w:sz="0" w:space="0" w:color="auto"/>
                <w:bottom w:val="none" w:sz="0" w:space="0" w:color="auto"/>
                <w:right w:val="none" w:sz="0" w:space="0" w:color="auto"/>
              </w:divBdr>
            </w:div>
            <w:div w:id="1729256175">
              <w:marLeft w:val="0"/>
              <w:marRight w:val="0"/>
              <w:marTop w:val="0"/>
              <w:marBottom w:val="0"/>
              <w:divBdr>
                <w:top w:val="none" w:sz="0" w:space="0" w:color="auto"/>
                <w:left w:val="none" w:sz="0" w:space="0" w:color="auto"/>
                <w:bottom w:val="none" w:sz="0" w:space="0" w:color="auto"/>
                <w:right w:val="none" w:sz="0" w:space="0" w:color="auto"/>
              </w:divBdr>
            </w:div>
            <w:div w:id="797796078">
              <w:marLeft w:val="0"/>
              <w:marRight w:val="0"/>
              <w:marTop w:val="0"/>
              <w:marBottom w:val="0"/>
              <w:divBdr>
                <w:top w:val="none" w:sz="0" w:space="0" w:color="auto"/>
                <w:left w:val="none" w:sz="0" w:space="0" w:color="auto"/>
                <w:bottom w:val="none" w:sz="0" w:space="0" w:color="auto"/>
                <w:right w:val="none" w:sz="0" w:space="0" w:color="auto"/>
              </w:divBdr>
            </w:div>
            <w:div w:id="1912496909">
              <w:marLeft w:val="0"/>
              <w:marRight w:val="0"/>
              <w:marTop w:val="0"/>
              <w:marBottom w:val="0"/>
              <w:divBdr>
                <w:top w:val="none" w:sz="0" w:space="0" w:color="auto"/>
                <w:left w:val="none" w:sz="0" w:space="0" w:color="auto"/>
                <w:bottom w:val="none" w:sz="0" w:space="0" w:color="auto"/>
                <w:right w:val="none" w:sz="0" w:space="0" w:color="auto"/>
              </w:divBdr>
            </w:div>
            <w:div w:id="2146502522">
              <w:marLeft w:val="0"/>
              <w:marRight w:val="0"/>
              <w:marTop w:val="0"/>
              <w:marBottom w:val="0"/>
              <w:divBdr>
                <w:top w:val="none" w:sz="0" w:space="0" w:color="auto"/>
                <w:left w:val="none" w:sz="0" w:space="0" w:color="auto"/>
                <w:bottom w:val="none" w:sz="0" w:space="0" w:color="auto"/>
                <w:right w:val="none" w:sz="0" w:space="0" w:color="auto"/>
              </w:divBdr>
            </w:div>
            <w:div w:id="1494569410">
              <w:marLeft w:val="0"/>
              <w:marRight w:val="0"/>
              <w:marTop w:val="0"/>
              <w:marBottom w:val="0"/>
              <w:divBdr>
                <w:top w:val="none" w:sz="0" w:space="0" w:color="auto"/>
                <w:left w:val="none" w:sz="0" w:space="0" w:color="auto"/>
                <w:bottom w:val="none" w:sz="0" w:space="0" w:color="auto"/>
                <w:right w:val="none" w:sz="0" w:space="0" w:color="auto"/>
              </w:divBdr>
            </w:div>
            <w:div w:id="499350266">
              <w:marLeft w:val="0"/>
              <w:marRight w:val="0"/>
              <w:marTop w:val="0"/>
              <w:marBottom w:val="0"/>
              <w:divBdr>
                <w:top w:val="none" w:sz="0" w:space="0" w:color="auto"/>
                <w:left w:val="none" w:sz="0" w:space="0" w:color="auto"/>
                <w:bottom w:val="none" w:sz="0" w:space="0" w:color="auto"/>
                <w:right w:val="none" w:sz="0" w:space="0" w:color="auto"/>
              </w:divBdr>
            </w:div>
            <w:div w:id="1923368689">
              <w:marLeft w:val="0"/>
              <w:marRight w:val="0"/>
              <w:marTop w:val="0"/>
              <w:marBottom w:val="0"/>
              <w:divBdr>
                <w:top w:val="none" w:sz="0" w:space="0" w:color="auto"/>
                <w:left w:val="none" w:sz="0" w:space="0" w:color="auto"/>
                <w:bottom w:val="none" w:sz="0" w:space="0" w:color="auto"/>
                <w:right w:val="none" w:sz="0" w:space="0" w:color="auto"/>
              </w:divBdr>
            </w:div>
            <w:div w:id="995914072">
              <w:marLeft w:val="0"/>
              <w:marRight w:val="0"/>
              <w:marTop w:val="0"/>
              <w:marBottom w:val="0"/>
              <w:divBdr>
                <w:top w:val="none" w:sz="0" w:space="0" w:color="auto"/>
                <w:left w:val="none" w:sz="0" w:space="0" w:color="auto"/>
                <w:bottom w:val="none" w:sz="0" w:space="0" w:color="auto"/>
                <w:right w:val="none" w:sz="0" w:space="0" w:color="auto"/>
              </w:divBdr>
            </w:div>
            <w:div w:id="1688941789">
              <w:marLeft w:val="0"/>
              <w:marRight w:val="0"/>
              <w:marTop w:val="0"/>
              <w:marBottom w:val="0"/>
              <w:divBdr>
                <w:top w:val="none" w:sz="0" w:space="0" w:color="auto"/>
                <w:left w:val="none" w:sz="0" w:space="0" w:color="auto"/>
                <w:bottom w:val="none" w:sz="0" w:space="0" w:color="auto"/>
                <w:right w:val="none" w:sz="0" w:space="0" w:color="auto"/>
              </w:divBdr>
            </w:div>
            <w:div w:id="424307219">
              <w:marLeft w:val="0"/>
              <w:marRight w:val="0"/>
              <w:marTop w:val="0"/>
              <w:marBottom w:val="0"/>
              <w:divBdr>
                <w:top w:val="none" w:sz="0" w:space="0" w:color="auto"/>
                <w:left w:val="none" w:sz="0" w:space="0" w:color="auto"/>
                <w:bottom w:val="none" w:sz="0" w:space="0" w:color="auto"/>
                <w:right w:val="none" w:sz="0" w:space="0" w:color="auto"/>
              </w:divBdr>
            </w:div>
            <w:div w:id="2003313952">
              <w:marLeft w:val="0"/>
              <w:marRight w:val="0"/>
              <w:marTop w:val="0"/>
              <w:marBottom w:val="0"/>
              <w:divBdr>
                <w:top w:val="none" w:sz="0" w:space="0" w:color="auto"/>
                <w:left w:val="none" w:sz="0" w:space="0" w:color="auto"/>
                <w:bottom w:val="none" w:sz="0" w:space="0" w:color="auto"/>
                <w:right w:val="none" w:sz="0" w:space="0" w:color="auto"/>
              </w:divBdr>
            </w:div>
            <w:div w:id="1207061605">
              <w:marLeft w:val="0"/>
              <w:marRight w:val="0"/>
              <w:marTop w:val="0"/>
              <w:marBottom w:val="0"/>
              <w:divBdr>
                <w:top w:val="none" w:sz="0" w:space="0" w:color="auto"/>
                <w:left w:val="none" w:sz="0" w:space="0" w:color="auto"/>
                <w:bottom w:val="none" w:sz="0" w:space="0" w:color="auto"/>
                <w:right w:val="none" w:sz="0" w:space="0" w:color="auto"/>
              </w:divBdr>
            </w:div>
            <w:div w:id="1439325679">
              <w:marLeft w:val="0"/>
              <w:marRight w:val="0"/>
              <w:marTop w:val="0"/>
              <w:marBottom w:val="0"/>
              <w:divBdr>
                <w:top w:val="none" w:sz="0" w:space="0" w:color="auto"/>
                <w:left w:val="none" w:sz="0" w:space="0" w:color="auto"/>
                <w:bottom w:val="none" w:sz="0" w:space="0" w:color="auto"/>
                <w:right w:val="none" w:sz="0" w:space="0" w:color="auto"/>
              </w:divBdr>
            </w:div>
            <w:div w:id="911432572">
              <w:marLeft w:val="0"/>
              <w:marRight w:val="0"/>
              <w:marTop w:val="0"/>
              <w:marBottom w:val="0"/>
              <w:divBdr>
                <w:top w:val="none" w:sz="0" w:space="0" w:color="auto"/>
                <w:left w:val="none" w:sz="0" w:space="0" w:color="auto"/>
                <w:bottom w:val="none" w:sz="0" w:space="0" w:color="auto"/>
                <w:right w:val="none" w:sz="0" w:space="0" w:color="auto"/>
              </w:divBdr>
            </w:div>
            <w:div w:id="901797728">
              <w:marLeft w:val="0"/>
              <w:marRight w:val="0"/>
              <w:marTop w:val="0"/>
              <w:marBottom w:val="0"/>
              <w:divBdr>
                <w:top w:val="none" w:sz="0" w:space="0" w:color="auto"/>
                <w:left w:val="none" w:sz="0" w:space="0" w:color="auto"/>
                <w:bottom w:val="none" w:sz="0" w:space="0" w:color="auto"/>
                <w:right w:val="none" w:sz="0" w:space="0" w:color="auto"/>
              </w:divBdr>
            </w:div>
            <w:div w:id="424154345">
              <w:marLeft w:val="0"/>
              <w:marRight w:val="0"/>
              <w:marTop w:val="0"/>
              <w:marBottom w:val="0"/>
              <w:divBdr>
                <w:top w:val="none" w:sz="0" w:space="0" w:color="auto"/>
                <w:left w:val="none" w:sz="0" w:space="0" w:color="auto"/>
                <w:bottom w:val="none" w:sz="0" w:space="0" w:color="auto"/>
                <w:right w:val="none" w:sz="0" w:space="0" w:color="auto"/>
              </w:divBdr>
            </w:div>
            <w:div w:id="976303617">
              <w:marLeft w:val="0"/>
              <w:marRight w:val="0"/>
              <w:marTop w:val="0"/>
              <w:marBottom w:val="0"/>
              <w:divBdr>
                <w:top w:val="none" w:sz="0" w:space="0" w:color="auto"/>
                <w:left w:val="none" w:sz="0" w:space="0" w:color="auto"/>
                <w:bottom w:val="none" w:sz="0" w:space="0" w:color="auto"/>
                <w:right w:val="none" w:sz="0" w:space="0" w:color="auto"/>
              </w:divBdr>
            </w:div>
            <w:div w:id="1521507581">
              <w:marLeft w:val="0"/>
              <w:marRight w:val="0"/>
              <w:marTop w:val="0"/>
              <w:marBottom w:val="0"/>
              <w:divBdr>
                <w:top w:val="none" w:sz="0" w:space="0" w:color="auto"/>
                <w:left w:val="none" w:sz="0" w:space="0" w:color="auto"/>
                <w:bottom w:val="none" w:sz="0" w:space="0" w:color="auto"/>
                <w:right w:val="none" w:sz="0" w:space="0" w:color="auto"/>
              </w:divBdr>
            </w:div>
            <w:div w:id="170878894">
              <w:marLeft w:val="0"/>
              <w:marRight w:val="0"/>
              <w:marTop w:val="0"/>
              <w:marBottom w:val="0"/>
              <w:divBdr>
                <w:top w:val="none" w:sz="0" w:space="0" w:color="auto"/>
                <w:left w:val="none" w:sz="0" w:space="0" w:color="auto"/>
                <w:bottom w:val="none" w:sz="0" w:space="0" w:color="auto"/>
                <w:right w:val="none" w:sz="0" w:space="0" w:color="auto"/>
              </w:divBdr>
            </w:div>
            <w:div w:id="386144524">
              <w:marLeft w:val="0"/>
              <w:marRight w:val="0"/>
              <w:marTop w:val="0"/>
              <w:marBottom w:val="0"/>
              <w:divBdr>
                <w:top w:val="none" w:sz="0" w:space="0" w:color="auto"/>
                <w:left w:val="none" w:sz="0" w:space="0" w:color="auto"/>
                <w:bottom w:val="none" w:sz="0" w:space="0" w:color="auto"/>
                <w:right w:val="none" w:sz="0" w:space="0" w:color="auto"/>
              </w:divBdr>
            </w:div>
            <w:div w:id="2010517886">
              <w:marLeft w:val="0"/>
              <w:marRight w:val="0"/>
              <w:marTop w:val="0"/>
              <w:marBottom w:val="0"/>
              <w:divBdr>
                <w:top w:val="none" w:sz="0" w:space="0" w:color="auto"/>
                <w:left w:val="none" w:sz="0" w:space="0" w:color="auto"/>
                <w:bottom w:val="none" w:sz="0" w:space="0" w:color="auto"/>
                <w:right w:val="none" w:sz="0" w:space="0" w:color="auto"/>
              </w:divBdr>
            </w:div>
            <w:div w:id="622730296">
              <w:marLeft w:val="0"/>
              <w:marRight w:val="0"/>
              <w:marTop w:val="0"/>
              <w:marBottom w:val="0"/>
              <w:divBdr>
                <w:top w:val="none" w:sz="0" w:space="0" w:color="auto"/>
                <w:left w:val="none" w:sz="0" w:space="0" w:color="auto"/>
                <w:bottom w:val="none" w:sz="0" w:space="0" w:color="auto"/>
                <w:right w:val="none" w:sz="0" w:space="0" w:color="auto"/>
              </w:divBdr>
            </w:div>
            <w:div w:id="831141442">
              <w:marLeft w:val="0"/>
              <w:marRight w:val="0"/>
              <w:marTop w:val="0"/>
              <w:marBottom w:val="0"/>
              <w:divBdr>
                <w:top w:val="none" w:sz="0" w:space="0" w:color="auto"/>
                <w:left w:val="none" w:sz="0" w:space="0" w:color="auto"/>
                <w:bottom w:val="none" w:sz="0" w:space="0" w:color="auto"/>
                <w:right w:val="none" w:sz="0" w:space="0" w:color="auto"/>
              </w:divBdr>
            </w:div>
            <w:div w:id="119687906">
              <w:marLeft w:val="0"/>
              <w:marRight w:val="0"/>
              <w:marTop w:val="0"/>
              <w:marBottom w:val="0"/>
              <w:divBdr>
                <w:top w:val="none" w:sz="0" w:space="0" w:color="auto"/>
                <w:left w:val="none" w:sz="0" w:space="0" w:color="auto"/>
                <w:bottom w:val="none" w:sz="0" w:space="0" w:color="auto"/>
                <w:right w:val="none" w:sz="0" w:space="0" w:color="auto"/>
              </w:divBdr>
            </w:div>
            <w:div w:id="1693413259">
              <w:marLeft w:val="0"/>
              <w:marRight w:val="0"/>
              <w:marTop w:val="0"/>
              <w:marBottom w:val="0"/>
              <w:divBdr>
                <w:top w:val="none" w:sz="0" w:space="0" w:color="auto"/>
                <w:left w:val="none" w:sz="0" w:space="0" w:color="auto"/>
                <w:bottom w:val="none" w:sz="0" w:space="0" w:color="auto"/>
                <w:right w:val="none" w:sz="0" w:space="0" w:color="auto"/>
              </w:divBdr>
            </w:div>
            <w:div w:id="1326204104">
              <w:marLeft w:val="0"/>
              <w:marRight w:val="0"/>
              <w:marTop w:val="0"/>
              <w:marBottom w:val="0"/>
              <w:divBdr>
                <w:top w:val="none" w:sz="0" w:space="0" w:color="auto"/>
                <w:left w:val="none" w:sz="0" w:space="0" w:color="auto"/>
                <w:bottom w:val="none" w:sz="0" w:space="0" w:color="auto"/>
                <w:right w:val="none" w:sz="0" w:space="0" w:color="auto"/>
              </w:divBdr>
            </w:div>
            <w:div w:id="12170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8340">
      <w:bodyDiv w:val="1"/>
      <w:marLeft w:val="0"/>
      <w:marRight w:val="0"/>
      <w:marTop w:val="0"/>
      <w:marBottom w:val="0"/>
      <w:divBdr>
        <w:top w:val="none" w:sz="0" w:space="0" w:color="auto"/>
        <w:left w:val="none" w:sz="0" w:space="0" w:color="auto"/>
        <w:bottom w:val="none" w:sz="0" w:space="0" w:color="auto"/>
        <w:right w:val="none" w:sz="0" w:space="0" w:color="auto"/>
      </w:divBdr>
      <w:divsChild>
        <w:div w:id="95684582">
          <w:marLeft w:val="0"/>
          <w:marRight w:val="0"/>
          <w:marTop w:val="0"/>
          <w:marBottom w:val="0"/>
          <w:divBdr>
            <w:top w:val="none" w:sz="0" w:space="0" w:color="auto"/>
            <w:left w:val="none" w:sz="0" w:space="0" w:color="auto"/>
            <w:bottom w:val="none" w:sz="0" w:space="0" w:color="auto"/>
            <w:right w:val="none" w:sz="0" w:space="0" w:color="auto"/>
          </w:divBdr>
          <w:divsChild>
            <w:div w:id="891310837">
              <w:marLeft w:val="0"/>
              <w:marRight w:val="0"/>
              <w:marTop w:val="0"/>
              <w:marBottom w:val="0"/>
              <w:divBdr>
                <w:top w:val="none" w:sz="0" w:space="0" w:color="auto"/>
                <w:left w:val="none" w:sz="0" w:space="0" w:color="auto"/>
                <w:bottom w:val="none" w:sz="0" w:space="0" w:color="auto"/>
                <w:right w:val="none" w:sz="0" w:space="0" w:color="auto"/>
              </w:divBdr>
            </w:div>
            <w:div w:id="413934240">
              <w:marLeft w:val="0"/>
              <w:marRight w:val="0"/>
              <w:marTop w:val="0"/>
              <w:marBottom w:val="0"/>
              <w:divBdr>
                <w:top w:val="none" w:sz="0" w:space="0" w:color="auto"/>
                <w:left w:val="none" w:sz="0" w:space="0" w:color="auto"/>
                <w:bottom w:val="none" w:sz="0" w:space="0" w:color="auto"/>
                <w:right w:val="none" w:sz="0" w:space="0" w:color="auto"/>
              </w:divBdr>
            </w:div>
            <w:div w:id="1891455864">
              <w:marLeft w:val="0"/>
              <w:marRight w:val="0"/>
              <w:marTop w:val="0"/>
              <w:marBottom w:val="0"/>
              <w:divBdr>
                <w:top w:val="none" w:sz="0" w:space="0" w:color="auto"/>
                <w:left w:val="none" w:sz="0" w:space="0" w:color="auto"/>
                <w:bottom w:val="none" w:sz="0" w:space="0" w:color="auto"/>
                <w:right w:val="none" w:sz="0" w:space="0" w:color="auto"/>
              </w:divBdr>
            </w:div>
            <w:div w:id="822549563">
              <w:marLeft w:val="0"/>
              <w:marRight w:val="0"/>
              <w:marTop w:val="0"/>
              <w:marBottom w:val="0"/>
              <w:divBdr>
                <w:top w:val="none" w:sz="0" w:space="0" w:color="auto"/>
                <w:left w:val="none" w:sz="0" w:space="0" w:color="auto"/>
                <w:bottom w:val="none" w:sz="0" w:space="0" w:color="auto"/>
                <w:right w:val="none" w:sz="0" w:space="0" w:color="auto"/>
              </w:divBdr>
            </w:div>
            <w:div w:id="57437200">
              <w:marLeft w:val="0"/>
              <w:marRight w:val="0"/>
              <w:marTop w:val="0"/>
              <w:marBottom w:val="0"/>
              <w:divBdr>
                <w:top w:val="none" w:sz="0" w:space="0" w:color="auto"/>
                <w:left w:val="none" w:sz="0" w:space="0" w:color="auto"/>
                <w:bottom w:val="none" w:sz="0" w:space="0" w:color="auto"/>
                <w:right w:val="none" w:sz="0" w:space="0" w:color="auto"/>
              </w:divBdr>
            </w:div>
            <w:div w:id="1068385450">
              <w:marLeft w:val="0"/>
              <w:marRight w:val="0"/>
              <w:marTop w:val="0"/>
              <w:marBottom w:val="0"/>
              <w:divBdr>
                <w:top w:val="none" w:sz="0" w:space="0" w:color="auto"/>
                <w:left w:val="none" w:sz="0" w:space="0" w:color="auto"/>
                <w:bottom w:val="none" w:sz="0" w:space="0" w:color="auto"/>
                <w:right w:val="none" w:sz="0" w:space="0" w:color="auto"/>
              </w:divBdr>
            </w:div>
            <w:div w:id="1130052333">
              <w:marLeft w:val="0"/>
              <w:marRight w:val="0"/>
              <w:marTop w:val="0"/>
              <w:marBottom w:val="0"/>
              <w:divBdr>
                <w:top w:val="none" w:sz="0" w:space="0" w:color="auto"/>
                <w:left w:val="none" w:sz="0" w:space="0" w:color="auto"/>
                <w:bottom w:val="none" w:sz="0" w:space="0" w:color="auto"/>
                <w:right w:val="none" w:sz="0" w:space="0" w:color="auto"/>
              </w:divBdr>
            </w:div>
            <w:div w:id="519508242">
              <w:marLeft w:val="0"/>
              <w:marRight w:val="0"/>
              <w:marTop w:val="0"/>
              <w:marBottom w:val="0"/>
              <w:divBdr>
                <w:top w:val="none" w:sz="0" w:space="0" w:color="auto"/>
                <w:left w:val="none" w:sz="0" w:space="0" w:color="auto"/>
                <w:bottom w:val="none" w:sz="0" w:space="0" w:color="auto"/>
                <w:right w:val="none" w:sz="0" w:space="0" w:color="auto"/>
              </w:divBdr>
            </w:div>
            <w:div w:id="1698314807">
              <w:marLeft w:val="0"/>
              <w:marRight w:val="0"/>
              <w:marTop w:val="0"/>
              <w:marBottom w:val="0"/>
              <w:divBdr>
                <w:top w:val="none" w:sz="0" w:space="0" w:color="auto"/>
                <w:left w:val="none" w:sz="0" w:space="0" w:color="auto"/>
                <w:bottom w:val="none" w:sz="0" w:space="0" w:color="auto"/>
                <w:right w:val="none" w:sz="0" w:space="0" w:color="auto"/>
              </w:divBdr>
            </w:div>
            <w:div w:id="1768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28">
      <w:bodyDiv w:val="1"/>
      <w:marLeft w:val="0"/>
      <w:marRight w:val="0"/>
      <w:marTop w:val="0"/>
      <w:marBottom w:val="0"/>
      <w:divBdr>
        <w:top w:val="none" w:sz="0" w:space="0" w:color="auto"/>
        <w:left w:val="none" w:sz="0" w:space="0" w:color="auto"/>
        <w:bottom w:val="none" w:sz="0" w:space="0" w:color="auto"/>
        <w:right w:val="none" w:sz="0" w:space="0" w:color="auto"/>
      </w:divBdr>
    </w:div>
    <w:div w:id="64882626">
      <w:bodyDiv w:val="1"/>
      <w:marLeft w:val="0"/>
      <w:marRight w:val="0"/>
      <w:marTop w:val="0"/>
      <w:marBottom w:val="0"/>
      <w:divBdr>
        <w:top w:val="none" w:sz="0" w:space="0" w:color="auto"/>
        <w:left w:val="none" w:sz="0" w:space="0" w:color="auto"/>
        <w:bottom w:val="none" w:sz="0" w:space="0" w:color="auto"/>
        <w:right w:val="none" w:sz="0" w:space="0" w:color="auto"/>
      </w:divBdr>
    </w:div>
    <w:div w:id="70005385">
      <w:bodyDiv w:val="1"/>
      <w:marLeft w:val="0"/>
      <w:marRight w:val="0"/>
      <w:marTop w:val="0"/>
      <w:marBottom w:val="0"/>
      <w:divBdr>
        <w:top w:val="none" w:sz="0" w:space="0" w:color="auto"/>
        <w:left w:val="none" w:sz="0" w:space="0" w:color="auto"/>
        <w:bottom w:val="none" w:sz="0" w:space="0" w:color="auto"/>
        <w:right w:val="none" w:sz="0" w:space="0" w:color="auto"/>
      </w:divBdr>
    </w:div>
    <w:div w:id="87776685">
      <w:bodyDiv w:val="1"/>
      <w:marLeft w:val="0"/>
      <w:marRight w:val="0"/>
      <w:marTop w:val="0"/>
      <w:marBottom w:val="0"/>
      <w:divBdr>
        <w:top w:val="none" w:sz="0" w:space="0" w:color="auto"/>
        <w:left w:val="none" w:sz="0" w:space="0" w:color="auto"/>
        <w:bottom w:val="none" w:sz="0" w:space="0" w:color="auto"/>
        <w:right w:val="none" w:sz="0" w:space="0" w:color="auto"/>
      </w:divBdr>
    </w:div>
    <w:div w:id="88544597">
      <w:bodyDiv w:val="1"/>
      <w:marLeft w:val="0"/>
      <w:marRight w:val="0"/>
      <w:marTop w:val="0"/>
      <w:marBottom w:val="0"/>
      <w:divBdr>
        <w:top w:val="none" w:sz="0" w:space="0" w:color="auto"/>
        <w:left w:val="none" w:sz="0" w:space="0" w:color="auto"/>
        <w:bottom w:val="none" w:sz="0" w:space="0" w:color="auto"/>
        <w:right w:val="none" w:sz="0" w:space="0" w:color="auto"/>
      </w:divBdr>
    </w:div>
    <w:div w:id="97458445">
      <w:bodyDiv w:val="1"/>
      <w:marLeft w:val="0"/>
      <w:marRight w:val="0"/>
      <w:marTop w:val="0"/>
      <w:marBottom w:val="0"/>
      <w:divBdr>
        <w:top w:val="none" w:sz="0" w:space="0" w:color="auto"/>
        <w:left w:val="none" w:sz="0" w:space="0" w:color="auto"/>
        <w:bottom w:val="none" w:sz="0" w:space="0" w:color="auto"/>
        <w:right w:val="none" w:sz="0" w:space="0" w:color="auto"/>
      </w:divBdr>
    </w:div>
    <w:div w:id="105783608">
      <w:bodyDiv w:val="1"/>
      <w:marLeft w:val="0"/>
      <w:marRight w:val="0"/>
      <w:marTop w:val="0"/>
      <w:marBottom w:val="0"/>
      <w:divBdr>
        <w:top w:val="none" w:sz="0" w:space="0" w:color="auto"/>
        <w:left w:val="none" w:sz="0" w:space="0" w:color="auto"/>
        <w:bottom w:val="none" w:sz="0" w:space="0" w:color="auto"/>
        <w:right w:val="none" w:sz="0" w:space="0" w:color="auto"/>
      </w:divBdr>
      <w:divsChild>
        <w:div w:id="1276256088">
          <w:marLeft w:val="0"/>
          <w:marRight w:val="0"/>
          <w:marTop w:val="0"/>
          <w:marBottom w:val="0"/>
          <w:divBdr>
            <w:top w:val="none" w:sz="0" w:space="0" w:color="auto"/>
            <w:left w:val="none" w:sz="0" w:space="0" w:color="auto"/>
            <w:bottom w:val="none" w:sz="0" w:space="0" w:color="auto"/>
            <w:right w:val="none" w:sz="0" w:space="0" w:color="auto"/>
          </w:divBdr>
          <w:divsChild>
            <w:div w:id="1627345828">
              <w:marLeft w:val="0"/>
              <w:marRight w:val="0"/>
              <w:marTop w:val="0"/>
              <w:marBottom w:val="0"/>
              <w:divBdr>
                <w:top w:val="none" w:sz="0" w:space="0" w:color="auto"/>
                <w:left w:val="none" w:sz="0" w:space="0" w:color="auto"/>
                <w:bottom w:val="none" w:sz="0" w:space="0" w:color="auto"/>
                <w:right w:val="none" w:sz="0" w:space="0" w:color="auto"/>
              </w:divBdr>
            </w:div>
            <w:div w:id="1658343083">
              <w:marLeft w:val="0"/>
              <w:marRight w:val="0"/>
              <w:marTop w:val="0"/>
              <w:marBottom w:val="0"/>
              <w:divBdr>
                <w:top w:val="none" w:sz="0" w:space="0" w:color="auto"/>
                <w:left w:val="none" w:sz="0" w:space="0" w:color="auto"/>
                <w:bottom w:val="none" w:sz="0" w:space="0" w:color="auto"/>
                <w:right w:val="none" w:sz="0" w:space="0" w:color="auto"/>
              </w:divBdr>
            </w:div>
            <w:div w:id="229923774">
              <w:marLeft w:val="0"/>
              <w:marRight w:val="0"/>
              <w:marTop w:val="0"/>
              <w:marBottom w:val="0"/>
              <w:divBdr>
                <w:top w:val="none" w:sz="0" w:space="0" w:color="auto"/>
                <w:left w:val="none" w:sz="0" w:space="0" w:color="auto"/>
                <w:bottom w:val="none" w:sz="0" w:space="0" w:color="auto"/>
                <w:right w:val="none" w:sz="0" w:space="0" w:color="auto"/>
              </w:divBdr>
            </w:div>
            <w:div w:id="847980999">
              <w:marLeft w:val="0"/>
              <w:marRight w:val="0"/>
              <w:marTop w:val="0"/>
              <w:marBottom w:val="0"/>
              <w:divBdr>
                <w:top w:val="none" w:sz="0" w:space="0" w:color="auto"/>
                <w:left w:val="none" w:sz="0" w:space="0" w:color="auto"/>
                <w:bottom w:val="none" w:sz="0" w:space="0" w:color="auto"/>
                <w:right w:val="none" w:sz="0" w:space="0" w:color="auto"/>
              </w:divBdr>
            </w:div>
            <w:div w:id="1021860108">
              <w:marLeft w:val="0"/>
              <w:marRight w:val="0"/>
              <w:marTop w:val="0"/>
              <w:marBottom w:val="0"/>
              <w:divBdr>
                <w:top w:val="none" w:sz="0" w:space="0" w:color="auto"/>
                <w:left w:val="none" w:sz="0" w:space="0" w:color="auto"/>
                <w:bottom w:val="none" w:sz="0" w:space="0" w:color="auto"/>
                <w:right w:val="none" w:sz="0" w:space="0" w:color="auto"/>
              </w:divBdr>
            </w:div>
            <w:div w:id="1057511707">
              <w:marLeft w:val="0"/>
              <w:marRight w:val="0"/>
              <w:marTop w:val="0"/>
              <w:marBottom w:val="0"/>
              <w:divBdr>
                <w:top w:val="none" w:sz="0" w:space="0" w:color="auto"/>
                <w:left w:val="none" w:sz="0" w:space="0" w:color="auto"/>
                <w:bottom w:val="none" w:sz="0" w:space="0" w:color="auto"/>
                <w:right w:val="none" w:sz="0" w:space="0" w:color="auto"/>
              </w:divBdr>
            </w:div>
            <w:div w:id="357657464">
              <w:marLeft w:val="0"/>
              <w:marRight w:val="0"/>
              <w:marTop w:val="0"/>
              <w:marBottom w:val="0"/>
              <w:divBdr>
                <w:top w:val="none" w:sz="0" w:space="0" w:color="auto"/>
                <w:left w:val="none" w:sz="0" w:space="0" w:color="auto"/>
                <w:bottom w:val="none" w:sz="0" w:space="0" w:color="auto"/>
                <w:right w:val="none" w:sz="0" w:space="0" w:color="auto"/>
              </w:divBdr>
            </w:div>
            <w:div w:id="155651920">
              <w:marLeft w:val="0"/>
              <w:marRight w:val="0"/>
              <w:marTop w:val="0"/>
              <w:marBottom w:val="0"/>
              <w:divBdr>
                <w:top w:val="none" w:sz="0" w:space="0" w:color="auto"/>
                <w:left w:val="none" w:sz="0" w:space="0" w:color="auto"/>
                <w:bottom w:val="none" w:sz="0" w:space="0" w:color="auto"/>
                <w:right w:val="none" w:sz="0" w:space="0" w:color="auto"/>
              </w:divBdr>
            </w:div>
            <w:div w:id="22173239">
              <w:marLeft w:val="0"/>
              <w:marRight w:val="0"/>
              <w:marTop w:val="0"/>
              <w:marBottom w:val="0"/>
              <w:divBdr>
                <w:top w:val="none" w:sz="0" w:space="0" w:color="auto"/>
                <w:left w:val="none" w:sz="0" w:space="0" w:color="auto"/>
                <w:bottom w:val="none" w:sz="0" w:space="0" w:color="auto"/>
                <w:right w:val="none" w:sz="0" w:space="0" w:color="auto"/>
              </w:divBdr>
            </w:div>
            <w:div w:id="638267754">
              <w:marLeft w:val="0"/>
              <w:marRight w:val="0"/>
              <w:marTop w:val="0"/>
              <w:marBottom w:val="0"/>
              <w:divBdr>
                <w:top w:val="none" w:sz="0" w:space="0" w:color="auto"/>
                <w:left w:val="none" w:sz="0" w:space="0" w:color="auto"/>
                <w:bottom w:val="none" w:sz="0" w:space="0" w:color="auto"/>
                <w:right w:val="none" w:sz="0" w:space="0" w:color="auto"/>
              </w:divBdr>
            </w:div>
            <w:div w:id="920405692">
              <w:marLeft w:val="0"/>
              <w:marRight w:val="0"/>
              <w:marTop w:val="0"/>
              <w:marBottom w:val="0"/>
              <w:divBdr>
                <w:top w:val="none" w:sz="0" w:space="0" w:color="auto"/>
                <w:left w:val="none" w:sz="0" w:space="0" w:color="auto"/>
                <w:bottom w:val="none" w:sz="0" w:space="0" w:color="auto"/>
                <w:right w:val="none" w:sz="0" w:space="0" w:color="auto"/>
              </w:divBdr>
            </w:div>
            <w:div w:id="1106190816">
              <w:marLeft w:val="0"/>
              <w:marRight w:val="0"/>
              <w:marTop w:val="0"/>
              <w:marBottom w:val="0"/>
              <w:divBdr>
                <w:top w:val="none" w:sz="0" w:space="0" w:color="auto"/>
                <w:left w:val="none" w:sz="0" w:space="0" w:color="auto"/>
                <w:bottom w:val="none" w:sz="0" w:space="0" w:color="auto"/>
                <w:right w:val="none" w:sz="0" w:space="0" w:color="auto"/>
              </w:divBdr>
            </w:div>
            <w:div w:id="425466296">
              <w:marLeft w:val="0"/>
              <w:marRight w:val="0"/>
              <w:marTop w:val="0"/>
              <w:marBottom w:val="0"/>
              <w:divBdr>
                <w:top w:val="none" w:sz="0" w:space="0" w:color="auto"/>
                <w:left w:val="none" w:sz="0" w:space="0" w:color="auto"/>
                <w:bottom w:val="none" w:sz="0" w:space="0" w:color="auto"/>
                <w:right w:val="none" w:sz="0" w:space="0" w:color="auto"/>
              </w:divBdr>
            </w:div>
            <w:div w:id="1238631701">
              <w:marLeft w:val="0"/>
              <w:marRight w:val="0"/>
              <w:marTop w:val="0"/>
              <w:marBottom w:val="0"/>
              <w:divBdr>
                <w:top w:val="none" w:sz="0" w:space="0" w:color="auto"/>
                <w:left w:val="none" w:sz="0" w:space="0" w:color="auto"/>
                <w:bottom w:val="none" w:sz="0" w:space="0" w:color="auto"/>
                <w:right w:val="none" w:sz="0" w:space="0" w:color="auto"/>
              </w:divBdr>
            </w:div>
            <w:div w:id="1981223085">
              <w:marLeft w:val="0"/>
              <w:marRight w:val="0"/>
              <w:marTop w:val="0"/>
              <w:marBottom w:val="0"/>
              <w:divBdr>
                <w:top w:val="none" w:sz="0" w:space="0" w:color="auto"/>
                <w:left w:val="none" w:sz="0" w:space="0" w:color="auto"/>
                <w:bottom w:val="none" w:sz="0" w:space="0" w:color="auto"/>
                <w:right w:val="none" w:sz="0" w:space="0" w:color="auto"/>
              </w:divBdr>
            </w:div>
            <w:div w:id="921908862">
              <w:marLeft w:val="0"/>
              <w:marRight w:val="0"/>
              <w:marTop w:val="0"/>
              <w:marBottom w:val="0"/>
              <w:divBdr>
                <w:top w:val="none" w:sz="0" w:space="0" w:color="auto"/>
                <w:left w:val="none" w:sz="0" w:space="0" w:color="auto"/>
                <w:bottom w:val="none" w:sz="0" w:space="0" w:color="auto"/>
                <w:right w:val="none" w:sz="0" w:space="0" w:color="auto"/>
              </w:divBdr>
            </w:div>
            <w:div w:id="141891651">
              <w:marLeft w:val="0"/>
              <w:marRight w:val="0"/>
              <w:marTop w:val="0"/>
              <w:marBottom w:val="0"/>
              <w:divBdr>
                <w:top w:val="none" w:sz="0" w:space="0" w:color="auto"/>
                <w:left w:val="none" w:sz="0" w:space="0" w:color="auto"/>
                <w:bottom w:val="none" w:sz="0" w:space="0" w:color="auto"/>
                <w:right w:val="none" w:sz="0" w:space="0" w:color="auto"/>
              </w:divBdr>
            </w:div>
            <w:div w:id="1194271723">
              <w:marLeft w:val="0"/>
              <w:marRight w:val="0"/>
              <w:marTop w:val="0"/>
              <w:marBottom w:val="0"/>
              <w:divBdr>
                <w:top w:val="none" w:sz="0" w:space="0" w:color="auto"/>
                <w:left w:val="none" w:sz="0" w:space="0" w:color="auto"/>
                <w:bottom w:val="none" w:sz="0" w:space="0" w:color="auto"/>
                <w:right w:val="none" w:sz="0" w:space="0" w:color="auto"/>
              </w:divBdr>
            </w:div>
            <w:div w:id="229537721">
              <w:marLeft w:val="0"/>
              <w:marRight w:val="0"/>
              <w:marTop w:val="0"/>
              <w:marBottom w:val="0"/>
              <w:divBdr>
                <w:top w:val="none" w:sz="0" w:space="0" w:color="auto"/>
                <w:left w:val="none" w:sz="0" w:space="0" w:color="auto"/>
                <w:bottom w:val="none" w:sz="0" w:space="0" w:color="auto"/>
                <w:right w:val="none" w:sz="0" w:space="0" w:color="auto"/>
              </w:divBdr>
            </w:div>
            <w:div w:id="762649258">
              <w:marLeft w:val="0"/>
              <w:marRight w:val="0"/>
              <w:marTop w:val="0"/>
              <w:marBottom w:val="0"/>
              <w:divBdr>
                <w:top w:val="none" w:sz="0" w:space="0" w:color="auto"/>
                <w:left w:val="none" w:sz="0" w:space="0" w:color="auto"/>
                <w:bottom w:val="none" w:sz="0" w:space="0" w:color="auto"/>
                <w:right w:val="none" w:sz="0" w:space="0" w:color="auto"/>
              </w:divBdr>
            </w:div>
            <w:div w:id="1996958104">
              <w:marLeft w:val="0"/>
              <w:marRight w:val="0"/>
              <w:marTop w:val="0"/>
              <w:marBottom w:val="0"/>
              <w:divBdr>
                <w:top w:val="none" w:sz="0" w:space="0" w:color="auto"/>
                <w:left w:val="none" w:sz="0" w:space="0" w:color="auto"/>
                <w:bottom w:val="none" w:sz="0" w:space="0" w:color="auto"/>
                <w:right w:val="none" w:sz="0" w:space="0" w:color="auto"/>
              </w:divBdr>
            </w:div>
            <w:div w:id="915478313">
              <w:marLeft w:val="0"/>
              <w:marRight w:val="0"/>
              <w:marTop w:val="0"/>
              <w:marBottom w:val="0"/>
              <w:divBdr>
                <w:top w:val="none" w:sz="0" w:space="0" w:color="auto"/>
                <w:left w:val="none" w:sz="0" w:space="0" w:color="auto"/>
                <w:bottom w:val="none" w:sz="0" w:space="0" w:color="auto"/>
                <w:right w:val="none" w:sz="0" w:space="0" w:color="auto"/>
              </w:divBdr>
            </w:div>
            <w:div w:id="532301811">
              <w:marLeft w:val="0"/>
              <w:marRight w:val="0"/>
              <w:marTop w:val="0"/>
              <w:marBottom w:val="0"/>
              <w:divBdr>
                <w:top w:val="none" w:sz="0" w:space="0" w:color="auto"/>
                <w:left w:val="none" w:sz="0" w:space="0" w:color="auto"/>
                <w:bottom w:val="none" w:sz="0" w:space="0" w:color="auto"/>
                <w:right w:val="none" w:sz="0" w:space="0" w:color="auto"/>
              </w:divBdr>
            </w:div>
            <w:div w:id="1366906445">
              <w:marLeft w:val="0"/>
              <w:marRight w:val="0"/>
              <w:marTop w:val="0"/>
              <w:marBottom w:val="0"/>
              <w:divBdr>
                <w:top w:val="none" w:sz="0" w:space="0" w:color="auto"/>
                <w:left w:val="none" w:sz="0" w:space="0" w:color="auto"/>
                <w:bottom w:val="none" w:sz="0" w:space="0" w:color="auto"/>
                <w:right w:val="none" w:sz="0" w:space="0" w:color="auto"/>
              </w:divBdr>
            </w:div>
            <w:div w:id="1760056298">
              <w:marLeft w:val="0"/>
              <w:marRight w:val="0"/>
              <w:marTop w:val="0"/>
              <w:marBottom w:val="0"/>
              <w:divBdr>
                <w:top w:val="none" w:sz="0" w:space="0" w:color="auto"/>
                <w:left w:val="none" w:sz="0" w:space="0" w:color="auto"/>
                <w:bottom w:val="none" w:sz="0" w:space="0" w:color="auto"/>
                <w:right w:val="none" w:sz="0" w:space="0" w:color="auto"/>
              </w:divBdr>
            </w:div>
            <w:div w:id="1559585976">
              <w:marLeft w:val="0"/>
              <w:marRight w:val="0"/>
              <w:marTop w:val="0"/>
              <w:marBottom w:val="0"/>
              <w:divBdr>
                <w:top w:val="none" w:sz="0" w:space="0" w:color="auto"/>
                <w:left w:val="none" w:sz="0" w:space="0" w:color="auto"/>
                <w:bottom w:val="none" w:sz="0" w:space="0" w:color="auto"/>
                <w:right w:val="none" w:sz="0" w:space="0" w:color="auto"/>
              </w:divBdr>
            </w:div>
            <w:div w:id="395205">
              <w:marLeft w:val="0"/>
              <w:marRight w:val="0"/>
              <w:marTop w:val="0"/>
              <w:marBottom w:val="0"/>
              <w:divBdr>
                <w:top w:val="none" w:sz="0" w:space="0" w:color="auto"/>
                <w:left w:val="none" w:sz="0" w:space="0" w:color="auto"/>
                <w:bottom w:val="none" w:sz="0" w:space="0" w:color="auto"/>
                <w:right w:val="none" w:sz="0" w:space="0" w:color="auto"/>
              </w:divBdr>
            </w:div>
            <w:div w:id="455300450">
              <w:marLeft w:val="0"/>
              <w:marRight w:val="0"/>
              <w:marTop w:val="0"/>
              <w:marBottom w:val="0"/>
              <w:divBdr>
                <w:top w:val="none" w:sz="0" w:space="0" w:color="auto"/>
                <w:left w:val="none" w:sz="0" w:space="0" w:color="auto"/>
                <w:bottom w:val="none" w:sz="0" w:space="0" w:color="auto"/>
                <w:right w:val="none" w:sz="0" w:space="0" w:color="auto"/>
              </w:divBdr>
            </w:div>
            <w:div w:id="657147061">
              <w:marLeft w:val="0"/>
              <w:marRight w:val="0"/>
              <w:marTop w:val="0"/>
              <w:marBottom w:val="0"/>
              <w:divBdr>
                <w:top w:val="none" w:sz="0" w:space="0" w:color="auto"/>
                <w:left w:val="none" w:sz="0" w:space="0" w:color="auto"/>
                <w:bottom w:val="none" w:sz="0" w:space="0" w:color="auto"/>
                <w:right w:val="none" w:sz="0" w:space="0" w:color="auto"/>
              </w:divBdr>
            </w:div>
            <w:div w:id="1758558095">
              <w:marLeft w:val="0"/>
              <w:marRight w:val="0"/>
              <w:marTop w:val="0"/>
              <w:marBottom w:val="0"/>
              <w:divBdr>
                <w:top w:val="none" w:sz="0" w:space="0" w:color="auto"/>
                <w:left w:val="none" w:sz="0" w:space="0" w:color="auto"/>
                <w:bottom w:val="none" w:sz="0" w:space="0" w:color="auto"/>
                <w:right w:val="none" w:sz="0" w:space="0" w:color="auto"/>
              </w:divBdr>
            </w:div>
            <w:div w:id="1586839163">
              <w:marLeft w:val="0"/>
              <w:marRight w:val="0"/>
              <w:marTop w:val="0"/>
              <w:marBottom w:val="0"/>
              <w:divBdr>
                <w:top w:val="none" w:sz="0" w:space="0" w:color="auto"/>
                <w:left w:val="none" w:sz="0" w:space="0" w:color="auto"/>
                <w:bottom w:val="none" w:sz="0" w:space="0" w:color="auto"/>
                <w:right w:val="none" w:sz="0" w:space="0" w:color="auto"/>
              </w:divBdr>
            </w:div>
            <w:div w:id="413010587">
              <w:marLeft w:val="0"/>
              <w:marRight w:val="0"/>
              <w:marTop w:val="0"/>
              <w:marBottom w:val="0"/>
              <w:divBdr>
                <w:top w:val="none" w:sz="0" w:space="0" w:color="auto"/>
                <w:left w:val="none" w:sz="0" w:space="0" w:color="auto"/>
                <w:bottom w:val="none" w:sz="0" w:space="0" w:color="auto"/>
                <w:right w:val="none" w:sz="0" w:space="0" w:color="auto"/>
              </w:divBdr>
            </w:div>
            <w:div w:id="1917275992">
              <w:marLeft w:val="0"/>
              <w:marRight w:val="0"/>
              <w:marTop w:val="0"/>
              <w:marBottom w:val="0"/>
              <w:divBdr>
                <w:top w:val="none" w:sz="0" w:space="0" w:color="auto"/>
                <w:left w:val="none" w:sz="0" w:space="0" w:color="auto"/>
                <w:bottom w:val="none" w:sz="0" w:space="0" w:color="auto"/>
                <w:right w:val="none" w:sz="0" w:space="0" w:color="auto"/>
              </w:divBdr>
            </w:div>
            <w:div w:id="1969816072">
              <w:marLeft w:val="0"/>
              <w:marRight w:val="0"/>
              <w:marTop w:val="0"/>
              <w:marBottom w:val="0"/>
              <w:divBdr>
                <w:top w:val="none" w:sz="0" w:space="0" w:color="auto"/>
                <w:left w:val="none" w:sz="0" w:space="0" w:color="auto"/>
                <w:bottom w:val="none" w:sz="0" w:space="0" w:color="auto"/>
                <w:right w:val="none" w:sz="0" w:space="0" w:color="auto"/>
              </w:divBdr>
            </w:div>
            <w:div w:id="20472179">
              <w:marLeft w:val="0"/>
              <w:marRight w:val="0"/>
              <w:marTop w:val="0"/>
              <w:marBottom w:val="0"/>
              <w:divBdr>
                <w:top w:val="none" w:sz="0" w:space="0" w:color="auto"/>
                <w:left w:val="none" w:sz="0" w:space="0" w:color="auto"/>
                <w:bottom w:val="none" w:sz="0" w:space="0" w:color="auto"/>
                <w:right w:val="none" w:sz="0" w:space="0" w:color="auto"/>
              </w:divBdr>
            </w:div>
            <w:div w:id="478963756">
              <w:marLeft w:val="0"/>
              <w:marRight w:val="0"/>
              <w:marTop w:val="0"/>
              <w:marBottom w:val="0"/>
              <w:divBdr>
                <w:top w:val="none" w:sz="0" w:space="0" w:color="auto"/>
                <w:left w:val="none" w:sz="0" w:space="0" w:color="auto"/>
                <w:bottom w:val="none" w:sz="0" w:space="0" w:color="auto"/>
                <w:right w:val="none" w:sz="0" w:space="0" w:color="auto"/>
              </w:divBdr>
            </w:div>
            <w:div w:id="2141604532">
              <w:marLeft w:val="0"/>
              <w:marRight w:val="0"/>
              <w:marTop w:val="0"/>
              <w:marBottom w:val="0"/>
              <w:divBdr>
                <w:top w:val="none" w:sz="0" w:space="0" w:color="auto"/>
                <w:left w:val="none" w:sz="0" w:space="0" w:color="auto"/>
                <w:bottom w:val="none" w:sz="0" w:space="0" w:color="auto"/>
                <w:right w:val="none" w:sz="0" w:space="0" w:color="auto"/>
              </w:divBdr>
            </w:div>
            <w:div w:id="2126806816">
              <w:marLeft w:val="0"/>
              <w:marRight w:val="0"/>
              <w:marTop w:val="0"/>
              <w:marBottom w:val="0"/>
              <w:divBdr>
                <w:top w:val="none" w:sz="0" w:space="0" w:color="auto"/>
                <w:left w:val="none" w:sz="0" w:space="0" w:color="auto"/>
                <w:bottom w:val="none" w:sz="0" w:space="0" w:color="auto"/>
                <w:right w:val="none" w:sz="0" w:space="0" w:color="auto"/>
              </w:divBdr>
            </w:div>
            <w:div w:id="283463719">
              <w:marLeft w:val="0"/>
              <w:marRight w:val="0"/>
              <w:marTop w:val="0"/>
              <w:marBottom w:val="0"/>
              <w:divBdr>
                <w:top w:val="none" w:sz="0" w:space="0" w:color="auto"/>
                <w:left w:val="none" w:sz="0" w:space="0" w:color="auto"/>
                <w:bottom w:val="none" w:sz="0" w:space="0" w:color="auto"/>
                <w:right w:val="none" w:sz="0" w:space="0" w:color="auto"/>
              </w:divBdr>
            </w:div>
            <w:div w:id="104232683">
              <w:marLeft w:val="0"/>
              <w:marRight w:val="0"/>
              <w:marTop w:val="0"/>
              <w:marBottom w:val="0"/>
              <w:divBdr>
                <w:top w:val="none" w:sz="0" w:space="0" w:color="auto"/>
                <w:left w:val="none" w:sz="0" w:space="0" w:color="auto"/>
                <w:bottom w:val="none" w:sz="0" w:space="0" w:color="auto"/>
                <w:right w:val="none" w:sz="0" w:space="0" w:color="auto"/>
              </w:divBdr>
            </w:div>
            <w:div w:id="1214124892">
              <w:marLeft w:val="0"/>
              <w:marRight w:val="0"/>
              <w:marTop w:val="0"/>
              <w:marBottom w:val="0"/>
              <w:divBdr>
                <w:top w:val="none" w:sz="0" w:space="0" w:color="auto"/>
                <w:left w:val="none" w:sz="0" w:space="0" w:color="auto"/>
                <w:bottom w:val="none" w:sz="0" w:space="0" w:color="auto"/>
                <w:right w:val="none" w:sz="0" w:space="0" w:color="auto"/>
              </w:divBdr>
            </w:div>
            <w:div w:id="957223738">
              <w:marLeft w:val="0"/>
              <w:marRight w:val="0"/>
              <w:marTop w:val="0"/>
              <w:marBottom w:val="0"/>
              <w:divBdr>
                <w:top w:val="none" w:sz="0" w:space="0" w:color="auto"/>
                <w:left w:val="none" w:sz="0" w:space="0" w:color="auto"/>
                <w:bottom w:val="none" w:sz="0" w:space="0" w:color="auto"/>
                <w:right w:val="none" w:sz="0" w:space="0" w:color="auto"/>
              </w:divBdr>
            </w:div>
            <w:div w:id="479348206">
              <w:marLeft w:val="0"/>
              <w:marRight w:val="0"/>
              <w:marTop w:val="0"/>
              <w:marBottom w:val="0"/>
              <w:divBdr>
                <w:top w:val="none" w:sz="0" w:space="0" w:color="auto"/>
                <w:left w:val="none" w:sz="0" w:space="0" w:color="auto"/>
                <w:bottom w:val="none" w:sz="0" w:space="0" w:color="auto"/>
                <w:right w:val="none" w:sz="0" w:space="0" w:color="auto"/>
              </w:divBdr>
            </w:div>
            <w:div w:id="1333147762">
              <w:marLeft w:val="0"/>
              <w:marRight w:val="0"/>
              <w:marTop w:val="0"/>
              <w:marBottom w:val="0"/>
              <w:divBdr>
                <w:top w:val="none" w:sz="0" w:space="0" w:color="auto"/>
                <w:left w:val="none" w:sz="0" w:space="0" w:color="auto"/>
                <w:bottom w:val="none" w:sz="0" w:space="0" w:color="auto"/>
                <w:right w:val="none" w:sz="0" w:space="0" w:color="auto"/>
              </w:divBdr>
            </w:div>
            <w:div w:id="1955595733">
              <w:marLeft w:val="0"/>
              <w:marRight w:val="0"/>
              <w:marTop w:val="0"/>
              <w:marBottom w:val="0"/>
              <w:divBdr>
                <w:top w:val="none" w:sz="0" w:space="0" w:color="auto"/>
                <w:left w:val="none" w:sz="0" w:space="0" w:color="auto"/>
                <w:bottom w:val="none" w:sz="0" w:space="0" w:color="auto"/>
                <w:right w:val="none" w:sz="0" w:space="0" w:color="auto"/>
              </w:divBdr>
            </w:div>
            <w:div w:id="928393019">
              <w:marLeft w:val="0"/>
              <w:marRight w:val="0"/>
              <w:marTop w:val="0"/>
              <w:marBottom w:val="0"/>
              <w:divBdr>
                <w:top w:val="none" w:sz="0" w:space="0" w:color="auto"/>
                <w:left w:val="none" w:sz="0" w:space="0" w:color="auto"/>
                <w:bottom w:val="none" w:sz="0" w:space="0" w:color="auto"/>
                <w:right w:val="none" w:sz="0" w:space="0" w:color="auto"/>
              </w:divBdr>
            </w:div>
            <w:div w:id="381171926">
              <w:marLeft w:val="0"/>
              <w:marRight w:val="0"/>
              <w:marTop w:val="0"/>
              <w:marBottom w:val="0"/>
              <w:divBdr>
                <w:top w:val="none" w:sz="0" w:space="0" w:color="auto"/>
                <w:left w:val="none" w:sz="0" w:space="0" w:color="auto"/>
                <w:bottom w:val="none" w:sz="0" w:space="0" w:color="auto"/>
                <w:right w:val="none" w:sz="0" w:space="0" w:color="auto"/>
              </w:divBdr>
            </w:div>
            <w:div w:id="2037659212">
              <w:marLeft w:val="0"/>
              <w:marRight w:val="0"/>
              <w:marTop w:val="0"/>
              <w:marBottom w:val="0"/>
              <w:divBdr>
                <w:top w:val="none" w:sz="0" w:space="0" w:color="auto"/>
                <w:left w:val="none" w:sz="0" w:space="0" w:color="auto"/>
                <w:bottom w:val="none" w:sz="0" w:space="0" w:color="auto"/>
                <w:right w:val="none" w:sz="0" w:space="0" w:color="auto"/>
              </w:divBdr>
            </w:div>
            <w:div w:id="553657377">
              <w:marLeft w:val="0"/>
              <w:marRight w:val="0"/>
              <w:marTop w:val="0"/>
              <w:marBottom w:val="0"/>
              <w:divBdr>
                <w:top w:val="none" w:sz="0" w:space="0" w:color="auto"/>
                <w:left w:val="none" w:sz="0" w:space="0" w:color="auto"/>
                <w:bottom w:val="none" w:sz="0" w:space="0" w:color="auto"/>
                <w:right w:val="none" w:sz="0" w:space="0" w:color="auto"/>
              </w:divBdr>
            </w:div>
            <w:div w:id="5469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9860">
      <w:bodyDiv w:val="1"/>
      <w:marLeft w:val="0"/>
      <w:marRight w:val="0"/>
      <w:marTop w:val="0"/>
      <w:marBottom w:val="0"/>
      <w:divBdr>
        <w:top w:val="none" w:sz="0" w:space="0" w:color="auto"/>
        <w:left w:val="none" w:sz="0" w:space="0" w:color="auto"/>
        <w:bottom w:val="none" w:sz="0" w:space="0" w:color="auto"/>
        <w:right w:val="none" w:sz="0" w:space="0" w:color="auto"/>
      </w:divBdr>
    </w:div>
    <w:div w:id="129519035">
      <w:bodyDiv w:val="1"/>
      <w:marLeft w:val="0"/>
      <w:marRight w:val="0"/>
      <w:marTop w:val="0"/>
      <w:marBottom w:val="0"/>
      <w:divBdr>
        <w:top w:val="none" w:sz="0" w:space="0" w:color="auto"/>
        <w:left w:val="none" w:sz="0" w:space="0" w:color="auto"/>
        <w:bottom w:val="none" w:sz="0" w:space="0" w:color="auto"/>
        <w:right w:val="none" w:sz="0" w:space="0" w:color="auto"/>
      </w:divBdr>
      <w:divsChild>
        <w:div w:id="1200899874">
          <w:marLeft w:val="0"/>
          <w:marRight w:val="0"/>
          <w:marTop w:val="0"/>
          <w:marBottom w:val="0"/>
          <w:divBdr>
            <w:top w:val="none" w:sz="0" w:space="0" w:color="auto"/>
            <w:left w:val="none" w:sz="0" w:space="0" w:color="auto"/>
            <w:bottom w:val="none" w:sz="0" w:space="0" w:color="auto"/>
            <w:right w:val="none" w:sz="0" w:space="0" w:color="auto"/>
          </w:divBdr>
          <w:divsChild>
            <w:div w:id="675309392">
              <w:marLeft w:val="0"/>
              <w:marRight w:val="0"/>
              <w:marTop w:val="0"/>
              <w:marBottom w:val="0"/>
              <w:divBdr>
                <w:top w:val="none" w:sz="0" w:space="0" w:color="auto"/>
                <w:left w:val="none" w:sz="0" w:space="0" w:color="auto"/>
                <w:bottom w:val="none" w:sz="0" w:space="0" w:color="auto"/>
                <w:right w:val="none" w:sz="0" w:space="0" w:color="auto"/>
              </w:divBdr>
            </w:div>
            <w:div w:id="233974383">
              <w:marLeft w:val="0"/>
              <w:marRight w:val="0"/>
              <w:marTop w:val="0"/>
              <w:marBottom w:val="0"/>
              <w:divBdr>
                <w:top w:val="none" w:sz="0" w:space="0" w:color="auto"/>
                <w:left w:val="none" w:sz="0" w:space="0" w:color="auto"/>
                <w:bottom w:val="none" w:sz="0" w:space="0" w:color="auto"/>
                <w:right w:val="none" w:sz="0" w:space="0" w:color="auto"/>
              </w:divBdr>
            </w:div>
            <w:div w:id="132332723">
              <w:marLeft w:val="0"/>
              <w:marRight w:val="0"/>
              <w:marTop w:val="0"/>
              <w:marBottom w:val="0"/>
              <w:divBdr>
                <w:top w:val="none" w:sz="0" w:space="0" w:color="auto"/>
                <w:left w:val="none" w:sz="0" w:space="0" w:color="auto"/>
                <w:bottom w:val="none" w:sz="0" w:space="0" w:color="auto"/>
                <w:right w:val="none" w:sz="0" w:space="0" w:color="auto"/>
              </w:divBdr>
            </w:div>
            <w:div w:id="1119763628">
              <w:marLeft w:val="0"/>
              <w:marRight w:val="0"/>
              <w:marTop w:val="0"/>
              <w:marBottom w:val="0"/>
              <w:divBdr>
                <w:top w:val="none" w:sz="0" w:space="0" w:color="auto"/>
                <w:left w:val="none" w:sz="0" w:space="0" w:color="auto"/>
                <w:bottom w:val="none" w:sz="0" w:space="0" w:color="auto"/>
                <w:right w:val="none" w:sz="0" w:space="0" w:color="auto"/>
              </w:divBdr>
            </w:div>
            <w:div w:id="1010910067">
              <w:marLeft w:val="0"/>
              <w:marRight w:val="0"/>
              <w:marTop w:val="0"/>
              <w:marBottom w:val="0"/>
              <w:divBdr>
                <w:top w:val="none" w:sz="0" w:space="0" w:color="auto"/>
                <w:left w:val="none" w:sz="0" w:space="0" w:color="auto"/>
                <w:bottom w:val="none" w:sz="0" w:space="0" w:color="auto"/>
                <w:right w:val="none" w:sz="0" w:space="0" w:color="auto"/>
              </w:divBdr>
            </w:div>
            <w:div w:id="480852417">
              <w:marLeft w:val="0"/>
              <w:marRight w:val="0"/>
              <w:marTop w:val="0"/>
              <w:marBottom w:val="0"/>
              <w:divBdr>
                <w:top w:val="none" w:sz="0" w:space="0" w:color="auto"/>
                <w:left w:val="none" w:sz="0" w:space="0" w:color="auto"/>
                <w:bottom w:val="none" w:sz="0" w:space="0" w:color="auto"/>
                <w:right w:val="none" w:sz="0" w:space="0" w:color="auto"/>
              </w:divBdr>
            </w:div>
            <w:div w:id="738215558">
              <w:marLeft w:val="0"/>
              <w:marRight w:val="0"/>
              <w:marTop w:val="0"/>
              <w:marBottom w:val="0"/>
              <w:divBdr>
                <w:top w:val="none" w:sz="0" w:space="0" w:color="auto"/>
                <w:left w:val="none" w:sz="0" w:space="0" w:color="auto"/>
                <w:bottom w:val="none" w:sz="0" w:space="0" w:color="auto"/>
                <w:right w:val="none" w:sz="0" w:space="0" w:color="auto"/>
              </w:divBdr>
            </w:div>
            <w:div w:id="512038883">
              <w:marLeft w:val="0"/>
              <w:marRight w:val="0"/>
              <w:marTop w:val="0"/>
              <w:marBottom w:val="0"/>
              <w:divBdr>
                <w:top w:val="none" w:sz="0" w:space="0" w:color="auto"/>
                <w:left w:val="none" w:sz="0" w:space="0" w:color="auto"/>
                <w:bottom w:val="none" w:sz="0" w:space="0" w:color="auto"/>
                <w:right w:val="none" w:sz="0" w:space="0" w:color="auto"/>
              </w:divBdr>
            </w:div>
            <w:div w:id="1581675410">
              <w:marLeft w:val="0"/>
              <w:marRight w:val="0"/>
              <w:marTop w:val="0"/>
              <w:marBottom w:val="0"/>
              <w:divBdr>
                <w:top w:val="none" w:sz="0" w:space="0" w:color="auto"/>
                <w:left w:val="none" w:sz="0" w:space="0" w:color="auto"/>
                <w:bottom w:val="none" w:sz="0" w:space="0" w:color="auto"/>
                <w:right w:val="none" w:sz="0" w:space="0" w:color="auto"/>
              </w:divBdr>
            </w:div>
            <w:div w:id="1154764503">
              <w:marLeft w:val="0"/>
              <w:marRight w:val="0"/>
              <w:marTop w:val="0"/>
              <w:marBottom w:val="0"/>
              <w:divBdr>
                <w:top w:val="none" w:sz="0" w:space="0" w:color="auto"/>
                <w:left w:val="none" w:sz="0" w:space="0" w:color="auto"/>
                <w:bottom w:val="none" w:sz="0" w:space="0" w:color="auto"/>
                <w:right w:val="none" w:sz="0" w:space="0" w:color="auto"/>
              </w:divBdr>
            </w:div>
            <w:div w:id="1029140322">
              <w:marLeft w:val="0"/>
              <w:marRight w:val="0"/>
              <w:marTop w:val="0"/>
              <w:marBottom w:val="0"/>
              <w:divBdr>
                <w:top w:val="none" w:sz="0" w:space="0" w:color="auto"/>
                <w:left w:val="none" w:sz="0" w:space="0" w:color="auto"/>
                <w:bottom w:val="none" w:sz="0" w:space="0" w:color="auto"/>
                <w:right w:val="none" w:sz="0" w:space="0" w:color="auto"/>
              </w:divBdr>
            </w:div>
            <w:div w:id="499197887">
              <w:marLeft w:val="0"/>
              <w:marRight w:val="0"/>
              <w:marTop w:val="0"/>
              <w:marBottom w:val="0"/>
              <w:divBdr>
                <w:top w:val="none" w:sz="0" w:space="0" w:color="auto"/>
                <w:left w:val="none" w:sz="0" w:space="0" w:color="auto"/>
                <w:bottom w:val="none" w:sz="0" w:space="0" w:color="auto"/>
                <w:right w:val="none" w:sz="0" w:space="0" w:color="auto"/>
              </w:divBdr>
            </w:div>
            <w:div w:id="1412854344">
              <w:marLeft w:val="0"/>
              <w:marRight w:val="0"/>
              <w:marTop w:val="0"/>
              <w:marBottom w:val="0"/>
              <w:divBdr>
                <w:top w:val="none" w:sz="0" w:space="0" w:color="auto"/>
                <w:left w:val="none" w:sz="0" w:space="0" w:color="auto"/>
                <w:bottom w:val="none" w:sz="0" w:space="0" w:color="auto"/>
                <w:right w:val="none" w:sz="0" w:space="0" w:color="auto"/>
              </w:divBdr>
            </w:div>
            <w:div w:id="1454405327">
              <w:marLeft w:val="0"/>
              <w:marRight w:val="0"/>
              <w:marTop w:val="0"/>
              <w:marBottom w:val="0"/>
              <w:divBdr>
                <w:top w:val="none" w:sz="0" w:space="0" w:color="auto"/>
                <w:left w:val="none" w:sz="0" w:space="0" w:color="auto"/>
                <w:bottom w:val="none" w:sz="0" w:space="0" w:color="auto"/>
                <w:right w:val="none" w:sz="0" w:space="0" w:color="auto"/>
              </w:divBdr>
            </w:div>
            <w:div w:id="566188671">
              <w:marLeft w:val="0"/>
              <w:marRight w:val="0"/>
              <w:marTop w:val="0"/>
              <w:marBottom w:val="0"/>
              <w:divBdr>
                <w:top w:val="none" w:sz="0" w:space="0" w:color="auto"/>
                <w:left w:val="none" w:sz="0" w:space="0" w:color="auto"/>
                <w:bottom w:val="none" w:sz="0" w:space="0" w:color="auto"/>
                <w:right w:val="none" w:sz="0" w:space="0" w:color="auto"/>
              </w:divBdr>
            </w:div>
            <w:div w:id="1456018480">
              <w:marLeft w:val="0"/>
              <w:marRight w:val="0"/>
              <w:marTop w:val="0"/>
              <w:marBottom w:val="0"/>
              <w:divBdr>
                <w:top w:val="none" w:sz="0" w:space="0" w:color="auto"/>
                <w:left w:val="none" w:sz="0" w:space="0" w:color="auto"/>
                <w:bottom w:val="none" w:sz="0" w:space="0" w:color="auto"/>
                <w:right w:val="none" w:sz="0" w:space="0" w:color="auto"/>
              </w:divBdr>
            </w:div>
            <w:div w:id="302853621">
              <w:marLeft w:val="0"/>
              <w:marRight w:val="0"/>
              <w:marTop w:val="0"/>
              <w:marBottom w:val="0"/>
              <w:divBdr>
                <w:top w:val="none" w:sz="0" w:space="0" w:color="auto"/>
                <w:left w:val="none" w:sz="0" w:space="0" w:color="auto"/>
                <w:bottom w:val="none" w:sz="0" w:space="0" w:color="auto"/>
                <w:right w:val="none" w:sz="0" w:space="0" w:color="auto"/>
              </w:divBdr>
            </w:div>
            <w:div w:id="459540615">
              <w:marLeft w:val="0"/>
              <w:marRight w:val="0"/>
              <w:marTop w:val="0"/>
              <w:marBottom w:val="0"/>
              <w:divBdr>
                <w:top w:val="none" w:sz="0" w:space="0" w:color="auto"/>
                <w:left w:val="none" w:sz="0" w:space="0" w:color="auto"/>
                <w:bottom w:val="none" w:sz="0" w:space="0" w:color="auto"/>
                <w:right w:val="none" w:sz="0" w:space="0" w:color="auto"/>
              </w:divBdr>
            </w:div>
            <w:div w:id="683097229">
              <w:marLeft w:val="0"/>
              <w:marRight w:val="0"/>
              <w:marTop w:val="0"/>
              <w:marBottom w:val="0"/>
              <w:divBdr>
                <w:top w:val="none" w:sz="0" w:space="0" w:color="auto"/>
                <w:left w:val="none" w:sz="0" w:space="0" w:color="auto"/>
                <w:bottom w:val="none" w:sz="0" w:space="0" w:color="auto"/>
                <w:right w:val="none" w:sz="0" w:space="0" w:color="auto"/>
              </w:divBdr>
            </w:div>
            <w:div w:id="32466852">
              <w:marLeft w:val="0"/>
              <w:marRight w:val="0"/>
              <w:marTop w:val="0"/>
              <w:marBottom w:val="0"/>
              <w:divBdr>
                <w:top w:val="none" w:sz="0" w:space="0" w:color="auto"/>
                <w:left w:val="none" w:sz="0" w:space="0" w:color="auto"/>
                <w:bottom w:val="none" w:sz="0" w:space="0" w:color="auto"/>
                <w:right w:val="none" w:sz="0" w:space="0" w:color="auto"/>
              </w:divBdr>
            </w:div>
            <w:div w:id="522675020">
              <w:marLeft w:val="0"/>
              <w:marRight w:val="0"/>
              <w:marTop w:val="0"/>
              <w:marBottom w:val="0"/>
              <w:divBdr>
                <w:top w:val="none" w:sz="0" w:space="0" w:color="auto"/>
                <w:left w:val="none" w:sz="0" w:space="0" w:color="auto"/>
                <w:bottom w:val="none" w:sz="0" w:space="0" w:color="auto"/>
                <w:right w:val="none" w:sz="0" w:space="0" w:color="auto"/>
              </w:divBdr>
            </w:div>
            <w:div w:id="143283149">
              <w:marLeft w:val="0"/>
              <w:marRight w:val="0"/>
              <w:marTop w:val="0"/>
              <w:marBottom w:val="0"/>
              <w:divBdr>
                <w:top w:val="none" w:sz="0" w:space="0" w:color="auto"/>
                <w:left w:val="none" w:sz="0" w:space="0" w:color="auto"/>
                <w:bottom w:val="none" w:sz="0" w:space="0" w:color="auto"/>
                <w:right w:val="none" w:sz="0" w:space="0" w:color="auto"/>
              </w:divBdr>
            </w:div>
            <w:div w:id="274947369">
              <w:marLeft w:val="0"/>
              <w:marRight w:val="0"/>
              <w:marTop w:val="0"/>
              <w:marBottom w:val="0"/>
              <w:divBdr>
                <w:top w:val="none" w:sz="0" w:space="0" w:color="auto"/>
                <w:left w:val="none" w:sz="0" w:space="0" w:color="auto"/>
                <w:bottom w:val="none" w:sz="0" w:space="0" w:color="auto"/>
                <w:right w:val="none" w:sz="0" w:space="0" w:color="auto"/>
              </w:divBdr>
            </w:div>
            <w:div w:id="118454706">
              <w:marLeft w:val="0"/>
              <w:marRight w:val="0"/>
              <w:marTop w:val="0"/>
              <w:marBottom w:val="0"/>
              <w:divBdr>
                <w:top w:val="none" w:sz="0" w:space="0" w:color="auto"/>
                <w:left w:val="none" w:sz="0" w:space="0" w:color="auto"/>
                <w:bottom w:val="none" w:sz="0" w:space="0" w:color="auto"/>
                <w:right w:val="none" w:sz="0" w:space="0" w:color="auto"/>
              </w:divBdr>
            </w:div>
            <w:div w:id="10893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504">
      <w:bodyDiv w:val="1"/>
      <w:marLeft w:val="0"/>
      <w:marRight w:val="0"/>
      <w:marTop w:val="0"/>
      <w:marBottom w:val="0"/>
      <w:divBdr>
        <w:top w:val="none" w:sz="0" w:space="0" w:color="auto"/>
        <w:left w:val="none" w:sz="0" w:space="0" w:color="auto"/>
        <w:bottom w:val="none" w:sz="0" w:space="0" w:color="auto"/>
        <w:right w:val="none" w:sz="0" w:space="0" w:color="auto"/>
      </w:divBdr>
    </w:div>
    <w:div w:id="144049699">
      <w:bodyDiv w:val="1"/>
      <w:marLeft w:val="0"/>
      <w:marRight w:val="0"/>
      <w:marTop w:val="0"/>
      <w:marBottom w:val="0"/>
      <w:divBdr>
        <w:top w:val="none" w:sz="0" w:space="0" w:color="auto"/>
        <w:left w:val="none" w:sz="0" w:space="0" w:color="auto"/>
        <w:bottom w:val="none" w:sz="0" w:space="0" w:color="auto"/>
        <w:right w:val="none" w:sz="0" w:space="0" w:color="auto"/>
      </w:divBdr>
      <w:divsChild>
        <w:div w:id="1809006386">
          <w:marLeft w:val="0"/>
          <w:marRight w:val="0"/>
          <w:marTop w:val="0"/>
          <w:marBottom w:val="0"/>
          <w:divBdr>
            <w:top w:val="none" w:sz="0" w:space="0" w:color="auto"/>
            <w:left w:val="none" w:sz="0" w:space="0" w:color="auto"/>
            <w:bottom w:val="none" w:sz="0" w:space="0" w:color="auto"/>
            <w:right w:val="none" w:sz="0" w:space="0" w:color="auto"/>
          </w:divBdr>
          <w:divsChild>
            <w:div w:id="533424250">
              <w:marLeft w:val="0"/>
              <w:marRight w:val="0"/>
              <w:marTop w:val="0"/>
              <w:marBottom w:val="0"/>
              <w:divBdr>
                <w:top w:val="none" w:sz="0" w:space="0" w:color="auto"/>
                <w:left w:val="none" w:sz="0" w:space="0" w:color="auto"/>
                <w:bottom w:val="none" w:sz="0" w:space="0" w:color="auto"/>
                <w:right w:val="none" w:sz="0" w:space="0" w:color="auto"/>
              </w:divBdr>
            </w:div>
            <w:div w:id="1081485681">
              <w:marLeft w:val="0"/>
              <w:marRight w:val="0"/>
              <w:marTop w:val="0"/>
              <w:marBottom w:val="0"/>
              <w:divBdr>
                <w:top w:val="none" w:sz="0" w:space="0" w:color="auto"/>
                <w:left w:val="none" w:sz="0" w:space="0" w:color="auto"/>
                <w:bottom w:val="none" w:sz="0" w:space="0" w:color="auto"/>
                <w:right w:val="none" w:sz="0" w:space="0" w:color="auto"/>
              </w:divBdr>
            </w:div>
            <w:div w:id="1732576692">
              <w:marLeft w:val="0"/>
              <w:marRight w:val="0"/>
              <w:marTop w:val="0"/>
              <w:marBottom w:val="0"/>
              <w:divBdr>
                <w:top w:val="none" w:sz="0" w:space="0" w:color="auto"/>
                <w:left w:val="none" w:sz="0" w:space="0" w:color="auto"/>
                <w:bottom w:val="none" w:sz="0" w:space="0" w:color="auto"/>
                <w:right w:val="none" w:sz="0" w:space="0" w:color="auto"/>
              </w:divBdr>
            </w:div>
            <w:div w:id="1320576004">
              <w:marLeft w:val="0"/>
              <w:marRight w:val="0"/>
              <w:marTop w:val="0"/>
              <w:marBottom w:val="0"/>
              <w:divBdr>
                <w:top w:val="none" w:sz="0" w:space="0" w:color="auto"/>
                <w:left w:val="none" w:sz="0" w:space="0" w:color="auto"/>
                <w:bottom w:val="none" w:sz="0" w:space="0" w:color="auto"/>
                <w:right w:val="none" w:sz="0" w:space="0" w:color="auto"/>
              </w:divBdr>
            </w:div>
            <w:div w:id="85931828">
              <w:marLeft w:val="0"/>
              <w:marRight w:val="0"/>
              <w:marTop w:val="0"/>
              <w:marBottom w:val="0"/>
              <w:divBdr>
                <w:top w:val="none" w:sz="0" w:space="0" w:color="auto"/>
                <w:left w:val="none" w:sz="0" w:space="0" w:color="auto"/>
                <w:bottom w:val="none" w:sz="0" w:space="0" w:color="auto"/>
                <w:right w:val="none" w:sz="0" w:space="0" w:color="auto"/>
              </w:divBdr>
            </w:div>
            <w:div w:id="1703630166">
              <w:marLeft w:val="0"/>
              <w:marRight w:val="0"/>
              <w:marTop w:val="0"/>
              <w:marBottom w:val="0"/>
              <w:divBdr>
                <w:top w:val="none" w:sz="0" w:space="0" w:color="auto"/>
                <w:left w:val="none" w:sz="0" w:space="0" w:color="auto"/>
                <w:bottom w:val="none" w:sz="0" w:space="0" w:color="auto"/>
                <w:right w:val="none" w:sz="0" w:space="0" w:color="auto"/>
              </w:divBdr>
            </w:div>
            <w:div w:id="1769496395">
              <w:marLeft w:val="0"/>
              <w:marRight w:val="0"/>
              <w:marTop w:val="0"/>
              <w:marBottom w:val="0"/>
              <w:divBdr>
                <w:top w:val="none" w:sz="0" w:space="0" w:color="auto"/>
                <w:left w:val="none" w:sz="0" w:space="0" w:color="auto"/>
                <w:bottom w:val="none" w:sz="0" w:space="0" w:color="auto"/>
                <w:right w:val="none" w:sz="0" w:space="0" w:color="auto"/>
              </w:divBdr>
            </w:div>
            <w:div w:id="1397317442">
              <w:marLeft w:val="0"/>
              <w:marRight w:val="0"/>
              <w:marTop w:val="0"/>
              <w:marBottom w:val="0"/>
              <w:divBdr>
                <w:top w:val="none" w:sz="0" w:space="0" w:color="auto"/>
                <w:left w:val="none" w:sz="0" w:space="0" w:color="auto"/>
                <w:bottom w:val="none" w:sz="0" w:space="0" w:color="auto"/>
                <w:right w:val="none" w:sz="0" w:space="0" w:color="auto"/>
              </w:divBdr>
            </w:div>
            <w:div w:id="271253939">
              <w:marLeft w:val="0"/>
              <w:marRight w:val="0"/>
              <w:marTop w:val="0"/>
              <w:marBottom w:val="0"/>
              <w:divBdr>
                <w:top w:val="none" w:sz="0" w:space="0" w:color="auto"/>
                <w:left w:val="none" w:sz="0" w:space="0" w:color="auto"/>
                <w:bottom w:val="none" w:sz="0" w:space="0" w:color="auto"/>
                <w:right w:val="none" w:sz="0" w:space="0" w:color="auto"/>
              </w:divBdr>
            </w:div>
            <w:div w:id="837386038">
              <w:marLeft w:val="0"/>
              <w:marRight w:val="0"/>
              <w:marTop w:val="0"/>
              <w:marBottom w:val="0"/>
              <w:divBdr>
                <w:top w:val="none" w:sz="0" w:space="0" w:color="auto"/>
                <w:left w:val="none" w:sz="0" w:space="0" w:color="auto"/>
                <w:bottom w:val="none" w:sz="0" w:space="0" w:color="auto"/>
                <w:right w:val="none" w:sz="0" w:space="0" w:color="auto"/>
              </w:divBdr>
            </w:div>
            <w:div w:id="1725447111">
              <w:marLeft w:val="0"/>
              <w:marRight w:val="0"/>
              <w:marTop w:val="0"/>
              <w:marBottom w:val="0"/>
              <w:divBdr>
                <w:top w:val="none" w:sz="0" w:space="0" w:color="auto"/>
                <w:left w:val="none" w:sz="0" w:space="0" w:color="auto"/>
                <w:bottom w:val="none" w:sz="0" w:space="0" w:color="auto"/>
                <w:right w:val="none" w:sz="0" w:space="0" w:color="auto"/>
              </w:divBdr>
            </w:div>
            <w:div w:id="1347099077">
              <w:marLeft w:val="0"/>
              <w:marRight w:val="0"/>
              <w:marTop w:val="0"/>
              <w:marBottom w:val="0"/>
              <w:divBdr>
                <w:top w:val="none" w:sz="0" w:space="0" w:color="auto"/>
                <w:left w:val="none" w:sz="0" w:space="0" w:color="auto"/>
                <w:bottom w:val="none" w:sz="0" w:space="0" w:color="auto"/>
                <w:right w:val="none" w:sz="0" w:space="0" w:color="auto"/>
              </w:divBdr>
            </w:div>
            <w:div w:id="389616621">
              <w:marLeft w:val="0"/>
              <w:marRight w:val="0"/>
              <w:marTop w:val="0"/>
              <w:marBottom w:val="0"/>
              <w:divBdr>
                <w:top w:val="none" w:sz="0" w:space="0" w:color="auto"/>
                <w:left w:val="none" w:sz="0" w:space="0" w:color="auto"/>
                <w:bottom w:val="none" w:sz="0" w:space="0" w:color="auto"/>
                <w:right w:val="none" w:sz="0" w:space="0" w:color="auto"/>
              </w:divBdr>
            </w:div>
            <w:div w:id="1989943500">
              <w:marLeft w:val="0"/>
              <w:marRight w:val="0"/>
              <w:marTop w:val="0"/>
              <w:marBottom w:val="0"/>
              <w:divBdr>
                <w:top w:val="none" w:sz="0" w:space="0" w:color="auto"/>
                <w:left w:val="none" w:sz="0" w:space="0" w:color="auto"/>
                <w:bottom w:val="none" w:sz="0" w:space="0" w:color="auto"/>
                <w:right w:val="none" w:sz="0" w:space="0" w:color="auto"/>
              </w:divBdr>
            </w:div>
            <w:div w:id="1326394347">
              <w:marLeft w:val="0"/>
              <w:marRight w:val="0"/>
              <w:marTop w:val="0"/>
              <w:marBottom w:val="0"/>
              <w:divBdr>
                <w:top w:val="none" w:sz="0" w:space="0" w:color="auto"/>
                <w:left w:val="none" w:sz="0" w:space="0" w:color="auto"/>
                <w:bottom w:val="none" w:sz="0" w:space="0" w:color="auto"/>
                <w:right w:val="none" w:sz="0" w:space="0" w:color="auto"/>
              </w:divBdr>
            </w:div>
            <w:div w:id="1684437802">
              <w:marLeft w:val="0"/>
              <w:marRight w:val="0"/>
              <w:marTop w:val="0"/>
              <w:marBottom w:val="0"/>
              <w:divBdr>
                <w:top w:val="none" w:sz="0" w:space="0" w:color="auto"/>
                <w:left w:val="none" w:sz="0" w:space="0" w:color="auto"/>
                <w:bottom w:val="none" w:sz="0" w:space="0" w:color="auto"/>
                <w:right w:val="none" w:sz="0" w:space="0" w:color="auto"/>
              </w:divBdr>
            </w:div>
            <w:div w:id="398794920">
              <w:marLeft w:val="0"/>
              <w:marRight w:val="0"/>
              <w:marTop w:val="0"/>
              <w:marBottom w:val="0"/>
              <w:divBdr>
                <w:top w:val="none" w:sz="0" w:space="0" w:color="auto"/>
                <w:left w:val="none" w:sz="0" w:space="0" w:color="auto"/>
                <w:bottom w:val="none" w:sz="0" w:space="0" w:color="auto"/>
                <w:right w:val="none" w:sz="0" w:space="0" w:color="auto"/>
              </w:divBdr>
            </w:div>
            <w:div w:id="1308361648">
              <w:marLeft w:val="0"/>
              <w:marRight w:val="0"/>
              <w:marTop w:val="0"/>
              <w:marBottom w:val="0"/>
              <w:divBdr>
                <w:top w:val="none" w:sz="0" w:space="0" w:color="auto"/>
                <w:left w:val="none" w:sz="0" w:space="0" w:color="auto"/>
                <w:bottom w:val="none" w:sz="0" w:space="0" w:color="auto"/>
                <w:right w:val="none" w:sz="0" w:space="0" w:color="auto"/>
              </w:divBdr>
            </w:div>
            <w:div w:id="223877040">
              <w:marLeft w:val="0"/>
              <w:marRight w:val="0"/>
              <w:marTop w:val="0"/>
              <w:marBottom w:val="0"/>
              <w:divBdr>
                <w:top w:val="none" w:sz="0" w:space="0" w:color="auto"/>
                <w:left w:val="none" w:sz="0" w:space="0" w:color="auto"/>
                <w:bottom w:val="none" w:sz="0" w:space="0" w:color="auto"/>
                <w:right w:val="none" w:sz="0" w:space="0" w:color="auto"/>
              </w:divBdr>
            </w:div>
            <w:div w:id="1160385393">
              <w:marLeft w:val="0"/>
              <w:marRight w:val="0"/>
              <w:marTop w:val="0"/>
              <w:marBottom w:val="0"/>
              <w:divBdr>
                <w:top w:val="none" w:sz="0" w:space="0" w:color="auto"/>
                <w:left w:val="none" w:sz="0" w:space="0" w:color="auto"/>
                <w:bottom w:val="none" w:sz="0" w:space="0" w:color="auto"/>
                <w:right w:val="none" w:sz="0" w:space="0" w:color="auto"/>
              </w:divBdr>
            </w:div>
            <w:div w:id="1629776805">
              <w:marLeft w:val="0"/>
              <w:marRight w:val="0"/>
              <w:marTop w:val="0"/>
              <w:marBottom w:val="0"/>
              <w:divBdr>
                <w:top w:val="none" w:sz="0" w:space="0" w:color="auto"/>
                <w:left w:val="none" w:sz="0" w:space="0" w:color="auto"/>
                <w:bottom w:val="none" w:sz="0" w:space="0" w:color="auto"/>
                <w:right w:val="none" w:sz="0" w:space="0" w:color="auto"/>
              </w:divBdr>
            </w:div>
            <w:div w:id="912156252">
              <w:marLeft w:val="0"/>
              <w:marRight w:val="0"/>
              <w:marTop w:val="0"/>
              <w:marBottom w:val="0"/>
              <w:divBdr>
                <w:top w:val="none" w:sz="0" w:space="0" w:color="auto"/>
                <w:left w:val="none" w:sz="0" w:space="0" w:color="auto"/>
                <w:bottom w:val="none" w:sz="0" w:space="0" w:color="auto"/>
                <w:right w:val="none" w:sz="0" w:space="0" w:color="auto"/>
              </w:divBdr>
            </w:div>
            <w:div w:id="1946688713">
              <w:marLeft w:val="0"/>
              <w:marRight w:val="0"/>
              <w:marTop w:val="0"/>
              <w:marBottom w:val="0"/>
              <w:divBdr>
                <w:top w:val="none" w:sz="0" w:space="0" w:color="auto"/>
                <w:left w:val="none" w:sz="0" w:space="0" w:color="auto"/>
                <w:bottom w:val="none" w:sz="0" w:space="0" w:color="auto"/>
                <w:right w:val="none" w:sz="0" w:space="0" w:color="auto"/>
              </w:divBdr>
            </w:div>
            <w:div w:id="1480031758">
              <w:marLeft w:val="0"/>
              <w:marRight w:val="0"/>
              <w:marTop w:val="0"/>
              <w:marBottom w:val="0"/>
              <w:divBdr>
                <w:top w:val="none" w:sz="0" w:space="0" w:color="auto"/>
                <w:left w:val="none" w:sz="0" w:space="0" w:color="auto"/>
                <w:bottom w:val="none" w:sz="0" w:space="0" w:color="auto"/>
                <w:right w:val="none" w:sz="0" w:space="0" w:color="auto"/>
              </w:divBdr>
            </w:div>
            <w:div w:id="508182477">
              <w:marLeft w:val="0"/>
              <w:marRight w:val="0"/>
              <w:marTop w:val="0"/>
              <w:marBottom w:val="0"/>
              <w:divBdr>
                <w:top w:val="none" w:sz="0" w:space="0" w:color="auto"/>
                <w:left w:val="none" w:sz="0" w:space="0" w:color="auto"/>
                <w:bottom w:val="none" w:sz="0" w:space="0" w:color="auto"/>
                <w:right w:val="none" w:sz="0" w:space="0" w:color="auto"/>
              </w:divBdr>
            </w:div>
            <w:div w:id="742800733">
              <w:marLeft w:val="0"/>
              <w:marRight w:val="0"/>
              <w:marTop w:val="0"/>
              <w:marBottom w:val="0"/>
              <w:divBdr>
                <w:top w:val="none" w:sz="0" w:space="0" w:color="auto"/>
                <w:left w:val="none" w:sz="0" w:space="0" w:color="auto"/>
                <w:bottom w:val="none" w:sz="0" w:space="0" w:color="auto"/>
                <w:right w:val="none" w:sz="0" w:space="0" w:color="auto"/>
              </w:divBdr>
            </w:div>
            <w:div w:id="811869231">
              <w:marLeft w:val="0"/>
              <w:marRight w:val="0"/>
              <w:marTop w:val="0"/>
              <w:marBottom w:val="0"/>
              <w:divBdr>
                <w:top w:val="none" w:sz="0" w:space="0" w:color="auto"/>
                <w:left w:val="none" w:sz="0" w:space="0" w:color="auto"/>
                <w:bottom w:val="none" w:sz="0" w:space="0" w:color="auto"/>
                <w:right w:val="none" w:sz="0" w:space="0" w:color="auto"/>
              </w:divBdr>
            </w:div>
            <w:div w:id="666133495">
              <w:marLeft w:val="0"/>
              <w:marRight w:val="0"/>
              <w:marTop w:val="0"/>
              <w:marBottom w:val="0"/>
              <w:divBdr>
                <w:top w:val="none" w:sz="0" w:space="0" w:color="auto"/>
                <w:left w:val="none" w:sz="0" w:space="0" w:color="auto"/>
                <w:bottom w:val="none" w:sz="0" w:space="0" w:color="auto"/>
                <w:right w:val="none" w:sz="0" w:space="0" w:color="auto"/>
              </w:divBdr>
            </w:div>
            <w:div w:id="615448840">
              <w:marLeft w:val="0"/>
              <w:marRight w:val="0"/>
              <w:marTop w:val="0"/>
              <w:marBottom w:val="0"/>
              <w:divBdr>
                <w:top w:val="none" w:sz="0" w:space="0" w:color="auto"/>
                <w:left w:val="none" w:sz="0" w:space="0" w:color="auto"/>
                <w:bottom w:val="none" w:sz="0" w:space="0" w:color="auto"/>
                <w:right w:val="none" w:sz="0" w:space="0" w:color="auto"/>
              </w:divBdr>
            </w:div>
            <w:div w:id="217281118">
              <w:marLeft w:val="0"/>
              <w:marRight w:val="0"/>
              <w:marTop w:val="0"/>
              <w:marBottom w:val="0"/>
              <w:divBdr>
                <w:top w:val="none" w:sz="0" w:space="0" w:color="auto"/>
                <w:left w:val="none" w:sz="0" w:space="0" w:color="auto"/>
                <w:bottom w:val="none" w:sz="0" w:space="0" w:color="auto"/>
                <w:right w:val="none" w:sz="0" w:space="0" w:color="auto"/>
              </w:divBdr>
            </w:div>
            <w:div w:id="499588278">
              <w:marLeft w:val="0"/>
              <w:marRight w:val="0"/>
              <w:marTop w:val="0"/>
              <w:marBottom w:val="0"/>
              <w:divBdr>
                <w:top w:val="none" w:sz="0" w:space="0" w:color="auto"/>
                <w:left w:val="none" w:sz="0" w:space="0" w:color="auto"/>
                <w:bottom w:val="none" w:sz="0" w:space="0" w:color="auto"/>
                <w:right w:val="none" w:sz="0" w:space="0" w:color="auto"/>
              </w:divBdr>
            </w:div>
            <w:div w:id="167792987">
              <w:marLeft w:val="0"/>
              <w:marRight w:val="0"/>
              <w:marTop w:val="0"/>
              <w:marBottom w:val="0"/>
              <w:divBdr>
                <w:top w:val="none" w:sz="0" w:space="0" w:color="auto"/>
                <w:left w:val="none" w:sz="0" w:space="0" w:color="auto"/>
                <w:bottom w:val="none" w:sz="0" w:space="0" w:color="auto"/>
                <w:right w:val="none" w:sz="0" w:space="0" w:color="auto"/>
              </w:divBdr>
            </w:div>
            <w:div w:id="1113553785">
              <w:marLeft w:val="0"/>
              <w:marRight w:val="0"/>
              <w:marTop w:val="0"/>
              <w:marBottom w:val="0"/>
              <w:divBdr>
                <w:top w:val="none" w:sz="0" w:space="0" w:color="auto"/>
                <w:left w:val="none" w:sz="0" w:space="0" w:color="auto"/>
                <w:bottom w:val="none" w:sz="0" w:space="0" w:color="auto"/>
                <w:right w:val="none" w:sz="0" w:space="0" w:color="auto"/>
              </w:divBdr>
            </w:div>
            <w:div w:id="2005165709">
              <w:marLeft w:val="0"/>
              <w:marRight w:val="0"/>
              <w:marTop w:val="0"/>
              <w:marBottom w:val="0"/>
              <w:divBdr>
                <w:top w:val="none" w:sz="0" w:space="0" w:color="auto"/>
                <w:left w:val="none" w:sz="0" w:space="0" w:color="auto"/>
                <w:bottom w:val="none" w:sz="0" w:space="0" w:color="auto"/>
                <w:right w:val="none" w:sz="0" w:space="0" w:color="auto"/>
              </w:divBdr>
            </w:div>
            <w:div w:id="1369800506">
              <w:marLeft w:val="0"/>
              <w:marRight w:val="0"/>
              <w:marTop w:val="0"/>
              <w:marBottom w:val="0"/>
              <w:divBdr>
                <w:top w:val="none" w:sz="0" w:space="0" w:color="auto"/>
                <w:left w:val="none" w:sz="0" w:space="0" w:color="auto"/>
                <w:bottom w:val="none" w:sz="0" w:space="0" w:color="auto"/>
                <w:right w:val="none" w:sz="0" w:space="0" w:color="auto"/>
              </w:divBdr>
            </w:div>
            <w:div w:id="299001268">
              <w:marLeft w:val="0"/>
              <w:marRight w:val="0"/>
              <w:marTop w:val="0"/>
              <w:marBottom w:val="0"/>
              <w:divBdr>
                <w:top w:val="none" w:sz="0" w:space="0" w:color="auto"/>
                <w:left w:val="none" w:sz="0" w:space="0" w:color="auto"/>
                <w:bottom w:val="none" w:sz="0" w:space="0" w:color="auto"/>
                <w:right w:val="none" w:sz="0" w:space="0" w:color="auto"/>
              </w:divBdr>
            </w:div>
            <w:div w:id="1593396657">
              <w:marLeft w:val="0"/>
              <w:marRight w:val="0"/>
              <w:marTop w:val="0"/>
              <w:marBottom w:val="0"/>
              <w:divBdr>
                <w:top w:val="none" w:sz="0" w:space="0" w:color="auto"/>
                <w:left w:val="none" w:sz="0" w:space="0" w:color="auto"/>
                <w:bottom w:val="none" w:sz="0" w:space="0" w:color="auto"/>
                <w:right w:val="none" w:sz="0" w:space="0" w:color="auto"/>
              </w:divBdr>
            </w:div>
            <w:div w:id="232784575">
              <w:marLeft w:val="0"/>
              <w:marRight w:val="0"/>
              <w:marTop w:val="0"/>
              <w:marBottom w:val="0"/>
              <w:divBdr>
                <w:top w:val="none" w:sz="0" w:space="0" w:color="auto"/>
                <w:left w:val="none" w:sz="0" w:space="0" w:color="auto"/>
                <w:bottom w:val="none" w:sz="0" w:space="0" w:color="auto"/>
                <w:right w:val="none" w:sz="0" w:space="0" w:color="auto"/>
              </w:divBdr>
            </w:div>
            <w:div w:id="1791125555">
              <w:marLeft w:val="0"/>
              <w:marRight w:val="0"/>
              <w:marTop w:val="0"/>
              <w:marBottom w:val="0"/>
              <w:divBdr>
                <w:top w:val="none" w:sz="0" w:space="0" w:color="auto"/>
                <w:left w:val="none" w:sz="0" w:space="0" w:color="auto"/>
                <w:bottom w:val="none" w:sz="0" w:space="0" w:color="auto"/>
                <w:right w:val="none" w:sz="0" w:space="0" w:color="auto"/>
              </w:divBdr>
            </w:div>
            <w:div w:id="4196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9983">
      <w:bodyDiv w:val="1"/>
      <w:marLeft w:val="0"/>
      <w:marRight w:val="0"/>
      <w:marTop w:val="0"/>
      <w:marBottom w:val="0"/>
      <w:divBdr>
        <w:top w:val="none" w:sz="0" w:space="0" w:color="auto"/>
        <w:left w:val="none" w:sz="0" w:space="0" w:color="auto"/>
        <w:bottom w:val="none" w:sz="0" w:space="0" w:color="auto"/>
        <w:right w:val="none" w:sz="0" w:space="0" w:color="auto"/>
      </w:divBdr>
    </w:div>
    <w:div w:id="153575499">
      <w:bodyDiv w:val="1"/>
      <w:marLeft w:val="0"/>
      <w:marRight w:val="0"/>
      <w:marTop w:val="0"/>
      <w:marBottom w:val="0"/>
      <w:divBdr>
        <w:top w:val="none" w:sz="0" w:space="0" w:color="auto"/>
        <w:left w:val="none" w:sz="0" w:space="0" w:color="auto"/>
        <w:bottom w:val="none" w:sz="0" w:space="0" w:color="auto"/>
        <w:right w:val="none" w:sz="0" w:space="0" w:color="auto"/>
      </w:divBdr>
      <w:divsChild>
        <w:div w:id="1680768920">
          <w:marLeft w:val="0"/>
          <w:marRight w:val="0"/>
          <w:marTop w:val="0"/>
          <w:marBottom w:val="0"/>
          <w:divBdr>
            <w:top w:val="none" w:sz="0" w:space="0" w:color="auto"/>
            <w:left w:val="none" w:sz="0" w:space="0" w:color="auto"/>
            <w:bottom w:val="none" w:sz="0" w:space="0" w:color="auto"/>
            <w:right w:val="none" w:sz="0" w:space="0" w:color="auto"/>
          </w:divBdr>
          <w:divsChild>
            <w:div w:id="205682806">
              <w:marLeft w:val="0"/>
              <w:marRight w:val="0"/>
              <w:marTop w:val="0"/>
              <w:marBottom w:val="0"/>
              <w:divBdr>
                <w:top w:val="none" w:sz="0" w:space="0" w:color="auto"/>
                <w:left w:val="none" w:sz="0" w:space="0" w:color="auto"/>
                <w:bottom w:val="none" w:sz="0" w:space="0" w:color="auto"/>
                <w:right w:val="none" w:sz="0" w:space="0" w:color="auto"/>
              </w:divBdr>
            </w:div>
            <w:div w:id="75326631">
              <w:marLeft w:val="0"/>
              <w:marRight w:val="0"/>
              <w:marTop w:val="0"/>
              <w:marBottom w:val="0"/>
              <w:divBdr>
                <w:top w:val="none" w:sz="0" w:space="0" w:color="auto"/>
                <w:left w:val="none" w:sz="0" w:space="0" w:color="auto"/>
                <w:bottom w:val="none" w:sz="0" w:space="0" w:color="auto"/>
                <w:right w:val="none" w:sz="0" w:space="0" w:color="auto"/>
              </w:divBdr>
            </w:div>
            <w:div w:id="1975941708">
              <w:marLeft w:val="0"/>
              <w:marRight w:val="0"/>
              <w:marTop w:val="0"/>
              <w:marBottom w:val="0"/>
              <w:divBdr>
                <w:top w:val="none" w:sz="0" w:space="0" w:color="auto"/>
                <w:left w:val="none" w:sz="0" w:space="0" w:color="auto"/>
                <w:bottom w:val="none" w:sz="0" w:space="0" w:color="auto"/>
                <w:right w:val="none" w:sz="0" w:space="0" w:color="auto"/>
              </w:divBdr>
            </w:div>
            <w:div w:id="1552837797">
              <w:marLeft w:val="0"/>
              <w:marRight w:val="0"/>
              <w:marTop w:val="0"/>
              <w:marBottom w:val="0"/>
              <w:divBdr>
                <w:top w:val="none" w:sz="0" w:space="0" w:color="auto"/>
                <w:left w:val="none" w:sz="0" w:space="0" w:color="auto"/>
                <w:bottom w:val="none" w:sz="0" w:space="0" w:color="auto"/>
                <w:right w:val="none" w:sz="0" w:space="0" w:color="auto"/>
              </w:divBdr>
            </w:div>
            <w:div w:id="515004887">
              <w:marLeft w:val="0"/>
              <w:marRight w:val="0"/>
              <w:marTop w:val="0"/>
              <w:marBottom w:val="0"/>
              <w:divBdr>
                <w:top w:val="none" w:sz="0" w:space="0" w:color="auto"/>
                <w:left w:val="none" w:sz="0" w:space="0" w:color="auto"/>
                <w:bottom w:val="none" w:sz="0" w:space="0" w:color="auto"/>
                <w:right w:val="none" w:sz="0" w:space="0" w:color="auto"/>
              </w:divBdr>
            </w:div>
            <w:div w:id="487786304">
              <w:marLeft w:val="0"/>
              <w:marRight w:val="0"/>
              <w:marTop w:val="0"/>
              <w:marBottom w:val="0"/>
              <w:divBdr>
                <w:top w:val="none" w:sz="0" w:space="0" w:color="auto"/>
                <w:left w:val="none" w:sz="0" w:space="0" w:color="auto"/>
                <w:bottom w:val="none" w:sz="0" w:space="0" w:color="auto"/>
                <w:right w:val="none" w:sz="0" w:space="0" w:color="auto"/>
              </w:divBdr>
            </w:div>
            <w:div w:id="657343257">
              <w:marLeft w:val="0"/>
              <w:marRight w:val="0"/>
              <w:marTop w:val="0"/>
              <w:marBottom w:val="0"/>
              <w:divBdr>
                <w:top w:val="none" w:sz="0" w:space="0" w:color="auto"/>
                <w:left w:val="none" w:sz="0" w:space="0" w:color="auto"/>
                <w:bottom w:val="none" w:sz="0" w:space="0" w:color="auto"/>
                <w:right w:val="none" w:sz="0" w:space="0" w:color="auto"/>
              </w:divBdr>
            </w:div>
            <w:div w:id="955867789">
              <w:marLeft w:val="0"/>
              <w:marRight w:val="0"/>
              <w:marTop w:val="0"/>
              <w:marBottom w:val="0"/>
              <w:divBdr>
                <w:top w:val="none" w:sz="0" w:space="0" w:color="auto"/>
                <w:left w:val="none" w:sz="0" w:space="0" w:color="auto"/>
                <w:bottom w:val="none" w:sz="0" w:space="0" w:color="auto"/>
                <w:right w:val="none" w:sz="0" w:space="0" w:color="auto"/>
              </w:divBdr>
            </w:div>
            <w:div w:id="1620256138">
              <w:marLeft w:val="0"/>
              <w:marRight w:val="0"/>
              <w:marTop w:val="0"/>
              <w:marBottom w:val="0"/>
              <w:divBdr>
                <w:top w:val="none" w:sz="0" w:space="0" w:color="auto"/>
                <w:left w:val="none" w:sz="0" w:space="0" w:color="auto"/>
                <w:bottom w:val="none" w:sz="0" w:space="0" w:color="auto"/>
                <w:right w:val="none" w:sz="0" w:space="0" w:color="auto"/>
              </w:divBdr>
            </w:div>
            <w:div w:id="628436402">
              <w:marLeft w:val="0"/>
              <w:marRight w:val="0"/>
              <w:marTop w:val="0"/>
              <w:marBottom w:val="0"/>
              <w:divBdr>
                <w:top w:val="none" w:sz="0" w:space="0" w:color="auto"/>
                <w:left w:val="none" w:sz="0" w:space="0" w:color="auto"/>
                <w:bottom w:val="none" w:sz="0" w:space="0" w:color="auto"/>
                <w:right w:val="none" w:sz="0" w:space="0" w:color="auto"/>
              </w:divBdr>
            </w:div>
            <w:div w:id="701974856">
              <w:marLeft w:val="0"/>
              <w:marRight w:val="0"/>
              <w:marTop w:val="0"/>
              <w:marBottom w:val="0"/>
              <w:divBdr>
                <w:top w:val="none" w:sz="0" w:space="0" w:color="auto"/>
                <w:left w:val="none" w:sz="0" w:space="0" w:color="auto"/>
                <w:bottom w:val="none" w:sz="0" w:space="0" w:color="auto"/>
                <w:right w:val="none" w:sz="0" w:space="0" w:color="auto"/>
              </w:divBdr>
            </w:div>
            <w:div w:id="1969898838">
              <w:marLeft w:val="0"/>
              <w:marRight w:val="0"/>
              <w:marTop w:val="0"/>
              <w:marBottom w:val="0"/>
              <w:divBdr>
                <w:top w:val="none" w:sz="0" w:space="0" w:color="auto"/>
                <w:left w:val="none" w:sz="0" w:space="0" w:color="auto"/>
                <w:bottom w:val="none" w:sz="0" w:space="0" w:color="auto"/>
                <w:right w:val="none" w:sz="0" w:space="0" w:color="auto"/>
              </w:divBdr>
            </w:div>
            <w:div w:id="46145368">
              <w:marLeft w:val="0"/>
              <w:marRight w:val="0"/>
              <w:marTop w:val="0"/>
              <w:marBottom w:val="0"/>
              <w:divBdr>
                <w:top w:val="none" w:sz="0" w:space="0" w:color="auto"/>
                <w:left w:val="none" w:sz="0" w:space="0" w:color="auto"/>
                <w:bottom w:val="none" w:sz="0" w:space="0" w:color="auto"/>
                <w:right w:val="none" w:sz="0" w:space="0" w:color="auto"/>
              </w:divBdr>
            </w:div>
            <w:div w:id="1951089108">
              <w:marLeft w:val="0"/>
              <w:marRight w:val="0"/>
              <w:marTop w:val="0"/>
              <w:marBottom w:val="0"/>
              <w:divBdr>
                <w:top w:val="none" w:sz="0" w:space="0" w:color="auto"/>
                <w:left w:val="none" w:sz="0" w:space="0" w:color="auto"/>
                <w:bottom w:val="none" w:sz="0" w:space="0" w:color="auto"/>
                <w:right w:val="none" w:sz="0" w:space="0" w:color="auto"/>
              </w:divBdr>
            </w:div>
            <w:div w:id="259415125">
              <w:marLeft w:val="0"/>
              <w:marRight w:val="0"/>
              <w:marTop w:val="0"/>
              <w:marBottom w:val="0"/>
              <w:divBdr>
                <w:top w:val="none" w:sz="0" w:space="0" w:color="auto"/>
                <w:left w:val="none" w:sz="0" w:space="0" w:color="auto"/>
                <w:bottom w:val="none" w:sz="0" w:space="0" w:color="auto"/>
                <w:right w:val="none" w:sz="0" w:space="0" w:color="auto"/>
              </w:divBdr>
            </w:div>
            <w:div w:id="970785023">
              <w:marLeft w:val="0"/>
              <w:marRight w:val="0"/>
              <w:marTop w:val="0"/>
              <w:marBottom w:val="0"/>
              <w:divBdr>
                <w:top w:val="none" w:sz="0" w:space="0" w:color="auto"/>
                <w:left w:val="none" w:sz="0" w:space="0" w:color="auto"/>
                <w:bottom w:val="none" w:sz="0" w:space="0" w:color="auto"/>
                <w:right w:val="none" w:sz="0" w:space="0" w:color="auto"/>
              </w:divBdr>
            </w:div>
            <w:div w:id="1153790203">
              <w:marLeft w:val="0"/>
              <w:marRight w:val="0"/>
              <w:marTop w:val="0"/>
              <w:marBottom w:val="0"/>
              <w:divBdr>
                <w:top w:val="none" w:sz="0" w:space="0" w:color="auto"/>
                <w:left w:val="none" w:sz="0" w:space="0" w:color="auto"/>
                <w:bottom w:val="none" w:sz="0" w:space="0" w:color="auto"/>
                <w:right w:val="none" w:sz="0" w:space="0" w:color="auto"/>
              </w:divBdr>
            </w:div>
            <w:div w:id="1718628728">
              <w:marLeft w:val="0"/>
              <w:marRight w:val="0"/>
              <w:marTop w:val="0"/>
              <w:marBottom w:val="0"/>
              <w:divBdr>
                <w:top w:val="none" w:sz="0" w:space="0" w:color="auto"/>
                <w:left w:val="none" w:sz="0" w:space="0" w:color="auto"/>
                <w:bottom w:val="none" w:sz="0" w:space="0" w:color="auto"/>
                <w:right w:val="none" w:sz="0" w:space="0" w:color="auto"/>
              </w:divBdr>
            </w:div>
            <w:div w:id="1722170798">
              <w:marLeft w:val="0"/>
              <w:marRight w:val="0"/>
              <w:marTop w:val="0"/>
              <w:marBottom w:val="0"/>
              <w:divBdr>
                <w:top w:val="none" w:sz="0" w:space="0" w:color="auto"/>
                <w:left w:val="none" w:sz="0" w:space="0" w:color="auto"/>
                <w:bottom w:val="none" w:sz="0" w:space="0" w:color="auto"/>
                <w:right w:val="none" w:sz="0" w:space="0" w:color="auto"/>
              </w:divBdr>
            </w:div>
            <w:div w:id="1524050767">
              <w:marLeft w:val="0"/>
              <w:marRight w:val="0"/>
              <w:marTop w:val="0"/>
              <w:marBottom w:val="0"/>
              <w:divBdr>
                <w:top w:val="none" w:sz="0" w:space="0" w:color="auto"/>
                <w:left w:val="none" w:sz="0" w:space="0" w:color="auto"/>
                <w:bottom w:val="none" w:sz="0" w:space="0" w:color="auto"/>
                <w:right w:val="none" w:sz="0" w:space="0" w:color="auto"/>
              </w:divBdr>
            </w:div>
            <w:div w:id="126357590">
              <w:marLeft w:val="0"/>
              <w:marRight w:val="0"/>
              <w:marTop w:val="0"/>
              <w:marBottom w:val="0"/>
              <w:divBdr>
                <w:top w:val="none" w:sz="0" w:space="0" w:color="auto"/>
                <w:left w:val="none" w:sz="0" w:space="0" w:color="auto"/>
                <w:bottom w:val="none" w:sz="0" w:space="0" w:color="auto"/>
                <w:right w:val="none" w:sz="0" w:space="0" w:color="auto"/>
              </w:divBdr>
            </w:div>
            <w:div w:id="790587771">
              <w:marLeft w:val="0"/>
              <w:marRight w:val="0"/>
              <w:marTop w:val="0"/>
              <w:marBottom w:val="0"/>
              <w:divBdr>
                <w:top w:val="none" w:sz="0" w:space="0" w:color="auto"/>
                <w:left w:val="none" w:sz="0" w:space="0" w:color="auto"/>
                <w:bottom w:val="none" w:sz="0" w:space="0" w:color="auto"/>
                <w:right w:val="none" w:sz="0" w:space="0" w:color="auto"/>
              </w:divBdr>
            </w:div>
            <w:div w:id="1062756736">
              <w:marLeft w:val="0"/>
              <w:marRight w:val="0"/>
              <w:marTop w:val="0"/>
              <w:marBottom w:val="0"/>
              <w:divBdr>
                <w:top w:val="none" w:sz="0" w:space="0" w:color="auto"/>
                <w:left w:val="none" w:sz="0" w:space="0" w:color="auto"/>
                <w:bottom w:val="none" w:sz="0" w:space="0" w:color="auto"/>
                <w:right w:val="none" w:sz="0" w:space="0" w:color="auto"/>
              </w:divBdr>
            </w:div>
            <w:div w:id="424964543">
              <w:marLeft w:val="0"/>
              <w:marRight w:val="0"/>
              <w:marTop w:val="0"/>
              <w:marBottom w:val="0"/>
              <w:divBdr>
                <w:top w:val="none" w:sz="0" w:space="0" w:color="auto"/>
                <w:left w:val="none" w:sz="0" w:space="0" w:color="auto"/>
                <w:bottom w:val="none" w:sz="0" w:space="0" w:color="auto"/>
                <w:right w:val="none" w:sz="0" w:space="0" w:color="auto"/>
              </w:divBdr>
            </w:div>
            <w:div w:id="1639724378">
              <w:marLeft w:val="0"/>
              <w:marRight w:val="0"/>
              <w:marTop w:val="0"/>
              <w:marBottom w:val="0"/>
              <w:divBdr>
                <w:top w:val="none" w:sz="0" w:space="0" w:color="auto"/>
                <w:left w:val="none" w:sz="0" w:space="0" w:color="auto"/>
                <w:bottom w:val="none" w:sz="0" w:space="0" w:color="auto"/>
                <w:right w:val="none" w:sz="0" w:space="0" w:color="auto"/>
              </w:divBdr>
            </w:div>
            <w:div w:id="1252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488">
      <w:bodyDiv w:val="1"/>
      <w:marLeft w:val="0"/>
      <w:marRight w:val="0"/>
      <w:marTop w:val="0"/>
      <w:marBottom w:val="0"/>
      <w:divBdr>
        <w:top w:val="none" w:sz="0" w:space="0" w:color="auto"/>
        <w:left w:val="none" w:sz="0" w:space="0" w:color="auto"/>
        <w:bottom w:val="none" w:sz="0" w:space="0" w:color="auto"/>
        <w:right w:val="none" w:sz="0" w:space="0" w:color="auto"/>
      </w:divBdr>
    </w:div>
    <w:div w:id="164517026">
      <w:bodyDiv w:val="1"/>
      <w:marLeft w:val="0"/>
      <w:marRight w:val="0"/>
      <w:marTop w:val="0"/>
      <w:marBottom w:val="0"/>
      <w:divBdr>
        <w:top w:val="none" w:sz="0" w:space="0" w:color="auto"/>
        <w:left w:val="none" w:sz="0" w:space="0" w:color="auto"/>
        <w:bottom w:val="none" w:sz="0" w:space="0" w:color="auto"/>
        <w:right w:val="none" w:sz="0" w:space="0" w:color="auto"/>
      </w:divBdr>
      <w:divsChild>
        <w:div w:id="1477604120">
          <w:marLeft w:val="0"/>
          <w:marRight w:val="0"/>
          <w:marTop w:val="0"/>
          <w:marBottom w:val="0"/>
          <w:divBdr>
            <w:top w:val="none" w:sz="0" w:space="0" w:color="auto"/>
            <w:left w:val="none" w:sz="0" w:space="0" w:color="auto"/>
            <w:bottom w:val="none" w:sz="0" w:space="0" w:color="auto"/>
            <w:right w:val="none" w:sz="0" w:space="0" w:color="auto"/>
          </w:divBdr>
          <w:divsChild>
            <w:div w:id="1968774846">
              <w:marLeft w:val="0"/>
              <w:marRight w:val="0"/>
              <w:marTop w:val="0"/>
              <w:marBottom w:val="0"/>
              <w:divBdr>
                <w:top w:val="none" w:sz="0" w:space="0" w:color="auto"/>
                <w:left w:val="none" w:sz="0" w:space="0" w:color="auto"/>
                <w:bottom w:val="none" w:sz="0" w:space="0" w:color="auto"/>
                <w:right w:val="none" w:sz="0" w:space="0" w:color="auto"/>
              </w:divBdr>
            </w:div>
            <w:div w:id="1972634831">
              <w:marLeft w:val="0"/>
              <w:marRight w:val="0"/>
              <w:marTop w:val="0"/>
              <w:marBottom w:val="0"/>
              <w:divBdr>
                <w:top w:val="none" w:sz="0" w:space="0" w:color="auto"/>
                <w:left w:val="none" w:sz="0" w:space="0" w:color="auto"/>
                <w:bottom w:val="none" w:sz="0" w:space="0" w:color="auto"/>
                <w:right w:val="none" w:sz="0" w:space="0" w:color="auto"/>
              </w:divBdr>
            </w:div>
            <w:div w:id="69012813">
              <w:marLeft w:val="0"/>
              <w:marRight w:val="0"/>
              <w:marTop w:val="0"/>
              <w:marBottom w:val="0"/>
              <w:divBdr>
                <w:top w:val="none" w:sz="0" w:space="0" w:color="auto"/>
                <w:left w:val="none" w:sz="0" w:space="0" w:color="auto"/>
                <w:bottom w:val="none" w:sz="0" w:space="0" w:color="auto"/>
                <w:right w:val="none" w:sz="0" w:space="0" w:color="auto"/>
              </w:divBdr>
            </w:div>
            <w:div w:id="1257401240">
              <w:marLeft w:val="0"/>
              <w:marRight w:val="0"/>
              <w:marTop w:val="0"/>
              <w:marBottom w:val="0"/>
              <w:divBdr>
                <w:top w:val="none" w:sz="0" w:space="0" w:color="auto"/>
                <w:left w:val="none" w:sz="0" w:space="0" w:color="auto"/>
                <w:bottom w:val="none" w:sz="0" w:space="0" w:color="auto"/>
                <w:right w:val="none" w:sz="0" w:space="0" w:color="auto"/>
              </w:divBdr>
            </w:div>
            <w:div w:id="1549342274">
              <w:marLeft w:val="0"/>
              <w:marRight w:val="0"/>
              <w:marTop w:val="0"/>
              <w:marBottom w:val="0"/>
              <w:divBdr>
                <w:top w:val="none" w:sz="0" w:space="0" w:color="auto"/>
                <w:left w:val="none" w:sz="0" w:space="0" w:color="auto"/>
                <w:bottom w:val="none" w:sz="0" w:space="0" w:color="auto"/>
                <w:right w:val="none" w:sz="0" w:space="0" w:color="auto"/>
              </w:divBdr>
            </w:div>
            <w:div w:id="1746686245">
              <w:marLeft w:val="0"/>
              <w:marRight w:val="0"/>
              <w:marTop w:val="0"/>
              <w:marBottom w:val="0"/>
              <w:divBdr>
                <w:top w:val="none" w:sz="0" w:space="0" w:color="auto"/>
                <w:left w:val="none" w:sz="0" w:space="0" w:color="auto"/>
                <w:bottom w:val="none" w:sz="0" w:space="0" w:color="auto"/>
                <w:right w:val="none" w:sz="0" w:space="0" w:color="auto"/>
              </w:divBdr>
            </w:div>
            <w:div w:id="164130073">
              <w:marLeft w:val="0"/>
              <w:marRight w:val="0"/>
              <w:marTop w:val="0"/>
              <w:marBottom w:val="0"/>
              <w:divBdr>
                <w:top w:val="none" w:sz="0" w:space="0" w:color="auto"/>
                <w:left w:val="none" w:sz="0" w:space="0" w:color="auto"/>
                <w:bottom w:val="none" w:sz="0" w:space="0" w:color="auto"/>
                <w:right w:val="none" w:sz="0" w:space="0" w:color="auto"/>
              </w:divBdr>
            </w:div>
            <w:div w:id="38207974">
              <w:marLeft w:val="0"/>
              <w:marRight w:val="0"/>
              <w:marTop w:val="0"/>
              <w:marBottom w:val="0"/>
              <w:divBdr>
                <w:top w:val="none" w:sz="0" w:space="0" w:color="auto"/>
                <w:left w:val="none" w:sz="0" w:space="0" w:color="auto"/>
                <w:bottom w:val="none" w:sz="0" w:space="0" w:color="auto"/>
                <w:right w:val="none" w:sz="0" w:space="0" w:color="auto"/>
              </w:divBdr>
            </w:div>
            <w:div w:id="1323654693">
              <w:marLeft w:val="0"/>
              <w:marRight w:val="0"/>
              <w:marTop w:val="0"/>
              <w:marBottom w:val="0"/>
              <w:divBdr>
                <w:top w:val="none" w:sz="0" w:space="0" w:color="auto"/>
                <w:left w:val="none" w:sz="0" w:space="0" w:color="auto"/>
                <w:bottom w:val="none" w:sz="0" w:space="0" w:color="auto"/>
                <w:right w:val="none" w:sz="0" w:space="0" w:color="auto"/>
              </w:divBdr>
            </w:div>
            <w:div w:id="1320041197">
              <w:marLeft w:val="0"/>
              <w:marRight w:val="0"/>
              <w:marTop w:val="0"/>
              <w:marBottom w:val="0"/>
              <w:divBdr>
                <w:top w:val="none" w:sz="0" w:space="0" w:color="auto"/>
                <w:left w:val="none" w:sz="0" w:space="0" w:color="auto"/>
                <w:bottom w:val="none" w:sz="0" w:space="0" w:color="auto"/>
                <w:right w:val="none" w:sz="0" w:space="0" w:color="auto"/>
              </w:divBdr>
            </w:div>
            <w:div w:id="1047293808">
              <w:marLeft w:val="0"/>
              <w:marRight w:val="0"/>
              <w:marTop w:val="0"/>
              <w:marBottom w:val="0"/>
              <w:divBdr>
                <w:top w:val="none" w:sz="0" w:space="0" w:color="auto"/>
                <w:left w:val="none" w:sz="0" w:space="0" w:color="auto"/>
                <w:bottom w:val="none" w:sz="0" w:space="0" w:color="auto"/>
                <w:right w:val="none" w:sz="0" w:space="0" w:color="auto"/>
              </w:divBdr>
            </w:div>
            <w:div w:id="1419718514">
              <w:marLeft w:val="0"/>
              <w:marRight w:val="0"/>
              <w:marTop w:val="0"/>
              <w:marBottom w:val="0"/>
              <w:divBdr>
                <w:top w:val="none" w:sz="0" w:space="0" w:color="auto"/>
                <w:left w:val="none" w:sz="0" w:space="0" w:color="auto"/>
                <w:bottom w:val="none" w:sz="0" w:space="0" w:color="auto"/>
                <w:right w:val="none" w:sz="0" w:space="0" w:color="auto"/>
              </w:divBdr>
            </w:div>
            <w:div w:id="1306276397">
              <w:marLeft w:val="0"/>
              <w:marRight w:val="0"/>
              <w:marTop w:val="0"/>
              <w:marBottom w:val="0"/>
              <w:divBdr>
                <w:top w:val="none" w:sz="0" w:space="0" w:color="auto"/>
                <w:left w:val="none" w:sz="0" w:space="0" w:color="auto"/>
                <w:bottom w:val="none" w:sz="0" w:space="0" w:color="auto"/>
                <w:right w:val="none" w:sz="0" w:space="0" w:color="auto"/>
              </w:divBdr>
            </w:div>
            <w:div w:id="1815482888">
              <w:marLeft w:val="0"/>
              <w:marRight w:val="0"/>
              <w:marTop w:val="0"/>
              <w:marBottom w:val="0"/>
              <w:divBdr>
                <w:top w:val="none" w:sz="0" w:space="0" w:color="auto"/>
                <w:left w:val="none" w:sz="0" w:space="0" w:color="auto"/>
                <w:bottom w:val="none" w:sz="0" w:space="0" w:color="auto"/>
                <w:right w:val="none" w:sz="0" w:space="0" w:color="auto"/>
              </w:divBdr>
            </w:div>
            <w:div w:id="1253662079">
              <w:marLeft w:val="0"/>
              <w:marRight w:val="0"/>
              <w:marTop w:val="0"/>
              <w:marBottom w:val="0"/>
              <w:divBdr>
                <w:top w:val="none" w:sz="0" w:space="0" w:color="auto"/>
                <w:left w:val="none" w:sz="0" w:space="0" w:color="auto"/>
                <w:bottom w:val="none" w:sz="0" w:space="0" w:color="auto"/>
                <w:right w:val="none" w:sz="0" w:space="0" w:color="auto"/>
              </w:divBdr>
            </w:div>
            <w:div w:id="1988515483">
              <w:marLeft w:val="0"/>
              <w:marRight w:val="0"/>
              <w:marTop w:val="0"/>
              <w:marBottom w:val="0"/>
              <w:divBdr>
                <w:top w:val="none" w:sz="0" w:space="0" w:color="auto"/>
                <w:left w:val="none" w:sz="0" w:space="0" w:color="auto"/>
                <w:bottom w:val="none" w:sz="0" w:space="0" w:color="auto"/>
                <w:right w:val="none" w:sz="0" w:space="0" w:color="auto"/>
              </w:divBdr>
            </w:div>
            <w:div w:id="228617710">
              <w:marLeft w:val="0"/>
              <w:marRight w:val="0"/>
              <w:marTop w:val="0"/>
              <w:marBottom w:val="0"/>
              <w:divBdr>
                <w:top w:val="none" w:sz="0" w:space="0" w:color="auto"/>
                <w:left w:val="none" w:sz="0" w:space="0" w:color="auto"/>
                <w:bottom w:val="none" w:sz="0" w:space="0" w:color="auto"/>
                <w:right w:val="none" w:sz="0" w:space="0" w:color="auto"/>
              </w:divBdr>
            </w:div>
            <w:div w:id="1550386441">
              <w:marLeft w:val="0"/>
              <w:marRight w:val="0"/>
              <w:marTop w:val="0"/>
              <w:marBottom w:val="0"/>
              <w:divBdr>
                <w:top w:val="none" w:sz="0" w:space="0" w:color="auto"/>
                <w:left w:val="none" w:sz="0" w:space="0" w:color="auto"/>
                <w:bottom w:val="none" w:sz="0" w:space="0" w:color="auto"/>
                <w:right w:val="none" w:sz="0" w:space="0" w:color="auto"/>
              </w:divBdr>
            </w:div>
            <w:div w:id="115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3228">
      <w:bodyDiv w:val="1"/>
      <w:marLeft w:val="0"/>
      <w:marRight w:val="0"/>
      <w:marTop w:val="0"/>
      <w:marBottom w:val="0"/>
      <w:divBdr>
        <w:top w:val="none" w:sz="0" w:space="0" w:color="auto"/>
        <w:left w:val="none" w:sz="0" w:space="0" w:color="auto"/>
        <w:bottom w:val="none" w:sz="0" w:space="0" w:color="auto"/>
        <w:right w:val="none" w:sz="0" w:space="0" w:color="auto"/>
      </w:divBdr>
    </w:div>
    <w:div w:id="176383360">
      <w:bodyDiv w:val="1"/>
      <w:marLeft w:val="0"/>
      <w:marRight w:val="0"/>
      <w:marTop w:val="0"/>
      <w:marBottom w:val="0"/>
      <w:divBdr>
        <w:top w:val="none" w:sz="0" w:space="0" w:color="auto"/>
        <w:left w:val="none" w:sz="0" w:space="0" w:color="auto"/>
        <w:bottom w:val="none" w:sz="0" w:space="0" w:color="auto"/>
        <w:right w:val="none" w:sz="0" w:space="0" w:color="auto"/>
      </w:divBdr>
      <w:divsChild>
        <w:div w:id="1820416467">
          <w:marLeft w:val="0"/>
          <w:marRight w:val="0"/>
          <w:marTop w:val="0"/>
          <w:marBottom w:val="0"/>
          <w:divBdr>
            <w:top w:val="none" w:sz="0" w:space="0" w:color="auto"/>
            <w:left w:val="none" w:sz="0" w:space="0" w:color="auto"/>
            <w:bottom w:val="none" w:sz="0" w:space="0" w:color="auto"/>
            <w:right w:val="none" w:sz="0" w:space="0" w:color="auto"/>
          </w:divBdr>
          <w:divsChild>
            <w:div w:id="1737625994">
              <w:marLeft w:val="0"/>
              <w:marRight w:val="0"/>
              <w:marTop w:val="0"/>
              <w:marBottom w:val="0"/>
              <w:divBdr>
                <w:top w:val="none" w:sz="0" w:space="0" w:color="auto"/>
                <w:left w:val="none" w:sz="0" w:space="0" w:color="auto"/>
                <w:bottom w:val="none" w:sz="0" w:space="0" w:color="auto"/>
                <w:right w:val="none" w:sz="0" w:space="0" w:color="auto"/>
              </w:divBdr>
            </w:div>
            <w:div w:id="1760911294">
              <w:marLeft w:val="0"/>
              <w:marRight w:val="0"/>
              <w:marTop w:val="0"/>
              <w:marBottom w:val="0"/>
              <w:divBdr>
                <w:top w:val="none" w:sz="0" w:space="0" w:color="auto"/>
                <w:left w:val="none" w:sz="0" w:space="0" w:color="auto"/>
                <w:bottom w:val="none" w:sz="0" w:space="0" w:color="auto"/>
                <w:right w:val="none" w:sz="0" w:space="0" w:color="auto"/>
              </w:divBdr>
            </w:div>
            <w:div w:id="594753047">
              <w:marLeft w:val="0"/>
              <w:marRight w:val="0"/>
              <w:marTop w:val="0"/>
              <w:marBottom w:val="0"/>
              <w:divBdr>
                <w:top w:val="none" w:sz="0" w:space="0" w:color="auto"/>
                <w:left w:val="none" w:sz="0" w:space="0" w:color="auto"/>
                <w:bottom w:val="none" w:sz="0" w:space="0" w:color="auto"/>
                <w:right w:val="none" w:sz="0" w:space="0" w:color="auto"/>
              </w:divBdr>
            </w:div>
            <w:div w:id="871919214">
              <w:marLeft w:val="0"/>
              <w:marRight w:val="0"/>
              <w:marTop w:val="0"/>
              <w:marBottom w:val="0"/>
              <w:divBdr>
                <w:top w:val="none" w:sz="0" w:space="0" w:color="auto"/>
                <w:left w:val="none" w:sz="0" w:space="0" w:color="auto"/>
                <w:bottom w:val="none" w:sz="0" w:space="0" w:color="auto"/>
                <w:right w:val="none" w:sz="0" w:space="0" w:color="auto"/>
              </w:divBdr>
            </w:div>
            <w:div w:id="741870249">
              <w:marLeft w:val="0"/>
              <w:marRight w:val="0"/>
              <w:marTop w:val="0"/>
              <w:marBottom w:val="0"/>
              <w:divBdr>
                <w:top w:val="none" w:sz="0" w:space="0" w:color="auto"/>
                <w:left w:val="none" w:sz="0" w:space="0" w:color="auto"/>
                <w:bottom w:val="none" w:sz="0" w:space="0" w:color="auto"/>
                <w:right w:val="none" w:sz="0" w:space="0" w:color="auto"/>
              </w:divBdr>
            </w:div>
            <w:div w:id="162939398">
              <w:marLeft w:val="0"/>
              <w:marRight w:val="0"/>
              <w:marTop w:val="0"/>
              <w:marBottom w:val="0"/>
              <w:divBdr>
                <w:top w:val="none" w:sz="0" w:space="0" w:color="auto"/>
                <w:left w:val="none" w:sz="0" w:space="0" w:color="auto"/>
                <w:bottom w:val="none" w:sz="0" w:space="0" w:color="auto"/>
                <w:right w:val="none" w:sz="0" w:space="0" w:color="auto"/>
              </w:divBdr>
            </w:div>
            <w:div w:id="1810392041">
              <w:marLeft w:val="0"/>
              <w:marRight w:val="0"/>
              <w:marTop w:val="0"/>
              <w:marBottom w:val="0"/>
              <w:divBdr>
                <w:top w:val="none" w:sz="0" w:space="0" w:color="auto"/>
                <w:left w:val="none" w:sz="0" w:space="0" w:color="auto"/>
                <w:bottom w:val="none" w:sz="0" w:space="0" w:color="auto"/>
                <w:right w:val="none" w:sz="0" w:space="0" w:color="auto"/>
              </w:divBdr>
            </w:div>
            <w:div w:id="187062973">
              <w:marLeft w:val="0"/>
              <w:marRight w:val="0"/>
              <w:marTop w:val="0"/>
              <w:marBottom w:val="0"/>
              <w:divBdr>
                <w:top w:val="none" w:sz="0" w:space="0" w:color="auto"/>
                <w:left w:val="none" w:sz="0" w:space="0" w:color="auto"/>
                <w:bottom w:val="none" w:sz="0" w:space="0" w:color="auto"/>
                <w:right w:val="none" w:sz="0" w:space="0" w:color="auto"/>
              </w:divBdr>
            </w:div>
            <w:div w:id="377973619">
              <w:marLeft w:val="0"/>
              <w:marRight w:val="0"/>
              <w:marTop w:val="0"/>
              <w:marBottom w:val="0"/>
              <w:divBdr>
                <w:top w:val="none" w:sz="0" w:space="0" w:color="auto"/>
                <w:left w:val="none" w:sz="0" w:space="0" w:color="auto"/>
                <w:bottom w:val="none" w:sz="0" w:space="0" w:color="auto"/>
                <w:right w:val="none" w:sz="0" w:space="0" w:color="auto"/>
              </w:divBdr>
            </w:div>
            <w:div w:id="984819731">
              <w:marLeft w:val="0"/>
              <w:marRight w:val="0"/>
              <w:marTop w:val="0"/>
              <w:marBottom w:val="0"/>
              <w:divBdr>
                <w:top w:val="none" w:sz="0" w:space="0" w:color="auto"/>
                <w:left w:val="none" w:sz="0" w:space="0" w:color="auto"/>
                <w:bottom w:val="none" w:sz="0" w:space="0" w:color="auto"/>
                <w:right w:val="none" w:sz="0" w:space="0" w:color="auto"/>
              </w:divBdr>
            </w:div>
            <w:div w:id="2077968324">
              <w:marLeft w:val="0"/>
              <w:marRight w:val="0"/>
              <w:marTop w:val="0"/>
              <w:marBottom w:val="0"/>
              <w:divBdr>
                <w:top w:val="none" w:sz="0" w:space="0" w:color="auto"/>
                <w:left w:val="none" w:sz="0" w:space="0" w:color="auto"/>
                <w:bottom w:val="none" w:sz="0" w:space="0" w:color="auto"/>
                <w:right w:val="none" w:sz="0" w:space="0" w:color="auto"/>
              </w:divBdr>
            </w:div>
            <w:div w:id="1419981668">
              <w:marLeft w:val="0"/>
              <w:marRight w:val="0"/>
              <w:marTop w:val="0"/>
              <w:marBottom w:val="0"/>
              <w:divBdr>
                <w:top w:val="none" w:sz="0" w:space="0" w:color="auto"/>
                <w:left w:val="none" w:sz="0" w:space="0" w:color="auto"/>
                <w:bottom w:val="none" w:sz="0" w:space="0" w:color="auto"/>
                <w:right w:val="none" w:sz="0" w:space="0" w:color="auto"/>
              </w:divBdr>
            </w:div>
            <w:div w:id="595286828">
              <w:marLeft w:val="0"/>
              <w:marRight w:val="0"/>
              <w:marTop w:val="0"/>
              <w:marBottom w:val="0"/>
              <w:divBdr>
                <w:top w:val="none" w:sz="0" w:space="0" w:color="auto"/>
                <w:left w:val="none" w:sz="0" w:space="0" w:color="auto"/>
                <w:bottom w:val="none" w:sz="0" w:space="0" w:color="auto"/>
                <w:right w:val="none" w:sz="0" w:space="0" w:color="auto"/>
              </w:divBdr>
            </w:div>
            <w:div w:id="1283881701">
              <w:marLeft w:val="0"/>
              <w:marRight w:val="0"/>
              <w:marTop w:val="0"/>
              <w:marBottom w:val="0"/>
              <w:divBdr>
                <w:top w:val="none" w:sz="0" w:space="0" w:color="auto"/>
                <w:left w:val="none" w:sz="0" w:space="0" w:color="auto"/>
                <w:bottom w:val="none" w:sz="0" w:space="0" w:color="auto"/>
                <w:right w:val="none" w:sz="0" w:space="0" w:color="auto"/>
              </w:divBdr>
            </w:div>
            <w:div w:id="1651329937">
              <w:marLeft w:val="0"/>
              <w:marRight w:val="0"/>
              <w:marTop w:val="0"/>
              <w:marBottom w:val="0"/>
              <w:divBdr>
                <w:top w:val="none" w:sz="0" w:space="0" w:color="auto"/>
                <w:left w:val="none" w:sz="0" w:space="0" w:color="auto"/>
                <w:bottom w:val="none" w:sz="0" w:space="0" w:color="auto"/>
                <w:right w:val="none" w:sz="0" w:space="0" w:color="auto"/>
              </w:divBdr>
            </w:div>
            <w:div w:id="539364066">
              <w:marLeft w:val="0"/>
              <w:marRight w:val="0"/>
              <w:marTop w:val="0"/>
              <w:marBottom w:val="0"/>
              <w:divBdr>
                <w:top w:val="none" w:sz="0" w:space="0" w:color="auto"/>
                <w:left w:val="none" w:sz="0" w:space="0" w:color="auto"/>
                <w:bottom w:val="none" w:sz="0" w:space="0" w:color="auto"/>
                <w:right w:val="none" w:sz="0" w:space="0" w:color="auto"/>
              </w:divBdr>
            </w:div>
            <w:div w:id="504825541">
              <w:marLeft w:val="0"/>
              <w:marRight w:val="0"/>
              <w:marTop w:val="0"/>
              <w:marBottom w:val="0"/>
              <w:divBdr>
                <w:top w:val="none" w:sz="0" w:space="0" w:color="auto"/>
                <w:left w:val="none" w:sz="0" w:space="0" w:color="auto"/>
                <w:bottom w:val="none" w:sz="0" w:space="0" w:color="auto"/>
                <w:right w:val="none" w:sz="0" w:space="0" w:color="auto"/>
              </w:divBdr>
            </w:div>
            <w:div w:id="783693172">
              <w:marLeft w:val="0"/>
              <w:marRight w:val="0"/>
              <w:marTop w:val="0"/>
              <w:marBottom w:val="0"/>
              <w:divBdr>
                <w:top w:val="none" w:sz="0" w:space="0" w:color="auto"/>
                <w:left w:val="none" w:sz="0" w:space="0" w:color="auto"/>
                <w:bottom w:val="none" w:sz="0" w:space="0" w:color="auto"/>
                <w:right w:val="none" w:sz="0" w:space="0" w:color="auto"/>
              </w:divBdr>
            </w:div>
            <w:div w:id="1239704968">
              <w:marLeft w:val="0"/>
              <w:marRight w:val="0"/>
              <w:marTop w:val="0"/>
              <w:marBottom w:val="0"/>
              <w:divBdr>
                <w:top w:val="none" w:sz="0" w:space="0" w:color="auto"/>
                <w:left w:val="none" w:sz="0" w:space="0" w:color="auto"/>
                <w:bottom w:val="none" w:sz="0" w:space="0" w:color="auto"/>
                <w:right w:val="none" w:sz="0" w:space="0" w:color="auto"/>
              </w:divBdr>
            </w:div>
            <w:div w:id="719331039">
              <w:marLeft w:val="0"/>
              <w:marRight w:val="0"/>
              <w:marTop w:val="0"/>
              <w:marBottom w:val="0"/>
              <w:divBdr>
                <w:top w:val="none" w:sz="0" w:space="0" w:color="auto"/>
                <w:left w:val="none" w:sz="0" w:space="0" w:color="auto"/>
                <w:bottom w:val="none" w:sz="0" w:space="0" w:color="auto"/>
                <w:right w:val="none" w:sz="0" w:space="0" w:color="auto"/>
              </w:divBdr>
            </w:div>
            <w:div w:id="1775057052">
              <w:marLeft w:val="0"/>
              <w:marRight w:val="0"/>
              <w:marTop w:val="0"/>
              <w:marBottom w:val="0"/>
              <w:divBdr>
                <w:top w:val="none" w:sz="0" w:space="0" w:color="auto"/>
                <w:left w:val="none" w:sz="0" w:space="0" w:color="auto"/>
                <w:bottom w:val="none" w:sz="0" w:space="0" w:color="auto"/>
                <w:right w:val="none" w:sz="0" w:space="0" w:color="auto"/>
              </w:divBdr>
            </w:div>
            <w:div w:id="1054431883">
              <w:marLeft w:val="0"/>
              <w:marRight w:val="0"/>
              <w:marTop w:val="0"/>
              <w:marBottom w:val="0"/>
              <w:divBdr>
                <w:top w:val="none" w:sz="0" w:space="0" w:color="auto"/>
                <w:left w:val="none" w:sz="0" w:space="0" w:color="auto"/>
                <w:bottom w:val="none" w:sz="0" w:space="0" w:color="auto"/>
                <w:right w:val="none" w:sz="0" w:space="0" w:color="auto"/>
              </w:divBdr>
            </w:div>
            <w:div w:id="619186472">
              <w:marLeft w:val="0"/>
              <w:marRight w:val="0"/>
              <w:marTop w:val="0"/>
              <w:marBottom w:val="0"/>
              <w:divBdr>
                <w:top w:val="none" w:sz="0" w:space="0" w:color="auto"/>
                <w:left w:val="none" w:sz="0" w:space="0" w:color="auto"/>
                <w:bottom w:val="none" w:sz="0" w:space="0" w:color="auto"/>
                <w:right w:val="none" w:sz="0" w:space="0" w:color="auto"/>
              </w:divBdr>
            </w:div>
            <w:div w:id="1039818516">
              <w:marLeft w:val="0"/>
              <w:marRight w:val="0"/>
              <w:marTop w:val="0"/>
              <w:marBottom w:val="0"/>
              <w:divBdr>
                <w:top w:val="none" w:sz="0" w:space="0" w:color="auto"/>
                <w:left w:val="none" w:sz="0" w:space="0" w:color="auto"/>
                <w:bottom w:val="none" w:sz="0" w:space="0" w:color="auto"/>
                <w:right w:val="none" w:sz="0" w:space="0" w:color="auto"/>
              </w:divBdr>
            </w:div>
            <w:div w:id="808286687">
              <w:marLeft w:val="0"/>
              <w:marRight w:val="0"/>
              <w:marTop w:val="0"/>
              <w:marBottom w:val="0"/>
              <w:divBdr>
                <w:top w:val="none" w:sz="0" w:space="0" w:color="auto"/>
                <w:left w:val="none" w:sz="0" w:space="0" w:color="auto"/>
                <w:bottom w:val="none" w:sz="0" w:space="0" w:color="auto"/>
                <w:right w:val="none" w:sz="0" w:space="0" w:color="auto"/>
              </w:divBdr>
            </w:div>
            <w:div w:id="368653280">
              <w:marLeft w:val="0"/>
              <w:marRight w:val="0"/>
              <w:marTop w:val="0"/>
              <w:marBottom w:val="0"/>
              <w:divBdr>
                <w:top w:val="none" w:sz="0" w:space="0" w:color="auto"/>
                <w:left w:val="none" w:sz="0" w:space="0" w:color="auto"/>
                <w:bottom w:val="none" w:sz="0" w:space="0" w:color="auto"/>
                <w:right w:val="none" w:sz="0" w:space="0" w:color="auto"/>
              </w:divBdr>
            </w:div>
            <w:div w:id="596060611">
              <w:marLeft w:val="0"/>
              <w:marRight w:val="0"/>
              <w:marTop w:val="0"/>
              <w:marBottom w:val="0"/>
              <w:divBdr>
                <w:top w:val="none" w:sz="0" w:space="0" w:color="auto"/>
                <w:left w:val="none" w:sz="0" w:space="0" w:color="auto"/>
                <w:bottom w:val="none" w:sz="0" w:space="0" w:color="auto"/>
                <w:right w:val="none" w:sz="0" w:space="0" w:color="auto"/>
              </w:divBdr>
            </w:div>
            <w:div w:id="792941535">
              <w:marLeft w:val="0"/>
              <w:marRight w:val="0"/>
              <w:marTop w:val="0"/>
              <w:marBottom w:val="0"/>
              <w:divBdr>
                <w:top w:val="none" w:sz="0" w:space="0" w:color="auto"/>
                <w:left w:val="none" w:sz="0" w:space="0" w:color="auto"/>
                <w:bottom w:val="none" w:sz="0" w:space="0" w:color="auto"/>
                <w:right w:val="none" w:sz="0" w:space="0" w:color="auto"/>
              </w:divBdr>
            </w:div>
            <w:div w:id="9683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1618">
      <w:bodyDiv w:val="1"/>
      <w:marLeft w:val="0"/>
      <w:marRight w:val="0"/>
      <w:marTop w:val="0"/>
      <w:marBottom w:val="0"/>
      <w:divBdr>
        <w:top w:val="none" w:sz="0" w:space="0" w:color="auto"/>
        <w:left w:val="none" w:sz="0" w:space="0" w:color="auto"/>
        <w:bottom w:val="none" w:sz="0" w:space="0" w:color="auto"/>
        <w:right w:val="none" w:sz="0" w:space="0" w:color="auto"/>
      </w:divBdr>
      <w:divsChild>
        <w:div w:id="349769786">
          <w:marLeft w:val="0"/>
          <w:marRight w:val="0"/>
          <w:marTop w:val="0"/>
          <w:marBottom w:val="0"/>
          <w:divBdr>
            <w:top w:val="none" w:sz="0" w:space="0" w:color="auto"/>
            <w:left w:val="none" w:sz="0" w:space="0" w:color="auto"/>
            <w:bottom w:val="none" w:sz="0" w:space="0" w:color="auto"/>
            <w:right w:val="none" w:sz="0" w:space="0" w:color="auto"/>
          </w:divBdr>
          <w:divsChild>
            <w:div w:id="515074964">
              <w:marLeft w:val="0"/>
              <w:marRight w:val="0"/>
              <w:marTop w:val="0"/>
              <w:marBottom w:val="0"/>
              <w:divBdr>
                <w:top w:val="none" w:sz="0" w:space="0" w:color="auto"/>
                <w:left w:val="none" w:sz="0" w:space="0" w:color="auto"/>
                <w:bottom w:val="none" w:sz="0" w:space="0" w:color="auto"/>
                <w:right w:val="none" w:sz="0" w:space="0" w:color="auto"/>
              </w:divBdr>
            </w:div>
            <w:div w:id="1114054521">
              <w:marLeft w:val="0"/>
              <w:marRight w:val="0"/>
              <w:marTop w:val="0"/>
              <w:marBottom w:val="0"/>
              <w:divBdr>
                <w:top w:val="none" w:sz="0" w:space="0" w:color="auto"/>
                <w:left w:val="none" w:sz="0" w:space="0" w:color="auto"/>
                <w:bottom w:val="none" w:sz="0" w:space="0" w:color="auto"/>
                <w:right w:val="none" w:sz="0" w:space="0" w:color="auto"/>
              </w:divBdr>
            </w:div>
            <w:div w:id="1680429002">
              <w:marLeft w:val="0"/>
              <w:marRight w:val="0"/>
              <w:marTop w:val="0"/>
              <w:marBottom w:val="0"/>
              <w:divBdr>
                <w:top w:val="none" w:sz="0" w:space="0" w:color="auto"/>
                <w:left w:val="none" w:sz="0" w:space="0" w:color="auto"/>
                <w:bottom w:val="none" w:sz="0" w:space="0" w:color="auto"/>
                <w:right w:val="none" w:sz="0" w:space="0" w:color="auto"/>
              </w:divBdr>
            </w:div>
            <w:div w:id="111168128">
              <w:marLeft w:val="0"/>
              <w:marRight w:val="0"/>
              <w:marTop w:val="0"/>
              <w:marBottom w:val="0"/>
              <w:divBdr>
                <w:top w:val="none" w:sz="0" w:space="0" w:color="auto"/>
                <w:left w:val="none" w:sz="0" w:space="0" w:color="auto"/>
                <w:bottom w:val="none" w:sz="0" w:space="0" w:color="auto"/>
                <w:right w:val="none" w:sz="0" w:space="0" w:color="auto"/>
              </w:divBdr>
            </w:div>
            <w:div w:id="535626872">
              <w:marLeft w:val="0"/>
              <w:marRight w:val="0"/>
              <w:marTop w:val="0"/>
              <w:marBottom w:val="0"/>
              <w:divBdr>
                <w:top w:val="none" w:sz="0" w:space="0" w:color="auto"/>
                <w:left w:val="none" w:sz="0" w:space="0" w:color="auto"/>
                <w:bottom w:val="none" w:sz="0" w:space="0" w:color="auto"/>
                <w:right w:val="none" w:sz="0" w:space="0" w:color="auto"/>
              </w:divBdr>
            </w:div>
            <w:div w:id="1847163007">
              <w:marLeft w:val="0"/>
              <w:marRight w:val="0"/>
              <w:marTop w:val="0"/>
              <w:marBottom w:val="0"/>
              <w:divBdr>
                <w:top w:val="none" w:sz="0" w:space="0" w:color="auto"/>
                <w:left w:val="none" w:sz="0" w:space="0" w:color="auto"/>
                <w:bottom w:val="none" w:sz="0" w:space="0" w:color="auto"/>
                <w:right w:val="none" w:sz="0" w:space="0" w:color="auto"/>
              </w:divBdr>
            </w:div>
            <w:div w:id="1472823273">
              <w:marLeft w:val="0"/>
              <w:marRight w:val="0"/>
              <w:marTop w:val="0"/>
              <w:marBottom w:val="0"/>
              <w:divBdr>
                <w:top w:val="none" w:sz="0" w:space="0" w:color="auto"/>
                <w:left w:val="none" w:sz="0" w:space="0" w:color="auto"/>
                <w:bottom w:val="none" w:sz="0" w:space="0" w:color="auto"/>
                <w:right w:val="none" w:sz="0" w:space="0" w:color="auto"/>
              </w:divBdr>
            </w:div>
            <w:div w:id="1116484788">
              <w:marLeft w:val="0"/>
              <w:marRight w:val="0"/>
              <w:marTop w:val="0"/>
              <w:marBottom w:val="0"/>
              <w:divBdr>
                <w:top w:val="none" w:sz="0" w:space="0" w:color="auto"/>
                <w:left w:val="none" w:sz="0" w:space="0" w:color="auto"/>
                <w:bottom w:val="none" w:sz="0" w:space="0" w:color="auto"/>
                <w:right w:val="none" w:sz="0" w:space="0" w:color="auto"/>
              </w:divBdr>
            </w:div>
            <w:div w:id="1664163912">
              <w:marLeft w:val="0"/>
              <w:marRight w:val="0"/>
              <w:marTop w:val="0"/>
              <w:marBottom w:val="0"/>
              <w:divBdr>
                <w:top w:val="none" w:sz="0" w:space="0" w:color="auto"/>
                <w:left w:val="none" w:sz="0" w:space="0" w:color="auto"/>
                <w:bottom w:val="none" w:sz="0" w:space="0" w:color="auto"/>
                <w:right w:val="none" w:sz="0" w:space="0" w:color="auto"/>
              </w:divBdr>
            </w:div>
            <w:div w:id="218328378">
              <w:marLeft w:val="0"/>
              <w:marRight w:val="0"/>
              <w:marTop w:val="0"/>
              <w:marBottom w:val="0"/>
              <w:divBdr>
                <w:top w:val="none" w:sz="0" w:space="0" w:color="auto"/>
                <w:left w:val="none" w:sz="0" w:space="0" w:color="auto"/>
                <w:bottom w:val="none" w:sz="0" w:space="0" w:color="auto"/>
                <w:right w:val="none" w:sz="0" w:space="0" w:color="auto"/>
              </w:divBdr>
            </w:div>
            <w:div w:id="22483092">
              <w:marLeft w:val="0"/>
              <w:marRight w:val="0"/>
              <w:marTop w:val="0"/>
              <w:marBottom w:val="0"/>
              <w:divBdr>
                <w:top w:val="none" w:sz="0" w:space="0" w:color="auto"/>
                <w:left w:val="none" w:sz="0" w:space="0" w:color="auto"/>
                <w:bottom w:val="none" w:sz="0" w:space="0" w:color="auto"/>
                <w:right w:val="none" w:sz="0" w:space="0" w:color="auto"/>
              </w:divBdr>
            </w:div>
            <w:div w:id="79758170">
              <w:marLeft w:val="0"/>
              <w:marRight w:val="0"/>
              <w:marTop w:val="0"/>
              <w:marBottom w:val="0"/>
              <w:divBdr>
                <w:top w:val="none" w:sz="0" w:space="0" w:color="auto"/>
                <w:left w:val="none" w:sz="0" w:space="0" w:color="auto"/>
                <w:bottom w:val="none" w:sz="0" w:space="0" w:color="auto"/>
                <w:right w:val="none" w:sz="0" w:space="0" w:color="auto"/>
              </w:divBdr>
            </w:div>
            <w:div w:id="543831521">
              <w:marLeft w:val="0"/>
              <w:marRight w:val="0"/>
              <w:marTop w:val="0"/>
              <w:marBottom w:val="0"/>
              <w:divBdr>
                <w:top w:val="none" w:sz="0" w:space="0" w:color="auto"/>
                <w:left w:val="none" w:sz="0" w:space="0" w:color="auto"/>
                <w:bottom w:val="none" w:sz="0" w:space="0" w:color="auto"/>
                <w:right w:val="none" w:sz="0" w:space="0" w:color="auto"/>
              </w:divBdr>
            </w:div>
            <w:div w:id="95831502">
              <w:marLeft w:val="0"/>
              <w:marRight w:val="0"/>
              <w:marTop w:val="0"/>
              <w:marBottom w:val="0"/>
              <w:divBdr>
                <w:top w:val="none" w:sz="0" w:space="0" w:color="auto"/>
                <w:left w:val="none" w:sz="0" w:space="0" w:color="auto"/>
                <w:bottom w:val="none" w:sz="0" w:space="0" w:color="auto"/>
                <w:right w:val="none" w:sz="0" w:space="0" w:color="auto"/>
              </w:divBdr>
            </w:div>
            <w:div w:id="120805134">
              <w:marLeft w:val="0"/>
              <w:marRight w:val="0"/>
              <w:marTop w:val="0"/>
              <w:marBottom w:val="0"/>
              <w:divBdr>
                <w:top w:val="none" w:sz="0" w:space="0" w:color="auto"/>
                <w:left w:val="none" w:sz="0" w:space="0" w:color="auto"/>
                <w:bottom w:val="none" w:sz="0" w:space="0" w:color="auto"/>
                <w:right w:val="none" w:sz="0" w:space="0" w:color="auto"/>
              </w:divBdr>
            </w:div>
            <w:div w:id="1740208848">
              <w:marLeft w:val="0"/>
              <w:marRight w:val="0"/>
              <w:marTop w:val="0"/>
              <w:marBottom w:val="0"/>
              <w:divBdr>
                <w:top w:val="none" w:sz="0" w:space="0" w:color="auto"/>
                <w:left w:val="none" w:sz="0" w:space="0" w:color="auto"/>
                <w:bottom w:val="none" w:sz="0" w:space="0" w:color="auto"/>
                <w:right w:val="none" w:sz="0" w:space="0" w:color="auto"/>
              </w:divBdr>
            </w:div>
            <w:div w:id="746880608">
              <w:marLeft w:val="0"/>
              <w:marRight w:val="0"/>
              <w:marTop w:val="0"/>
              <w:marBottom w:val="0"/>
              <w:divBdr>
                <w:top w:val="none" w:sz="0" w:space="0" w:color="auto"/>
                <w:left w:val="none" w:sz="0" w:space="0" w:color="auto"/>
                <w:bottom w:val="none" w:sz="0" w:space="0" w:color="auto"/>
                <w:right w:val="none" w:sz="0" w:space="0" w:color="auto"/>
              </w:divBdr>
            </w:div>
            <w:div w:id="1143161572">
              <w:marLeft w:val="0"/>
              <w:marRight w:val="0"/>
              <w:marTop w:val="0"/>
              <w:marBottom w:val="0"/>
              <w:divBdr>
                <w:top w:val="none" w:sz="0" w:space="0" w:color="auto"/>
                <w:left w:val="none" w:sz="0" w:space="0" w:color="auto"/>
                <w:bottom w:val="none" w:sz="0" w:space="0" w:color="auto"/>
                <w:right w:val="none" w:sz="0" w:space="0" w:color="auto"/>
              </w:divBdr>
            </w:div>
            <w:div w:id="1003437970">
              <w:marLeft w:val="0"/>
              <w:marRight w:val="0"/>
              <w:marTop w:val="0"/>
              <w:marBottom w:val="0"/>
              <w:divBdr>
                <w:top w:val="none" w:sz="0" w:space="0" w:color="auto"/>
                <w:left w:val="none" w:sz="0" w:space="0" w:color="auto"/>
                <w:bottom w:val="none" w:sz="0" w:space="0" w:color="auto"/>
                <w:right w:val="none" w:sz="0" w:space="0" w:color="auto"/>
              </w:divBdr>
            </w:div>
            <w:div w:id="1306357448">
              <w:marLeft w:val="0"/>
              <w:marRight w:val="0"/>
              <w:marTop w:val="0"/>
              <w:marBottom w:val="0"/>
              <w:divBdr>
                <w:top w:val="none" w:sz="0" w:space="0" w:color="auto"/>
                <w:left w:val="none" w:sz="0" w:space="0" w:color="auto"/>
                <w:bottom w:val="none" w:sz="0" w:space="0" w:color="auto"/>
                <w:right w:val="none" w:sz="0" w:space="0" w:color="auto"/>
              </w:divBdr>
            </w:div>
            <w:div w:id="103498530">
              <w:marLeft w:val="0"/>
              <w:marRight w:val="0"/>
              <w:marTop w:val="0"/>
              <w:marBottom w:val="0"/>
              <w:divBdr>
                <w:top w:val="none" w:sz="0" w:space="0" w:color="auto"/>
                <w:left w:val="none" w:sz="0" w:space="0" w:color="auto"/>
                <w:bottom w:val="none" w:sz="0" w:space="0" w:color="auto"/>
                <w:right w:val="none" w:sz="0" w:space="0" w:color="auto"/>
              </w:divBdr>
            </w:div>
            <w:div w:id="245000246">
              <w:marLeft w:val="0"/>
              <w:marRight w:val="0"/>
              <w:marTop w:val="0"/>
              <w:marBottom w:val="0"/>
              <w:divBdr>
                <w:top w:val="none" w:sz="0" w:space="0" w:color="auto"/>
                <w:left w:val="none" w:sz="0" w:space="0" w:color="auto"/>
                <w:bottom w:val="none" w:sz="0" w:space="0" w:color="auto"/>
                <w:right w:val="none" w:sz="0" w:space="0" w:color="auto"/>
              </w:divBdr>
            </w:div>
            <w:div w:id="44792607">
              <w:marLeft w:val="0"/>
              <w:marRight w:val="0"/>
              <w:marTop w:val="0"/>
              <w:marBottom w:val="0"/>
              <w:divBdr>
                <w:top w:val="none" w:sz="0" w:space="0" w:color="auto"/>
                <w:left w:val="none" w:sz="0" w:space="0" w:color="auto"/>
                <w:bottom w:val="none" w:sz="0" w:space="0" w:color="auto"/>
                <w:right w:val="none" w:sz="0" w:space="0" w:color="auto"/>
              </w:divBdr>
            </w:div>
            <w:div w:id="287441649">
              <w:marLeft w:val="0"/>
              <w:marRight w:val="0"/>
              <w:marTop w:val="0"/>
              <w:marBottom w:val="0"/>
              <w:divBdr>
                <w:top w:val="none" w:sz="0" w:space="0" w:color="auto"/>
                <w:left w:val="none" w:sz="0" w:space="0" w:color="auto"/>
                <w:bottom w:val="none" w:sz="0" w:space="0" w:color="auto"/>
                <w:right w:val="none" w:sz="0" w:space="0" w:color="auto"/>
              </w:divBdr>
            </w:div>
            <w:div w:id="1669550589">
              <w:marLeft w:val="0"/>
              <w:marRight w:val="0"/>
              <w:marTop w:val="0"/>
              <w:marBottom w:val="0"/>
              <w:divBdr>
                <w:top w:val="none" w:sz="0" w:space="0" w:color="auto"/>
                <w:left w:val="none" w:sz="0" w:space="0" w:color="auto"/>
                <w:bottom w:val="none" w:sz="0" w:space="0" w:color="auto"/>
                <w:right w:val="none" w:sz="0" w:space="0" w:color="auto"/>
              </w:divBdr>
            </w:div>
            <w:div w:id="2003509277">
              <w:marLeft w:val="0"/>
              <w:marRight w:val="0"/>
              <w:marTop w:val="0"/>
              <w:marBottom w:val="0"/>
              <w:divBdr>
                <w:top w:val="none" w:sz="0" w:space="0" w:color="auto"/>
                <w:left w:val="none" w:sz="0" w:space="0" w:color="auto"/>
                <w:bottom w:val="none" w:sz="0" w:space="0" w:color="auto"/>
                <w:right w:val="none" w:sz="0" w:space="0" w:color="auto"/>
              </w:divBdr>
            </w:div>
            <w:div w:id="466551231">
              <w:marLeft w:val="0"/>
              <w:marRight w:val="0"/>
              <w:marTop w:val="0"/>
              <w:marBottom w:val="0"/>
              <w:divBdr>
                <w:top w:val="none" w:sz="0" w:space="0" w:color="auto"/>
                <w:left w:val="none" w:sz="0" w:space="0" w:color="auto"/>
                <w:bottom w:val="none" w:sz="0" w:space="0" w:color="auto"/>
                <w:right w:val="none" w:sz="0" w:space="0" w:color="auto"/>
              </w:divBdr>
            </w:div>
            <w:div w:id="1936092941">
              <w:marLeft w:val="0"/>
              <w:marRight w:val="0"/>
              <w:marTop w:val="0"/>
              <w:marBottom w:val="0"/>
              <w:divBdr>
                <w:top w:val="none" w:sz="0" w:space="0" w:color="auto"/>
                <w:left w:val="none" w:sz="0" w:space="0" w:color="auto"/>
                <w:bottom w:val="none" w:sz="0" w:space="0" w:color="auto"/>
                <w:right w:val="none" w:sz="0" w:space="0" w:color="auto"/>
              </w:divBdr>
            </w:div>
            <w:div w:id="15885673">
              <w:marLeft w:val="0"/>
              <w:marRight w:val="0"/>
              <w:marTop w:val="0"/>
              <w:marBottom w:val="0"/>
              <w:divBdr>
                <w:top w:val="none" w:sz="0" w:space="0" w:color="auto"/>
                <w:left w:val="none" w:sz="0" w:space="0" w:color="auto"/>
                <w:bottom w:val="none" w:sz="0" w:space="0" w:color="auto"/>
                <w:right w:val="none" w:sz="0" w:space="0" w:color="auto"/>
              </w:divBdr>
            </w:div>
            <w:div w:id="475803564">
              <w:marLeft w:val="0"/>
              <w:marRight w:val="0"/>
              <w:marTop w:val="0"/>
              <w:marBottom w:val="0"/>
              <w:divBdr>
                <w:top w:val="none" w:sz="0" w:space="0" w:color="auto"/>
                <w:left w:val="none" w:sz="0" w:space="0" w:color="auto"/>
                <w:bottom w:val="none" w:sz="0" w:space="0" w:color="auto"/>
                <w:right w:val="none" w:sz="0" w:space="0" w:color="auto"/>
              </w:divBdr>
            </w:div>
            <w:div w:id="2142453639">
              <w:marLeft w:val="0"/>
              <w:marRight w:val="0"/>
              <w:marTop w:val="0"/>
              <w:marBottom w:val="0"/>
              <w:divBdr>
                <w:top w:val="none" w:sz="0" w:space="0" w:color="auto"/>
                <w:left w:val="none" w:sz="0" w:space="0" w:color="auto"/>
                <w:bottom w:val="none" w:sz="0" w:space="0" w:color="auto"/>
                <w:right w:val="none" w:sz="0" w:space="0" w:color="auto"/>
              </w:divBdr>
            </w:div>
            <w:div w:id="12013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220">
      <w:bodyDiv w:val="1"/>
      <w:marLeft w:val="0"/>
      <w:marRight w:val="0"/>
      <w:marTop w:val="0"/>
      <w:marBottom w:val="0"/>
      <w:divBdr>
        <w:top w:val="none" w:sz="0" w:space="0" w:color="auto"/>
        <w:left w:val="none" w:sz="0" w:space="0" w:color="auto"/>
        <w:bottom w:val="none" w:sz="0" w:space="0" w:color="auto"/>
        <w:right w:val="none" w:sz="0" w:space="0" w:color="auto"/>
      </w:divBdr>
      <w:divsChild>
        <w:div w:id="1913196802">
          <w:marLeft w:val="0"/>
          <w:marRight w:val="0"/>
          <w:marTop w:val="0"/>
          <w:marBottom w:val="0"/>
          <w:divBdr>
            <w:top w:val="none" w:sz="0" w:space="0" w:color="auto"/>
            <w:left w:val="none" w:sz="0" w:space="0" w:color="auto"/>
            <w:bottom w:val="none" w:sz="0" w:space="0" w:color="auto"/>
            <w:right w:val="none" w:sz="0" w:space="0" w:color="auto"/>
          </w:divBdr>
          <w:divsChild>
            <w:div w:id="1599867410">
              <w:marLeft w:val="0"/>
              <w:marRight w:val="0"/>
              <w:marTop w:val="0"/>
              <w:marBottom w:val="0"/>
              <w:divBdr>
                <w:top w:val="none" w:sz="0" w:space="0" w:color="auto"/>
                <w:left w:val="none" w:sz="0" w:space="0" w:color="auto"/>
                <w:bottom w:val="none" w:sz="0" w:space="0" w:color="auto"/>
                <w:right w:val="none" w:sz="0" w:space="0" w:color="auto"/>
              </w:divBdr>
            </w:div>
            <w:div w:id="1783453042">
              <w:marLeft w:val="0"/>
              <w:marRight w:val="0"/>
              <w:marTop w:val="0"/>
              <w:marBottom w:val="0"/>
              <w:divBdr>
                <w:top w:val="none" w:sz="0" w:space="0" w:color="auto"/>
                <w:left w:val="none" w:sz="0" w:space="0" w:color="auto"/>
                <w:bottom w:val="none" w:sz="0" w:space="0" w:color="auto"/>
                <w:right w:val="none" w:sz="0" w:space="0" w:color="auto"/>
              </w:divBdr>
            </w:div>
            <w:div w:id="709306342">
              <w:marLeft w:val="0"/>
              <w:marRight w:val="0"/>
              <w:marTop w:val="0"/>
              <w:marBottom w:val="0"/>
              <w:divBdr>
                <w:top w:val="none" w:sz="0" w:space="0" w:color="auto"/>
                <w:left w:val="none" w:sz="0" w:space="0" w:color="auto"/>
                <w:bottom w:val="none" w:sz="0" w:space="0" w:color="auto"/>
                <w:right w:val="none" w:sz="0" w:space="0" w:color="auto"/>
              </w:divBdr>
            </w:div>
            <w:div w:id="1167744215">
              <w:marLeft w:val="0"/>
              <w:marRight w:val="0"/>
              <w:marTop w:val="0"/>
              <w:marBottom w:val="0"/>
              <w:divBdr>
                <w:top w:val="none" w:sz="0" w:space="0" w:color="auto"/>
                <w:left w:val="none" w:sz="0" w:space="0" w:color="auto"/>
                <w:bottom w:val="none" w:sz="0" w:space="0" w:color="auto"/>
                <w:right w:val="none" w:sz="0" w:space="0" w:color="auto"/>
              </w:divBdr>
            </w:div>
            <w:div w:id="948703449">
              <w:marLeft w:val="0"/>
              <w:marRight w:val="0"/>
              <w:marTop w:val="0"/>
              <w:marBottom w:val="0"/>
              <w:divBdr>
                <w:top w:val="none" w:sz="0" w:space="0" w:color="auto"/>
                <w:left w:val="none" w:sz="0" w:space="0" w:color="auto"/>
                <w:bottom w:val="none" w:sz="0" w:space="0" w:color="auto"/>
                <w:right w:val="none" w:sz="0" w:space="0" w:color="auto"/>
              </w:divBdr>
            </w:div>
            <w:div w:id="1748379394">
              <w:marLeft w:val="0"/>
              <w:marRight w:val="0"/>
              <w:marTop w:val="0"/>
              <w:marBottom w:val="0"/>
              <w:divBdr>
                <w:top w:val="none" w:sz="0" w:space="0" w:color="auto"/>
                <w:left w:val="none" w:sz="0" w:space="0" w:color="auto"/>
                <w:bottom w:val="none" w:sz="0" w:space="0" w:color="auto"/>
                <w:right w:val="none" w:sz="0" w:space="0" w:color="auto"/>
              </w:divBdr>
            </w:div>
            <w:div w:id="56174199">
              <w:marLeft w:val="0"/>
              <w:marRight w:val="0"/>
              <w:marTop w:val="0"/>
              <w:marBottom w:val="0"/>
              <w:divBdr>
                <w:top w:val="none" w:sz="0" w:space="0" w:color="auto"/>
                <w:left w:val="none" w:sz="0" w:space="0" w:color="auto"/>
                <w:bottom w:val="none" w:sz="0" w:space="0" w:color="auto"/>
                <w:right w:val="none" w:sz="0" w:space="0" w:color="auto"/>
              </w:divBdr>
            </w:div>
            <w:div w:id="926425680">
              <w:marLeft w:val="0"/>
              <w:marRight w:val="0"/>
              <w:marTop w:val="0"/>
              <w:marBottom w:val="0"/>
              <w:divBdr>
                <w:top w:val="none" w:sz="0" w:space="0" w:color="auto"/>
                <w:left w:val="none" w:sz="0" w:space="0" w:color="auto"/>
                <w:bottom w:val="none" w:sz="0" w:space="0" w:color="auto"/>
                <w:right w:val="none" w:sz="0" w:space="0" w:color="auto"/>
              </w:divBdr>
            </w:div>
            <w:div w:id="1941137583">
              <w:marLeft w:val="0"/>
              <w:marRight w:val="0"/>
              <w:marTop w:val="0"/>
              <w:marBottom w:val="0"/>
              <w:divBdr>
                <w:top w:val="none" w:sz="0" w:space="0" w:color="auto"/>
                <w:left w:val="none" w:sz="0" w:space="0" w:color="auto"/>
                <w:bottom w:val="none" w:sz="0" w:space="0" w:color="auto"/>
                <w:right w:val="none" w:sz="0" w:space="0" w:color="auto"/>
              </w:divBdr>
            </w:div>
            <w:div w:id="423578805">
              <w:marLeft w:val="0"/>
              <w:marRight w:val="0"/>
              <w:marTop w:val="0"/>
              <w:marBottom w:val="0"/>
              <w:divBdr>
                <w:top w:val="none" w:sz="0" w:space="0" w:color="auto"/>
                <w:left w:val="none" w:sz="0" w:space="0" w:color="auto"/>
                <w:bottom w:val="none" w:sz="0" w:space="0" w:color="auto"/>
                <w:right w:val="none" w:sz="0" w:space="0" w:color="auto"/>
              </w:divBdr>
            </w:div>
            <w:div w:id="1217934452">
              <w:marLeft w:val="0"/>
              <w:marRight w:val="0"/>
              <w:marTop w:val="0"/>
              <w:marBottom w:val="0"/>
              <w:divBdr>
                <w:top w:val="none" w:sz="0" w:space="0" w:color="auto"/>
                <w:left w:val="none" w:sz="0" w:space="0" w:color="auto"/>
                <w:bottom w:val="none" w:sz="0" w:space="0" w:color="auto"/>
                <w:right w:val="none" w:sz="0" w:space="0" w:color="auto"/>
              </w:divBdr>
            </w:div>
            <w:div w:id="1396247004">
              <w:marLeft w:val="0"/>
              <w:marRight w:val="0"/>
              <w:marTop w:val="0"/>
              <w:marBottom w:val="0"/>
              <w:divBdr>
                <w:top w:val="none" w:sz="0" w:space="0" w:color="auto"/>
                <w:left w:val="none" w:sz="0" w:space="0" w:color="auto"/>
                <w:bottom w:val="none" w:sz="0" w:space="0" w:color="auto"/>
                <w:right w:val="none" w:sz="0" w:space="0" w:color="auto"/>
              </w:divBdr>
            </w:div>
            <w:div w:id="1168987151">
              <w:marLeft w:val="0"/>
              <w:marRight w:val="0"/>
              <w:marTop w:val="0"/>
              <w:marBottom w:val="0"/>
              <w:divBdr>
                <w:top w:val="none" w:sz="0" w:space="0" w:color="auto"/>
                <w:left w:val="none" w:sz="0" w:space="0" w:color="auto"/>
                <w:bottom w:val="none" w:sz="0" w:space="0" w:color="auto"/>
                <w:right w:val="none" w:sz="0" w:space="0" w:color="auto"/>
              </w:divBdr>
            </w:div>
            <w:div w:id="1433083821">
              <w:marLeft w:val="0"/>
              <w:marRight w:val="0"/>
              <w:marTop w:val="0"/>
              <w:marBottom w:val="0"/>
              <w:divBdr>
                <w:top w:val="none" w:sz="0" w:space="0" w:color="auto"/>
                <w:left w:val="none" w:sz="0" w:space="0" w:color="auto"/>
                <w:bottom w:val="none" w:sz="0" w:space="0" w:color="auto"/>
                <w:right w:val="none" w:sz="0" w:space="0" w:color="auto"/>
              </w:divBdr>
            </w:div>
            <w:div w:id="837158594">
              <w:marLeft w:val="0"/>
              <w:marRight w:val="0"/>
              <w:marTop w:val="0"/>
              <w:marBottom w:val="0"/>
              <w:divBdr>
                <w:top w:val="none" w:sz="0" w:space="0" w:color="auto"/>
                <w:left w:val="none" w:sz="0" w:space="0" w:color="auto"/>
                <w:bottom w:val="none" w:sz="0" w:space="0" w:color="auto"/>
                <w:right w:val="none" w:sz="0" w:space="0" w:color="auto"/>
              </w:divBdr>
            </w:div>
            <w:div w:id="1517115347">
              <w:marLeft w:val="0"/>
              <w:marRight w:val="0"/>
              <w:marTop w:val="0"/>
              <w:marBottom w:val="0"/>
              <w:divBdr>
                <w:top w:val="none" w:sz="0" w:space="0" w:color="auto"/>
                <w:left w:val="none" w:sz="0" w:space="0" w:color="auto"/>
                <w:bottom w:val="none" w:sz="0" w:space="0" w:color="auto"/>
                <w:right w:val="none" w:sz="0" w:space="0" w:color="auto"/>
              </w:divBdr>
            </w:div>
            <w:div w:id="1711371572">
              <w:marLeft w:val="0"/>
              <w:marRight w:val="0"/>
              <w:marTop w:val="0"/>
              <w:marBottom w:val="0"/>
              <w:divBdr>
                <w:top w:val="none" w:sz="0" w:space="0" w:color="auto"/>
                <w:left w:val="none" w:sz="0" w:space="0" w:color="auto"/>
                <w:bottom w:val="none" w:sz="0" w:space="0" w:color="auto"/>
                <w:right w:val="none" w:sz="0" w:space="0" w:color="auto"/>
              </w:divBdr>
            </w:div>
            <w:div w:id="48967906">
              <w:marLeft w:val="0"/>
              <w:marRight w:val="0"/>
              <w:marTop w:val="0"/>
              <w:marBottom w:val="0"/>
              <w:divBdr>
                <w:top w:val="none" w:sz="0" w:space="0" w:color="auto"/>
                <w:left w:val="none" w:sz="0" w:space="0" w:color="auto"/>
                <w:bottom w:val="none" w:sz="0" w:space="0" w:color="auto"/>
                <w:right w:val="none" w:sz="0" w:space="0" w:color="auto"/>
              </w:divBdr>
            </w:div>
            <w:div w:id="1374378742">
              <w:marLeft w:val="0"/>
              <w:marRight w:val="0"/>
              <w:marTop w:val="0"/>
              <w:marBottom w:val="0"/>
              <w:divBdr>
                <w:top w:val="none" w:sz="0" w:space="0" w:color="auto"/>
                <w:left w:val="none" w:sz="0" w:space="0" w:color="auto"/>
                <w:bottom w:val="none" w:sz="0" w:space="0" w:color="auto"/>
                <w:right w:val="none" w:sz="0" w:space="0" w:color="auto"/>
              </w:divBdr>
            </w:div>
            <w:div w:id="588657451">
              <w:marLeft w:val="0"/>
              <w:marRight w:val="0"/>
              <w:marTop w:val="0"/>
              <w:marBottom w:val="0"/>
              <w:divBdr>
                <w:top w:val="none" w:sz="0" w:space="0" w:color="auto"/>
                <w:left w:val="none" w:sz="0" w:space="0" w:color="auto"/>
                <w:bottom w:val="none" w:sz="0" w:space="0" w:color="auto"/>
                <w:right w:val="none" w:sz="0" w:space="0" w:color="auto"/>
              </w:divBdr>
            </w:div>
            <w:div w:id="558900749">
              <w:marLeft w:val="0"/>
              <w:marRight w:val="0"/>
              <w:marTop w:val="0"/>
              <w:marBottom w:val="0"/>
              <w:divBdr>
                <w:top w:val="none" w:sz="0" w:space="0" w:color="auto"/>
                <w:left w:val="none" w:sz="0" w:space="0" w:color="auto"/>
                <w:bottom w:val="none" w:sz="0" w:space="0" w:color="auto"/>
                <w:right w:val="none" w:sz="0" w:space="0" w:color="auto"/>
              </w:divBdr>
            </w:div>
            <w:div w:id="1169755669">
              <w:marLeft w:val="0"/>
              <w:marRight w:val="0"/>
              <w:marTop w:val="0"/>
              <w:marBottom w:val="0"/>
              <w:divBdr>
                <w:top w:val="none" w:sz="0" w:space="0" w:color="auto"/>
                <w:left w:val="none" w:sz="0" w:space="0" w:color="auto"/>
                <w:bottom w:val="none" w:sz="0" w:space="0" w:color="auto"/>
                <w:right w:val="none" w:sz="0" w:space="0" w:color="auto"/>
              </w:divBdr>
            </w:div>
            <w:div w:id="1145125453">
              <w:marLeft w:val="0"/>
              <w:marRight w:val="0"/>
              <w:marTop w:val="0"/>
              <w:marBottom w:val="0"/>
              <w:divBdr>
                <w:top w:val="none" w:sz="0" w:space="0" w:color="auto"/>
                <w:left w:val="none" w:sz="0" w:space="0" w:color="auto"/>
                <w:bottom w:val="none" w:sz="0" w:space="0" w:color="auto"/>
                <w:right w:val="none" w:sz="0" w:space="0" w:color="auto"/>
              </w:divBdr>
            </w:div>
            <w:div w:id="1135177793">
              <w:marLeft w:val="0"/>
              <w:marRight w:val="0"/>
              <w:marTop w:val="0"/>
              <w:marBottom w:val="0"/>
              <w:divBdr>
                <w:top w:val="none" w:sz="0" w:space="0" w:color="auto"/>
                <w:left w:val="none" w:sz="0" w:space="0" w:color="auto"/>
                <w:bottom w:val="none" w:sz="0" w:space="0" w:color="auto"/>
                <w:right w:val="none" w:sz="0" w:space="0" w:color="auto"/>
              </w:divBdr>
            </w:div>
            <w:div w:id="204566845">
              <w:marLeft w:val="0"/>
              <w:marRight w:val="0"/>
              <w:marTop w:val="0"/>
              <w:marBottom w:val="0"/>
              <w:divBdr>
                <w:top w:val="none" w:sz="0" w:space="0" w:color="auto"/>
                <w:left w:val="none" w:sz="0" w:space="0" w:color="auto"/>
                <w:bottom w:val="none" w:sz="0" w:space="0" w:color="auto"/>
                <w:right w:val="none" w:sz="0" w:space="0" w:color="auto"/>
              </w:divBdr>
            </w:div>
            <w:div w:id="1434477670">
              <w:marLeft w:val="0"/>
              <w:marRight w:val="0"/>
              <w:marTop w:val="0"/>
              <w:marBottom w:val="0"/>
              <w:divBdr>
                <w:top w:val="none" w:sz="0" w:space="0" w:color="auto"/>
                <w:left w:val="none" w:sz="0" w:space="0" w:color="auto"/>
                <w:bottom w:val="none" w:sz="0" w:space="0" w:color="auto"/>
                <w:right w:val="none" w:sz="0" w:space="0" w:color="auto"/>
              </w:divBdr>
            </w:div>
            <w:div w:id="1242645581">
              <w:marLeft w:val="0"/>
              <w:marRight w:val="0"/>
              <w:marTop w:val="0"/>
              <w:marBottom w:val="0"/>
              <w:divBdr>
                <w:top w:val="none" w:sz="0" w:space="0" w:color="auto"/>
                <w:left w:val="none" w:sz="0" w:space="0" w:color="auto"/>
                <w:bottom w:val="none" w:sz="0" w:space="0" w:color="auto"/>
                <w:right w:val="none" w:sz="0" w:space="0" w:color="auto"/>
              </w:divBdr>
            </w:div>
            <w:div w:id="1785420243">
              <w:marLeft w:val="0"/>
              <w:marRight w:val="0"/>
              <w:marTop w:val="0"/>
              <w:marBottom w:val="0"/>
              <w:divBdr>
                <w:top w:val="none" w:sz="0" w:space="0" w:color="auto"/>
                <w:left w:val="none" w:sz="0" w:space="0" w:color="auto"/>
                <w:bottom w:val="none" w:sz="0" w:space="0" w:color="auto"/>
                <w:right w:val="none" w:sz="0" w:space="0" w:color="auto"/>
              </w:divBdr>
            </w:div>
            <w:div w:id="115174834">
              <w:marLeft w:val="0"/>
              <w:marRight w:val="0"/>
              <w:marTop w:val="0"/>
              <w:marBottom w:val="0"/>
              <w:divBdr>
                <w:top w:val="none" w:sz="0" w:space="0" w:color="auto"/>
                <w:left w:val="none" w:sz="0" w:space="0" w:color="auto"/>
                <w:bottom w:val="none" w:sz="0" w:space="0" w:color="auto"/>
                <w:right w:val="none" w:sz="0" w:space="0" w:color="auto"/>
              </w:divBdr>
            </w:div>
            <w:div w:id="1959986563">
              <w:marLeft w:val="0"/>
              <w:marRight w:val="0"/>
              <w:marTop w:val="0"/>
              <w:marBottom w:val="0"/>
              <w:divBdr>
                <w:top w:val="none" w:sz="0" w:space="0" w:color="auto"/>
                <w:left w:val="none" w:sz="0" w:space="0" w:color="auto"/>
                <w:bottom w:val="none" w:sz="0" w:space="0" w:color="auto"/>
                <w:right w:val="none" w:sz="0" w:space="0" w:color="auto"/>
              </w:divBdr>
            </w:div>
            <w:div w:id="1908415933">
              <w:marLeft w:val="0"/>
              <w:marRight w:val="0"/>
              <w:marTop w:val="0"/>
              <w:marBottom w:val="0"/>
              <w:divBdr>
                <w:top w:val="none" w:sz="0" w:space="0" w:color="auto"/>
                <w:left w:val="none" w:sz="0" w:space="0" w:color="auto"/>
                <w:bottom w:val="none" w:sz="0" w:space="0" w:color="auto"/>
                <w:right w:val="none" w:sz="0" w:space="0" w:color="auto"/>
              </w:divBdr>
            </w:div>
            <w:div w:id="1710179905">
              <w:marLeft w:val="0"/>
              <w:marRight w:val="0"/>
              <w:marTop w:val="0"/>
              <w:marBottom w:val="0"/>
              <w:divBdr>
                <w:top w:val="none" w:sz="0" w:space="0" w:color="auto"/>
                <w:left w:val="none" w:sz="0" w:space="0" w:color="auto"/>
                <w:bottom w:val="none" w:sz="0" w:space="0" w:color="auto"/>
                <w:right w:val="none" w:sz="0" w:space="0" w:color="auto"/>
              </w:divBdr>
            </w:div>
            <w:div w:id="1121877444">
              <w:marLeft w:val="0"/>
              <w:marRight w:val="0"/>
              <w:marTop w:val="0"/>
              <w:marBottom w:val="0"/>
              <w:divBdr>
                <w:top w:val="none" w:sz="0" w:space="0" w:color="auto"/>
                <w:left w:val="none" w:sz="0" w:space="0" w:color="auto"/>
                <w:bottom w:val="none" w:sz="0" w:space="0" w:color="auto"/>
                <w:right w:val="none" w:sz="0" w:space="0" w:color="auto"/>
              </w:divBdr>
            </w:div>
            <w:div w:id="1927493219">
              <w:marLeft w:val="0"/>
              <w:marRight w:val="0"/>
              <w:marTop w:val="0"/>
              <w:marBottom w:val="0"/>
              <w:divBdr>
                <w:top w:val="none" w:sz="0" w:space="0" w:color="auto"/>
                <w:left w:val="none" w:sz="0" w:space="0" w:color="auto"/>
                <w:bottom w:val="none" w:sz="0" w:space="0" w:color="auto"/>
                <w:right w:val="none" w:sz="0" w:space="0" w:color="auto"/>
              </w:divBdr>
            </w:div>
            <w:div w:id="33818871">
              <w:marLeft w:val="0"/>
              <w:marRight w:val="0"/>
              <w:marTop w:val="0"/>
              <w:marBottom w:val="0"/>
              <w:divBdr>
                <w:top w:val="none" w:sz="0" w:space="0" w:color="auto"/>
                <w:left w:val="none" w:sz="0" w:space="0" w:color="auto"/>
                <w:bottom w:val="none" w:sz="0" w:space="0" w:color="auto"/>
                <w:right w:val="none" w:sz="0" w:space="0" w:color="auto"/>
              </w:divBdr>
            </w:div>
            <w:div w:id="136149433">
              <w:marLeft w:val="0"/>
              <w:marRight w:val="0"/>
              <w:marTop w:val="0"/>
              <w:marBottom w:val="0"/>
              <w:divBdr>
                <w:top w:val="none" w:sz="0" w:space="0" w:color="auto"/>
                <w:left w:val="none" w:sz="0" w:space="0" w:color="auto"/>
                <w:bottom w:val="none" w:sz="0" w:space="0" w:color="auto"/>
                <w:right w:val="none" w:sz="0" w:space="0" w:color="auto"/>
              </w:divBdr>
            </w:div>
            <w:div w:id="1249920062">
              <w:marLeft w:val="0"/>
              <w:marRight w:val="0"/>
              <w:marTop w:val="0"/>
              <w:marBottom w:val="0"/>
              <w:divBdr>
                <w:top w:val="none" w:sz="0" w:space="0" w:color="auto"/>
                <w:left w:val="none" w:sz="0" w:space="0" w:color="auto"/>
                <w:bottom w:val="none" w:sz="0" w:space="0" w:color="auto"/>
                <w:right w:val="none" w:sz="0" w:space="0" w:color="auto"/>
              </w:divBdr>
            </w:div>
            <w:div w:id="647133820">
              <w:marLeft w:val="0"/>
              <w:marRight w:val="0"/>
              <w:marTop w:val="0"/>
              <w:marBottom w:val="0"/>
              <w:divBdr>
                <w:top w:val="none" w:sz="0" w:space="0" w:color="auto"/>
                <w:left w:val="none" w:sz="0" w:space="0" w:color="auto"/>
                <w:bottom w:val="none" w:sz="0" w:space="0" w:color="auto"/>
                <w:right w:val="none" w:sz="0" w:space="0" w:color="auto"/>
              </w:divBdr>
            </w:div>
            <w:div w:id="629897714">
              <w:marLeft w:val="0"/>
              <w:marRight w:val="0"/>
              <w:marTop w:val="0"/>
              <w:marBottom w:val="0"/>
              <w:divBdr>
                <w:top w:val="none" w:sz="0" w:space="0" w:color="auto"/>
                <w:left w:val="none" w:sz="0" w:space="0" w:color="auto"/>
                <w:bottom w:val="none" w:sz="0" w:space="0" w:color="auto"/>
                <w:right w:val="none" w:sz="0" w:space="0" w:color="auto"/>
              </w:divBdr>
            </w:div>
            <w:div w:id="1675256500">
              <w:marLeft w:val="0"/>
              <w:marRight w:val="0"/>
              <w:marTop w:val="0"/>
              <w:marBottom w:val="0"/>
              <w:divBdr>
                <w:top w:val="none" w:sz="0" w:space="0" w:color="auto"/>
                <w:left w:val="none" w:sz="0" w:space="0" w:color="auto"/>
                <w:bottom w:val="none" w:sz="0" w:space="0" w:color="auto"/>
                <w:right w:val="none" w:sz="0" w:space="0" w:color="auto"/>
              </w:divBdr>
            </w:div>
            <w:div w:id="1056010373">
              <w:marLeft w:val="0"/>
              <w:marRight w:val="0"/>
              <w:marTop w:val="0"/>
              <w:marBottom w:val="0"/>
              <w:divBdr>
                <w:top w:val="none" w:sz="0" w:space="0" w:color="auto"/>
                <w:left w:val="none" w:sz="0" w:space="0" w:color="auto"/>
                <w:bottom w:val="none" w:sz="0" w:space="0" w:color="auto"/>
                <w:right w:val="none" w:sz="0" w:space="0" w:color="auto"/>
              </w:divBdr>
            </w:div>
            <w:div w:id="1211962682">
              <w:marLeft w:val="0"/>
              <w:marRight w:val="0"/>
              <w:marTop w:val="0"/>
              <w:marBottom w:val="0"/>
              <w:divBdr>
                <w:top w:val="none" w:sz="0" w:space="0" w:color="auto"/>
                <w:left w:val="none" w:sz="0" w:space="0" w:color="auto"/>
                <w:bottom w:val="none" w:sz="0" w:space="0" w:color="auto"/>
                <w:right w:val="none" w:sz="0" w:space="0" w:color="auto"/>
              </w:divBdr>
            </w:div>
            <w:div w:id="1865055795">
              <w:marLeft w:val="0"/>
              <w:marRight w:val="0"/>
              <w:marTop w:val="0"/>
              <w:marBottom w:val="0"/>
              <w:divBdr>
                <w:top w:val="none" w:sz="0" w:space="0" w:color="auto"/>
                <w:left w:val="none" w:sz="0" w:space="0" w:color="auto"/>
                <w:bottom w:val="none" w:sz="0" w:space="0" w:color="auto"/>
                <w:right w:val="none" w:sz="0" w:space="0" w:color="auto"/>
              </w:divBdr>
            </w:div>
            <w:div w:id="700321645">
              <w:marLeft w:val="0"/>
              <w:marRight w:val="0"/>
              <w:marTop w:val="0"/>
              <w:marBottom w:val="0"/>
              <w:divBdr>
                <w:top w:val="none" w:sz="0" w:space="0" w:color="auto"/>
                <w:left w:val="none" w:sz="0" w:space="0" w:color="auto"/>
                <w:bottom w:val="none" w:sz="0" w:space="0" w:color="auto"/>
                <w:right w:val="none" w:sz="0" w:space="0" w:color="auto"/>
              </w:divBdr>
            </w:div>
            <w:div w:id="1731539725">
              <w:marLeft w:val="0"/>
              <w:marRight w:val="0"/>
              <w:marTop w:val="0"/>
              <w:marBottom w:val="0"/>
              <w:divBdr>
                <w:top w:val="none" w:sz="0" w:space="0" w:color="auto"/>
                <w:left w:val="none" w:sz="0" w:space="0" w:color="auto"/>
                <w:bottom w:val="none" w:sz="0" w:space="0" w:color="auto"/>
                <w:right w:val="none" w:sz="0" w:space="0" w:color="auto"/>
              </w:divBdr>
            </w:div>
            <w:div w:id="2121488150">
              <w:marLeft w:val="0"/>
              <w:marRight w:val="0"/>
              <w:marTop w:val="0"/>
              <w:marBottom w:val="0"/>
              <w:divBdr>
                <w:top w:val="none" w:sz="0" w:space="0" w:color="auto"/>
                <w:left w:val="none" w:sz="0" w:space="0" w:color="auto"/>
                <w:bottom w:val="none" w:sz="0" w:space="0" w:color="auto"/>
                <w:right w:val="none" w:sz="0" w:space="0" w:color="auto"/>
              </w:divBdr>
            </w:div>
            <w:div w:id="471870811">
              <w:marLeft w:val="0"/>
              <w:marRight w:val="0"/>
              <w:marTop w:val="0"/>
              <w:marBottom w:val="0"/>
              <w:divBdr>
                <w:top w:val="none" w:sz="0" w:space="0" w:color="auto"/>
                <w:left w:val="none" w:sz="0" w:space="0" w:color="auto"/>
                <w:bottom w:val="none" w:sz="0" w:space="0" w:color="auto"/>
                <w:right w:val="none" w:sz="0" w:space="0" w:color="auto"/>
              </w:divBdr>
            </w:div>
            <w:div w:id="511143331">
              <w:marLeft w:val="0"/>
              <w:marRight w:val="0"/>
              <w:marTop w:val="0"/>
              <w:marBottom w:val="0"/>
              <w:divBdr>
                <w:top w:val="none" w:sz="0" w:space="0" w:color="auto"/>
                <w:left w:val="none" w:sz="0" w:space="0" w:color="auto"/>
                <w:bottom w:val="none" w:sz="0" w:space="0" w:color="auto"/>
                <w:right w:val="none" w:sz="0" w:space="0" w:color="auto"/>
              </w:divBdr>
            </w:div>
            <w:div w:id="888147529">
              <w:marLeft w:val="0"/>
              <w:marRight w:val="0"/>
              <w:marTop w:val="0"/>
              <w:marBottom w:val="0"/>
              <w:divBdr>
                <w:top w:val="none" w:sz="0" w:space="0" w:color="auto"/>
                <w:left w:val="none" w:sz="0" w:space="0" w:color="auto"/>
                <w:bottom w:val="none" w:sz="0" w:space="0" w:color="auto"/>
                <w:right w:val="none" w:sz="0" w:space="0" w:color="auto"/>
              </w:divBdr>
            </w:div>
            <w:div w:id="28377354">
              <w:marLeft w:val="0"/>
              <w:marRight w:val="0"/>
              <w:marTop w:val="0"/>
              <w:marBottom w:val="0"/>
              <w:divBdr>
                <w:top w:val="none" w:sz="0" w:space="0" w:color="auto"/>
                <w:left w:val="none" w:sz="0" w:space="0" w:color="auto"/>
                <w:bottom w:val="none" w:sz="0" w:space="0" w:color="auto"/>
                <w:right w:val="none" w:sz="0" w:space="0" w:color="auto"/>
              </w:divBdr>
            </w:div>
            <w:div w:id="1502549735">
              <w:marLeft w:val="0"/>
              <w:marRight w:val="0"/>
              <w:marTop w:val="0"/>
              <w:marBottom w:val="0"/>
              <w:divBdr>
                <w:top w:val="none" w:sz="0" w:space="0" w:color="auto"/>
                <w:left w:val="none" w:sz="0" w:space="0" w:color="auto"/>
                <w:bottom w:val="none" w:sz="0" w:space="0" w:color="auto"/>
                <w:right w:val="none" w:sz="0" w:space="0" w:color="auto"/>
              </w:divBdr>
            </w:div>
            <w:div w:id="692804651">
              <w:marLeft w:val="0"/>
              <w:marRight w:val="0"/>
              <w:marTop w:val="0"/>
              <w:marBottom w:val="0"/>
              <w:divBdr>
                <w:top w:val="none" w:sz="0" w:space="0" w:color="auto"/>
                <w:left w:val="none" w:sz="0" w:space="0" w:color="auto"/>
                <w:bottom w:val="none" w:sz="0" w:space="0" w:color="auto"/>
                <w:right w:val="none" w:sz="0" w:space="0" w:color="auto"/>
              </w:divBdr>
            </w:div>
            <w:div w:id="75631562">
              <w:marLeft w:val="0"/>
              <w:marRight w:val="0"/>
              <w:marTop w:val="0"/>
              <w:marBottom w:val="0"/>
              <w:divBdr>
                <w:top w:val="none" w:sz="0" w:space="0" w:color="auto"/>
                <w:left w:val="none" w:sz="0" w:space="0" w:color="auto"/>
                <w:bottom w:val="none" w:sz="0" w:space="0" w:color="auto"/>
                <w:right w:val="none" w:sz="0" w:space="0" w:color="auto"/>
              </w:divBdr>
            </w:div>
            <w:div w:id="1539315913">
              <w:marLeft w:val="0"/>
              <w:marRight w:val="0"/>
              <w:marTop w:val="0"/>
              <w:marBottom w:val="0"/>
              <w:divBdr>
                <w:top w:val="none" w:sz="0" w:space="0" w:color="auto"/>
                <w:left w:val="none" w:sz="0" w:space="0" w:color="auto"/>
                <w:bottom w:val="none" w:sz="0" w:space="0" w:color="auto"/>
                <w:right w:val="none" w:sz="0" w:space="0" w:color="auto"/>
              </w:divBdr>
            </w:div>
            <w:div w:id="1435974074">
              <w:marLeft w:val="0"/>
              <w:marRight w:val="0"/>
              <w:marTop w:val="0"/>
              <w:marBottom w:val="0"/>
              <w:divBdr>
                <w:top w:val="none" w:sz="0" w:space="0" w:color="auto"/>
                <w:left w:val="none" w:sz="0" w:space="0" w:color="auto"/>
                <w:bottom w:val="none" w:sz="0" w:space="0" w:color="auto"/>
                <w:right w:val="none" w:sz="0" w:space="0" w:color="auto"/>
              </w:divBdr>
            </w:div>
            <w:div w:id="910309058">
              <w:marLeft w:val="0"/>
              <w:marRight w:val="0"/>
              <w:marTop w:val="0"/>
              <w:marBottom w:val="0"/>
              <w:divBdr>
                <w:top w:val="none" w:sz="0" w:space="0" w:color="auto"/>
                <w:left w:val="none" w:sz="0" w:space="0" w:color="auto"/>
                <w:bottom w:val="none" w:sz="0" w:space="0" w:color="auto"/>
                <w:right w:val="none" w:sz="0" w:space="0" w:color="auto"/>
              </w:divBdr>
            </w:div>
            <w:div w:id="1501431229">
              <w:marLeft w:val="0"/>
              <w:marRight w:val="0"/>
              <w:marTop w:val="0"/>
              <w:marBottom w:val="0"/>
              <w:divBdr>
                <w:top w:val="none" w:sz="0" w:space="0" w:color="auto"/>
                <w:left w:val="none" w:sz="0" w:space="0" w:color="auto"/>
                <w:bottom w:val="none" w:sz="0" w:space="0" w:color="auto"/>
                <w:right w:val="none" w:sz="0" w:space="0" w:color="auto"/>
              </w:divBdr>
            </w:div>
            <w:div w:id="1032078130">
              <w:marLeft w:val="0"/>
              <w:marRight w:val="0"/>
              <w:marTop w:val="0"/>
              <w:marBottom w:val="0"/>
              <w:divBdr>
                <w:top w:val="none" w:sz="0" w:space="0" w:color="auto"/>
                <w:left w:val="none" w:sz="0" w:space="0" w:color="auto"/>
                <w:bottom w:val="none" w:sz="0" w:space="0" w:color="auto"/>
                <w:right w:val="none" w:sz="0" w:space="0" w:color="auto"/>
              </w:divBdr>
            </w:div>
            <w:div w:id="1985086971">
              <w:marLeft w:val="0"/>
              <w:marRight w:val="0"/>
              <w:marTop w:val="0"/>
              <w:marBottom w:val="0"/>
              <w:divBdr>
                <w:top w:val="none" w:sz="0" w:space="0" w:color="auto"/>
                <w:left w:val="none" w:sz="0" w:space="0" w:color="auto"/>
                <w:bottom w:val="none" w:sz="0" w:space="0" w:color="auto"/>
                <w:right w:val="none" w:sz="0" w:space="0" w:color="auto"/>
              </w:divBdr>
            </w:div>
            <w:div w:id="1971864606">
              <w:marLeft w:val="0"/>
              <w:marRight w:val="0"/>
              <w:marTop w:val="0"/>
              <w:marBottom w:val="0"/>
              <w:divBdr>
                <w:top w:val="none" w:sz="0" w:space="0" w:color="auto"/>
                <w:left w:val="none" w:sz="0" w:space="0" w:color="auto"/>
                <w:bottom w:val="none" w:sz="0" w:space="0" w:color="auto"/>
                <w:right w:val="none" w:sz="0" w:space="0" w:color="auto"/>
              </w:divBdr>
            </w:div>
            <w:div w:id="1053038815">
              <w:marLeft w:val="0"/>
              <w:marRight w:val="0"/>
              <w:marTop w:val="0"/>
              <w:marBottom w:val="0"/>
              <w:divBdr>
                <w:top w:val="none" w:sz="0" w:space="0" w:color="auto"/>
                <w:left w:val="none" w:sz="0" w:space="0" w:color="auto"/>
                <w:bottom w:val="none" w:sz="0" w:space="0" w:color="auto"/>
                <w:right w:val="none" w:sz="0" w:space="0" w:color="auto"/>
              </w:divBdr>
            </w:div>
            <w:div w:id="686715538">
              <w:marLeft w:val="0"/>
              <w:marRight w:val="0"/>
              <w:marTop w:val="0"/>
              <w:marBottom w:val="0"/>
              <w:divBdr>
                <w:top w:val="none" w:sz="0" w:space="0" w:color="auto"/>
                <w:left w:val="none" w:sz="0" w:space="0" w:color="auto"/>
                <w:bottom w:val="none" w:sz="0" w:space="0" w:color="auto"/>
                <w:right w:val="none" w:sz="0" w:space="0" w:color="auto"/>
              </w:divBdr>
            </w:div>
            <w:div w:id="1925256117">
              <w:marLeft w:val="0"/>
              <w:marRight w:val="0"/>
              <w:marTop w:val="0"/>
              <w:marBottom w:val="0"/>
              <w:divBdr>
                <w:top w:val="none" w:sz="0" w:space="0" w:color="auto"/>
                <w:left w:val="none" w:sz="0" w:space="0" w:color="auto"/>
                <w:bottom w:val="none" w:sz="0" w:space="0" w:color="auto"/>
                <w:right w:val="none" w:sz="0" w:space="0" w:color="auto"/>
              </w:divBdr>
            </w:div>
            <w:div w:id="491336906">
              <w:marLeft w:val="0"/>
              <w:marRight w:val="0"/>
              <w:marTop w:val="0"/>
              <w:marBottom w:val="0"/>
              <w:divBdr>
                <w:top w:val="none" w:sz="0" w:space="0" w:color="auto"/>
                <w:left w:val="none" w:sz="0" w:space="0" w:color="auto"/>
                <w:bottom w:val="none" w:sz="0" w:space="0" w:color="auto"/>
                <w:right w:val="none" w:sz="0" w:space="0" w:color="auto"/>
              </w:divBdr>
            </w:div>
            <w:div w:id="916331069">
              <w:marLeft w:val="0"/>
              <w:marRight w:val="0"/>
              <w:marTop w:val="0"/>
              <w:marBottom w:val="0"/>
              <w:divBdr>
                <w:top w:val="none" w:sz="0" w:space="0" w:color="auto"/>
                <w:left w:val="none" w:sz="0" w:space="0" w:color="auto"/>
                <w:bottom w:val="none" w:sz="0" w:space="0" w:color="auto"/>
                <w:right w:val="none" w:sz="0" w:space="0" w:color="auto"/>
              </w:divBdr>
            </w:div>
            <w:div w:id="425536490">
              <w:marLeft w:val="0"/>
              <w:marRight w:val="0"/>
              <w:marTop w:val="0"/>
              <w:marBottom w:val="0"/>
              <w:divBdr>
                <w:top w:val="none" w:sz="0" w:space="0" w:color="auto"/>
                <w:left w:val="none" w:sz="0" w:space="0" w:color="auto"/>
                <w:bottom w:val="none" w:sz="0" w:space="0" w:color="auto"/>
                <w:right w:val="none" w:sz="0" w:space="0" w:color="auto"/>
              </w:divBdr>
            </w:div>
            <w:div w:id="1433548686">
              <w:marLeft w:val="0"/>
              <w:marRight w:val="0"/>
              <w:marTop w:val="0"/>
              <w:marBottom w:val="0"/>
              <w:divBdr>
                <w:top w:val="none" w:sz="0" w:space="0" w:color="auto"/>
                <w:left w:val="none" w:sz="0" w:space="0" w:color="auto"/>
                <w:bottom w:val="none" w:sz="0" w:space="0" w:color="auto"/>
                <w:right w:val="none" w:sz="0" w:space="0" w:color="auto"/>
              </w:divBdr>
            </w:div>
            <w:div w:id="1717391132">
              <w:marLeft w:val="0"/>
              <w:marRight w:val="0"/>
              <w:marTop w:val="0"/>
              <w:marBottom w:val="0"/>
              <w:divBdr>
                <w:top w:val="none" w:sz="0" w:space="0" w:color="auto"/>
                <w:left w:val="none" w:sz="0" w:space="0" w:color="auto"/>
                <w:bottom w:val="none" w:sz="0" w:space="0" w:color="auto"/>
                <w:right w:val="none" w:sz="0" w:space="0" w:color="auto"/>
              </w:divBdr>
            </w:div>
            <w:div w:id="2020884406">
              <w:marLeft w:val="0"/>
              <w:marRight w:val="0"/>
              <w:marTop w:val="0"/>
              <w:marBottom w:val="0"/>
              <w:divBdr>
                <w:top w:val="none" w:sz="0" w:space="0" w:color="auto"/>
                <w:left w:val="none" w:sz="0" w:space="0" w:color="auto"/>
                <w:bottom w:val="none" w:sz="0" w:space="0" w:color="auto"/>
                <w:right w:val="none" w:sz="0" w:space="0" w:color="auto"/>
              </w:divBdr>
            </w:div>
            <w:div w:id="1114402499">
              <w:marLeft w:val="0"/>
              <w:marRight w:val="0"/>
              <w:marTop w:val="0"/>
              <w:marBottom w:val="0"/>
              <w:divBdr>
                <w:top w:val="none" w:sz="0" w:space="0" w:color="auto"/>
                <w:left w:val="none" w:sz="0" w:space="0" w:color="auto"/>
                <w:bottom w:val="none" w:sz="0" w:space="0" w:color="auto"/>
                <w:right w:val="none" w:sz="0" w:space="0" w:color="auto"/>
              </w:divBdr>
            </w:div>
            <w:div w:id="1382291048">
              <w:marLeft w:val="0"/>
              <w:marRight w:val="0"/>
              <w:marTop w:val="0"/>
              <w:marBottom w:val="0"/>
              <w:divBdr>
                <w:top w:val="none" w:sz="0" w:space="0" w:color="auto"/>
                <w:left w:val="none" w:sz="0" w:space="0" w:color="auto"/>
                <w:bottom w:val="none" w:sz="0" w:space="0" w:color="auto"/>
                <w:right w:val="none" w:sz="0" w:space="0" w:color="auto"/>
              </w:divBdr>
            </w:div>
            <w:div w:id="278342660">
              <w:marLeft w:val="0"/>
              <w:marRight w:val="0"/>
              <w:marTop w:val="0"/>
              <w:marBottom w:val="0"/>
              <w:divBdr>
                <w:top w:val="none" w:sz="0" w:space="0" w:color="auto"/>
                <w:left w:val="none" w:sz="0" w:space="0" w:color="auto"/>
                <w:bottom w:val="none" w:sz="0" w:space="0" w:color="auto"/>
                <w:right w:val="none" w:sz="0" w:space="0" w:color="auto"/>
              </w:divBdr>
            </w:div>
            <w:div w:id="620066649">
              <w:marLeft w:val="0"/>
              <w:marRight w:val="0"/>
              <w:marTop w:val="0"/>
              <w:marBottom w:val="0"/>
              <w:divBdr>
                <w:top w:val="none" w:sz="0" w:space="0" w:color="auto"/>
                <w:left w:val="none" w:sz="0" w:space="0" w:color="auto"/>
                <w:bottom w:val="none" w:sz="0" w:space="0" w:color="auto"/>
                <w:right w:val="none" w:sz="0" w:space="0" w:color="auto"/>
              </w:divBdr>
            </w:div>
            <w:div w:id="1067679496">
              <w:marLeft w:val="0"/>
              <w:marRight w:val="0"/>
              <w:marTop w:val="0"/>
              <w:marBottom w:val="0"/>
              <w:divBdr>
                <w:top w:val="none" w:sz="0" w:space="0" w:color="auto"/>
                <w:left w:val="none" w:sz="0" w:space="0" w:color="auto"/>
                <w:bottom w:val="none" w:sz="0" w:space="0" w:color="auto"/>
                <w:right w:val="none" w:sz="0" w:space="0" w:color="auto"/>
              </w:divBdr>
            </w:div>
            <w:div w:id="177276930">
              <w:marLeft w:val="0"/>
              <w:marRight w:val="0"/>
              <w:marTop w:val="0"/>
              <w:marBottom w:val="0"/>
              <w:divBdr>
                <w:top w:val="none" w:sz="0" w:space="0" w:color="auto"/>
                <w:left w:val="none" w:sz="0" w:space="0" w:color="auto"/>
                <w:bottom w:val="none" w:sz="0" w:space="0" w:color="auto"/>
                <w:right w:val="none" w:sz="0" w:space="0" w:color="auto"/>
              </w:divBdr>
            </w:div>
            <w:div w:id="939871998">
              <w:marLeft w:val="0"/>
              <w:marRight w:val="0"/>
              <w:marTop w:val="0"/>
              <w:marBottom w:val="0"/>
              <w:divBdr>
                <w:top w:val="none" w:sz="0" w:space="0" w:color="auto"/>
                <w:left w:val="none" w:sz="0" w:space="0" w:color="auto"/>
                <w:bottom w:val="none" w:sz="0" w:space="0" w:color="auto"/>
                <w:right w:val="none" w:sz="0" w:space="0" w:color="auto"/>
              </w:divBdr>
            </w:div>
            <w:div w:id="328557714">
              <w:marLeft w:val="0"/>
              <w:marRight w:val="0"/>
              <w:marTop w:val="0"/>
              <w:marBottom w:val="0"/>
              <w:divBdr>
                <w:top w:val="none" w:sz="0" w:space="0" w:color="auto"/>
                <w:left w:val="none" w:sz="0" w:space="0" w:color="auto"/>
                <w:bottom w:val="none" w:sz="0" w:space="0" w:color="auto"/>
                <w:right w:val="none" w:sz="0" w:space="0" w:color="auto"/>
              </w:divBdr>
            </w:div>
            <w:div w:id="1368262762">
              <w:marLeft w:val="0"/>
              <w:marRight w:val="0"/>
              <w:marTop w:val="0"/>
              <w:marBottom w:val="0"/>
              <w:divBdr>
                <w:top w:val="none" w:sz="0" w:space="0" w:color="auto"/>
                <w:left w:val="none" w:sz="0" w:space="0" w:color="auto"/>
                <w:bottom w:val="none" w:sz="0" w:space="0" w:color="auto"/>
                <w:right w:val="none" w:sz="0" w:space="0" w:color="auto"/>
              </w:divBdr>
            </w:div>
            <w:div w:id="1662082270">
              <w:marLeft w:val="0"/>
              <w:marRight w:val="0"/>
              <w:marTop w:val="0"/>
              <w:marBottom w:val="0"/>
              <w:divBdr>
                <w:top w:val="none" w:sz="0" w:space="0" w:color="auto"/>
                <w:left w:val="none" w:sz="0" w:space="0" w:color="auto"/>
                <w:bottom w:val="none" w:sz="0" w:space="0" w:color="auto"/>
                <w:right w:val="none" w:sz="0" w:space="0" w:color="auto"/>
              </w:divBdr>
            </w:div>
            <w:div w:id="1176456476">
              <w:marLeft w:val="0"/>
              <w:marRight w:val="0"/>
              <w:marTop w:val="0"/>
              <w:marBottom w:val="0"/>
              <w:divBdr>
                <w:top w:val="none" w:sz="0" w:space="0" w:color="auto"/>
                <w:left w:val="none" w:sz="0" w:space="0" w:color="auto"/>
                <w:bottom w:val="none" w:sz="0" w:space="0" w:color="auto"/>
                <w:right w:val="none" w:sz="0" w:space="0" w:color="auto"/>
              </w:divBdr>
            </w:div>
            <w:div w:id="1547184581">
              <w:marLeft w:val="0"/>
              <w:marRight w:val="0"/>
              <w:marTop w:val="0"/>
              <w:marBottom w:val="0"/>
              <w:divBdr>
                <w:top w:val="none" w:sz="0" w:space="0" w:color="auto"/>
                <w:left w:val="none" w:sz="0" w:space="0" w:color="auto"/>
                <w:bottom w:val="none" w:sz="0" w:space="0" w:color="auto"/>
                <w:right w:val="none" w:sz="0" w:space="0" w:color="auto"/>
              </w:divBdr>
            </w:div>
            <w:div w:id="159851634">
              <w:marLeft w:val="0"/>
              <w:marRight w:val="0"/>
              <w:marTop w:val="0"/>
              <w:marBottom w:val="0"/>
              <w:divBdr>
                <w:top w:val="none" w:sz="0" w:space="0" w:color="auto"/>
                <w:left w:val="none" w:sz="0" w:space="0" w:color="auto"/>
                <w:bottom w:val="none" w:sz="0" w:space="0" w:color="auto"/>
                <w:right w:val="none" w:sz="0" w:space="0" w:color="auto"/>
              </w:divBdr>
            </w:div>
            <w:div w:id="888565928">
              <w:marLeft w:val="0"/>
              <w:marRight w:val="0"/>
              <w:marTop w:val="0"/>
              <w:marBottom w:val="0"/>
              <w:divBdr>
                <w:top w:val="none" w:sz="0" w:space="0" w:color="auto"/>
                <w:left w:val="none" w:sz="0" w:space="0" w:color="auto"/>
                <w:bottom w:val="none" w:sz="0" w:space="0" w:color="auto"/>
                <w:right w:val="none" w:sz="0" w:space="0" w:color="auto"/>
              </w:divBdr>
            </w:div>
            <w:div w:id="2048556603">
              <w:marLeft w:val="0"/>
              <w:marRight w:val="0"/>
              <w:marTop w:val="0"/>
              <w:marBottom w:val="0"/>
              <w:divBdr>
                <w:top w:val="none" w:sz="0" w:space="0" w:color="auto"/>
                <w:left w:val="none" w:sz="0" w:space="0" w:color="auto"/>
                <w:bottom w:val="none" w:sz="0" w:space="0" w:color="auto"/>
                <w:right w:val="none" w:sz="0" w:space="0" w:color="auto"/>
              </w:divBdr>
            </w:div>
            <w:div w:id="1546869763">
              <w:marLeft w:val="0"/>
              <w:marRight w:val="0"/>
              <w:marTop w:val="0"/>
              <w:marBottom w:val="0"/>
              <w:divBdr>
                <w:top w:val="none" w:sz="0" w:space="0" w:color="auto"/>
                <w:left w:val="none" w:sz="0" w:space="0" w:color="auto"/>
                <w:bottom w:val="none" w:sz="0" w:space="0" w:color="auto"/>
                <w:right w:val="none" w:sz="0" w:space="0" w:color="auto"/>
              </w:divBdr>
            </w:div>
            <w:div w:id="3257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3605">
      <w:bodyDiv w:val="1"/>
      <w:marLeft w:val="0"/>
      <w:marRight w:val="0"/>
      <w:marTop w:val="0"/>
      <w:marBottom w:val="0"/>
      <w:divBdr>
        <w:top w:val="none" w:sz="0" w:space="0" w:color="auto"/>
        <w:left w:val="none" w:sz="0" w:space="0" w:color="auto"/>
        <w:bottom w:val="none" w:sz="0" w:space="0" w:color="auto"/>
        <w:right w:val="none" w:sz="0" w:space="0" w:color="auto"/>
      </w:divBdr>
    </w:div>
    <w:div w:id="186601045">
      <w:bodyDiv w:val="1"/>
      <w:marLeft w:val="0"/>
      <w:marRight w:val="0"/>
      <w:marTop w:val="0"/>
      <w:marBottom w:val="0"/>
      <w:divBdr>
        <w:top w:val="none" w:sz="0" w:space="0" w:color="auto"/>
        <w:left w:val="none" w:sz="0" w:space="0" w:color="auto"/>
        <w:bottom w:val="none" w:sz="0" w:space="0" w:color="auto"/>
        <w:right w:val="none" w:sz="0" w:space="0" w:color="auto"/>
      </w:divBdr>
    </w:div>
    <w:div w:id="190414281">
      <w:bodyDiv w:val="1"/>
      <w:marLeft w:val="0"/>
      <w:marRight w:val="0"/>
      <w:marTop w:val="0"/>
      <w:marBottom w:val="0"/>
      <w:divBdr>
        <w:top w:val="none" w:sz="0" w:space="0" w:color="auto"/>
        <w:left w:val="none" w:sz="0" w:space="0" w:color="auto"/>
        <w:bottom w:val="none" w:sz="0" w:space="0" w:color="auto"/>
        <w:right w:val="none" w:sz="0" w:space="0" w:color="auto"/>
      </w:divBdr>
    </w:div>
    <w:div w:id="204366273">
      <w:bodyDiv w:val="1"/>
      <w:marLeft w:val="0"/>
      <w:marRight w:val="0"/>
      <w:marTop w:val="0"/>
      <w:marBottom w:val="0"/>
      <w:divBdr>
        <w:top w:val="none" w:sz="0" w:space="0" w:color="auto"/>
        <w:left w:val="none" w:sz="0" w:space="0" w:color="auto"/>
        <w:bottom w:val="none" w:sz="0" w:space="0" w:color="auto"/>
        <w:right w:val="none" w:sz="0" w:space="0" w:color="auto"/>
      </w:divBdr>
      <w:divsChild>
        <w:div w:id="176425748">
          <w:marLeft w:val="0"/>
          <w:marRight w:val="0"/>
          <w:marTop w:val="0"/>
          <w:marBottom w:val="0"/>
          <w:divBdr>
            <w:top w:val="none" w:sz="0" w:space="0" w:color="auto"/>
            <w:left w:val="none" w:sz="0" w:space="0" w:color="auto"/>
            <w:bottom w:val="none" w:sz="0" w:space="0" w:color="auto"/>
            <w:right w:val="none" w:sz="0" w:space="0" w:color="auto"/>
          </w:divBdr>
          <w:divsChild>
            <w:div w:id="581766347">
              <w:marLeft w:val="0"/>
              <w:marRight w:val="0"/>
              <w:marTop w:val="0"/>
              <w:marBottom w:val="0"/>
              <w:divBdr>
                <w:top w:val="none" w:sz="0" w:space="0" w:color="auto"/>
                <w:left w:val="none" w:sz="0" w:space="0" w:color="auto"/>
                <w:bottom w:val="none" w:sz="0" w:space="0" w:color="auto"/>
                <w:right w:val="none" w:sz="0" w:space="0" w:color="auto"/>
              </w:divBdr>
            </w:div>
            <w:div w:id="1540387647">
              <w:marLeft w:val="0"/>
              <w:marRight w:val="0"/>
              <w:marTop w:val="0"/>
              <w:marBottom w:val="0"/>
              <w:divBdr>
                <w:top w:val="none" w:sz="0" w:space="0" w:color="auto"/>
                <w:left w:val="none" w:sz="0" w:space="0" w:color="auto"/>
                <w:bottom w:val="none" w:sz="0" w:space="0" w:color="auto"/>
                <w:right w:val="none" w:sz="0" w:space="0" w:color="auto"/>
              </w:divBdr>
            </w:div>
            <w:div w:id="1381320676">
              <w:marLeft w:val="0"/>
              <w:marRight w:val="0"/>
              <w:marTop w:val="0"/>
              <w:marBottom w:val="0"/>
              <w:divBdr>
                <w:top w:val="none" w:sz="0" w:space="0" w:color="auto"/>
                <w:left w:val="none" w:sz="0" w:space="0" w:color="auto"/>
                <w:bottom w:val="none" w:sz="0" w:space="0" w:color="auto"/>
                <w:right w:val="none" w:sz="0" w:space="0" w:color="auto"/>
              </w:divBdr>
            </w:div>
            <w:div w:id="160464073">
              <w:marLeft w:val="0"/>
              <w:marRight w:val="0"/>
              <w:marTop w:val="0"/>
              <w:marBottom w:val="0"/>
              <w:divBdr>
                <w:top w:val="none" w:sz="0" w:space="0" w:color="auto"/>
                <w:left w:val="none" w:sz="0" w:space="0" w:color="auto"/>
                <w:bottom w:val="none" w:sz="0" w:space="0" w:color="auto"/>
                <w:right w:val="none" w:sz="0" w:space="0" w:color="auto"/>
              </w:divBdr>
            </w:div>
            <w:div w:id="1270895621">
              <w:marLeft w:val="0"/>
              <w:marRight w:val="0"/>
              <w:marTop w:val="0"/>
              <w:marBottom w:val="0"/>
              <w:divBdr>
                <w:top w:val="none" w:sz="0" w:space="0" w:color="auto"/>
                <w:left w:val="none" w:sz="0" w:space="0" w:color="auto"/>
                <w:bottom w:val="none" w:sz="0" w:space="0" w:color="auto"/>
                <w:right w:val="none" w:sz="0" w:space="0" w:color="auto"/>
              </w:divBdr>
            </w:div>
            <w:div w:id="1939871881">
              <w:marLeft w:val="0"/>
              <w:marRight w:val="0"/>
              <w:marTop w:val="0"/>
              <w:marBottom w:val="0"/>
              <w:divBdr>
                <w:top w:val="none" w:sz="0" w:space="0" w:color="auto"/>
                <w:left w:val="none" w:sz="0" w:space="0" w:color="auto"/>
                <w:bottom w:val="none" w:sz="0" w:space="0" w:color="auto"/>
                <w:right w:val="none" w:sz="0" w:space="0" w:color="auto"/>
              </w:divBdr>
            </w:div>
            <w:div w:id="1255434378">
              <w:marLeft w:val="0"/>
              <w:marRight w:val="0"/>
              <w:marTop w:val="0"/>
              <w:marBottom w:val="0"/>
              <w:divBdr>
                <w:top w:val="none" w:sz="0" w:space="0" w:color="auto"/>
                <w:left w:val="none" w:sz="0" w:space="0" w:color="auto"/>
                <w:bottom w:val="none" w:sz="0" w:space="0" w:color="auto"/>
                <w:right w:val="none" w:sz="0" w:space="0" w:color="auto"/>
              </w:divBdr>
            </w:div>
            <w:div w:id="517888660">
              <w:marLeft w:val="0"/>
              <w:marRight w:val="0"/>
              <w:marTop w:val="0"/>
              <w:marBottom w:val="0"/>
              <w:divBdr>
                <w:top w:val="none" w:sz="0" w:space="0" w:color="auto"/>
                <w:left w:val="none" w:sz="0" w:space="0" w:color="auto"/>
                <w:bottom w:val="none" w:sz="0" w:space="0" w:color="auto"/>
                <w:right w:val="none" w:sz="0" w:space="0" w:color="auto"/>
              </w:divBdr>
            </w:div>
            <w:div w:id="242421688">
              <w:marLeft w:val="0"/>
              <w:marRight w:val="0"/>
              <w:marTop w:val="0"/>
              <w:marBottom w:val="0"/>
              <w:divBdr>
                <w:top w:val="none" w:sz="0" w:space="0" w:color="auto"/>
                <w:left w:val="none" w:sz="0" w:space="0" w:color="auto"/>
                <w:bottom w:val="none" w:sz="0" w:space="0" w:color="auto"/>
                <w:right w:val="none" w:sz="0" w:space="0" w:color="auto"/>
              </w:divBdr>
            </w:div>
            <w:div w:id="513687970">
              <w:marLeft w:val="0"/>
              <w:marRight w:val="0"/>
              <w:marTop w:val="0"/>
              <w:marBottom w:val="0"/>
              <w:divBdr>
                <w:top w:val="none" w:sz="0" w:space="0" w:color="auto"/>
                <w:left w:val="none" w:sz="0" w:space="0" w:color="auto"/>
                <w:bottom w:val="none" w:sz="0" w:space="0" w:color="auto"/>
                <w:right w:val="none" w:sz="0" w:space="0" w:color="auto"/>
              </w:divBdr>
            </w:div>
            <w:div w:id="306591178">
              <w:marLeft w:val="0"/>
              <w:marRight w:val="0"/>
              <w:marTop w:val="0"/>
              <w:marBottom w:val="0"/>
              <w:divBdr>
                <w:top w:val="none" w:sz="0" w:space="0" w:color="auto"/>
                <w:left w:val="none" w:sz="0" w:space="0" w:color="auto"/>
                <w:bottom w:val="none" w:sz="0" w:space="0" w:color="auto"/>
                <w:right w:val="none" w:sz="0" w:space="0" w:color="auto"/>
              </w:divBdr>
            </w:div>
            <w:div w:id="421529066">
              <w:marLeft w:val="0"/>
              <w:marRight w:val="0"/>
              <w:marTop w:val="0"/>
              <w:marBottom w:val="0"/>
              <w:divBdr>
                <w:top w:val="none" w:sz="0" w:space="0" w:color="auto"/>
                <w:left w:val="none" w:sz="0" w:space="0" w:color="auto"/>
                <w:bottom w:val="none" w:sz="0" w:space="0" w:color="auto"/>
                <w:right w:val="none" w:sz="0" w:space="0" w:color="auto"/>
              </w:divBdr>
            </w:div>
            <w:div w:id="1676110562">
              <w:marLeft w:val="0"/>
              <w:marRight w:val="0"/>
              <w:marTop w:val="0"/>
              <w:marBottom w:val="0"/>
              <w:divBdr>
                <w:top w:val="none" w:sz="0" w:space="0" w:color="auto"/>
                <w:left w:val="none" w:sz="0" w:space="0" w:color="auto"/>
                <w:bottom w:val="none" w:sz="0" w:space="0" w:color="auto"/>
                <w:right w:val="none" w:sz="0" w:space="0" w:color="auto"/>
              </w:divBdr>
            </w:div>
            <w:div w:id="2144689128">
              <w:marLeft w:val="0"/>
              <w:marRight w:val="0"/>
              <w:marTop w:val="0"/>
              <w:marBottom w:val="0"/>
              <w:divBdr>
                <w:top w:val="none" w:sz="0" w:space="0" w:color="auto"/>
                <w:left w:val="none" w:sz="0" w:space="0" w:color="auto"/>
                <w:bottom w:val="none" w:sz="0" w:space="0" w:color="auto"/>
                <w:right w:val="none" w:sz="0" w:space="0" w:color="auto"/>
              </w:divBdr>
            </w:div>
            <w:div w:id="1915236074">
              <w:marLeft w:val="0"/>
              <w:marRight w:val="0"/>
              <w:marTop w:val="0"/>
              <w:marBottom w:val="0"/>
              <w:divBdr>
                <w:top w:val="none" w:sz="0" w:space="0" w:color="auto"/>
                <w:left w:val="none" w:sz="0" w:space="0" w:color="auto"/>
                <w:bottom w:val="none" w:sz="0" w:space="0" w:color="auto"/>
                <w:right w:val="none" w:sz="0" w:space="0" w:color="auto"/>
              </w:divBdr>
            </w:div>
            <w:div w:id="1267929781">
              <w:marLeft w:val="0"/>
              <w:marRight w:val="0"/>
              <w:marTop w:val="0"/>
              <w:marBottom w:val="0"/>
              <w:divBdr>
                <w:top w:val="none" w:sz="0" w:space="0" w:color="auto"/>
                <w:left w:val="none" w:sz="0" w:space="0" w:color="auto"/>
                <w:bottom w:val="none" w:sz="0" w:space="0" w:color="auto"/>
                <w:right w:val="none" w:sz="0" w:space="0" w:color="auto"/>
              </w:divBdr>
            </w:div>
            <w:div w:id="656224696">
              <w:marLeft w:val="0"/>
              <w:marRight w:val="0"/>
              <w:marTop w:val="0"/>
              <w:marBottom w:val="0"/>
              <w:divBdr>
                <w:top w:val="none" w:sz="0" w:space="0" w:color="auto"/>
                <w:left w:val="none" w:sz="0" w:space="0" w:color="auto"/>
                <w:bottom w:val="none" w:sz="0" w:space="0" w:color="auto"/>
                <w:right w:val="none" w:sz="0" w:space="0" w:color="auto"/>
              </w:divBdr>
            </w:div>
            <w:div w:id="1928226310">
              <w:marLeft w:val="0"/>
              <w:marRight w:val="0"/>
              <w:marTop w:val="0"/>
              <w:marBottom w:val="0"/>
              <w:divBdr>
                <w:top w:val="none" w:sz="0" w:space="0" w:color="auto"/>
                <w:left w:val="none" w:sz="0" w:space="0" w:color="auto"/>
                <w:bottom w:val="none" w:sz="0" w:space="0" w:color="auto"/>
                <w:right w:val="none" w:sz="0" w:space="0" w:color="auto"/>
              </w:divBdr>
            </w:div>
            <w:div w:id="232857676">
              <w:marLeft w:val="0"/>
              <w:marRight w:val="0"/>
              <w:marTop w:val="0"/>
              <w:marBottom w:val="0"/>
              <w:divBdr>
                <w:top w:val="none" w:sz="0" w:space="0" w:color="auto"/>
                <w:left w:val="none" w:sz="0" w:space="0" w:color="auto"/>
                <w:bottom w:val="none" w:sz="0" w:space="0" w:color="auto"/>
                <w:right w:val="none" w:sz="0" w:space="0" w:color="auto"/>
              </w:divBdr>
            </w:div>
            <w:div w:id="440076640">
              <w:marLeft w:val="0"/>
              <w:marRight w:val="0"/>
              <w:marTop w:val="0"/>
              <w:marBottom w:val="0"/>
              <w:divBdr>
                <w:top w:val="none" w:sz="0" w:space="0" w:color="auto"/>
                <w:left w:val="none" w:sz="0" w:space="0" w:color="auto"/>
                <w:bottom w:val="none" w:sz="0" w:space="0" w:color="auto"/>
                <w:right w:val="none" w:sz="0" w:space="0" w:color="auto"/>
              </w:divBdr>
            </w:div>
            <w:div w:id="11111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354">
      <w:bodyDiv w:val="1"/>
      <w:marLeft w:val="0"/>
      <w:marRight w:val="0"/>
      <w:marTop w:val="0"/>
      <w:marBottom w:val="0"/>
      <w:divBdr>
        <w:top w:val="none" w:sz="0" w:space="0" w:color="auto"/>
        <w:left w:val="none" w:sz="0" w:space="0" w:color="auto"/>
        <w:bottom w:val="none" w:sz="0" w:space="0" w:color="auto"/>
        <w:right w:val="none" w:sz="0" w:space="0" w:color="auto"/>
      </w:divBdr>
    </w:div>
    <w:div w:id="231090755">
      <w:bodyDiv w:val="1"/>
      <w:marLeft w:val="0"/>
      <w:marRight w:val="0"/>
      <w:marTop w:val="0"/>
      <w:marBottom w:val="0"/>
      <w:divBdr>
        <w:top w:val="none" w:sz="0" w:space="0" w:color="auto"/>
        <w:left w:val="none" w:sz="0" w:space="0" w:color="auto"/>
        <w:bottom w:val="none" w:sz="0" w:space="0" w:color="auto"/>
        <w:right w:val="none" w:sz="0" w:space="0" w:color="auto"/>
      </w:divBdr>
    </w:div>
    <w:div w:id="243994111">
      <w:bodyDiv w:val="1"/>
      <w:marLeft w:val="0"/>
      <w:marRight w:val="0"/>
      <w:marTop w:val="0"/>
      <w:marBottom w:val="0"/>
      <w:divBdr>
        <w:top w:val="none" w:sz="0" w:space="0" w:color="auto"/>
        <w:left w:val="none" w:sz="0" w:space="0" w:color="auto"/>
        <w:bottom w:val="none" w:sz="0" w:space="0" w:color="auto"/>
        <w:right w:val="none" w:sz="0" w:space="0" w:color="auto"/>
      </w:divBdr>
    </w:div>
    <w:div w:id="250091874">
      <w:bodyDiv w:val="1"/>
      <w:marLeft w:val="0"/>
      <w:marRight w:val="0"/>
      <w:marTop w:val="0"/>
      <w:marBottom w:val="0"/>
      <w:divBdr>
        <w:top w:val="none" w:sz="0" w:space="0" w:color="auto"/>
        <w:left w:val="none" w:sz="0" w:space="0" w:color="auto"/>
        <w:bottom w:val="none" w:sz="0" w:space="0" w:color="auto"/>
        <w:right w:val="none" w:sz="0" w:space="0" w:color="auto"/>
      </w:divBdr>
    </w:div>
    <w:div w:id="252476763">
      <w:bodyDiv w:val="1"/>
      <w:marLeft w:val="0"/>
      <w:marRight w:val="0"/>
      <w:marTop w:val="0"/>
      <w:marBottom w:val="0"/>
      <w:divBdr>
        <w:top w:val="none" w:sz="0" w:space="0" w:color="auto"/>
        <w:left w:val="none" w:sz="0" w:space="0" w:color="auto"/>
        <w:bottom w:val="none" w:sz="0" w:space="0" w:color="auto"/>
        <w:right w:val="none" w:sz="0" w:space="0" w:color="auto"/>
      </w:divBdr>
      <w:divsChild>
        <w:div w:id="401877148">
          <w:marLeft w:val="0"/>
          <w:marRight w:val="0"/>
          <w:marTop w:val="0"/>
          <w:marBottom w:val="0"/>
          <w:divBdr>
            <w:top w:val="none" w:sz="0" w:space="0" w:color="auto"/>
            <w:left w:val="none" w:sz="0" w:space="0" w:color="auto"/>
            <w:bottom w:val="none" w:sz="0" w:space="0" w:color="auto"/>
            <w:right w:val="none" w:sz="0" w:space="0" w:color="auto"/>
          </w:divBdr>
          <w:divsChild>
            <w:div w:id="2142840230">
              <w:marLeft w:val="0"/>
              <w:marRight w:val="0"/>
              <w:marTop w:val="0"/>
              <w:marBottom w:val="0"/>
              <w:divBdr>
                <w:top w:val="none" w:sz="0" w:space="0" w:color="auto"/>
                <w:left w:val="none" w:sz="0" w:space="0" w:color="auto"/>
                <w:bottom w:val="none" w:sz="0" w:space="0" w:color="auto"/>
                <w:right w:val="none" w:sz="0" w:space="0" w:color="auto"/>
              </w:divBdr>
            </w:div>
            <w:div w:id="1824617736">
              <w:marLeft w:val="0"/>
              <w:marRight w:val="0"/>
              <w:marTop w:val="0"/>
              <w:marBottom w:val="0"/>
              <w:divBdr>
                <w:top w:val="none" w:sz="0" w:space="0" w:color="auto"/>
                <w:left w:val="none" w:sz="0" w:space="0" w:color="auto"/>
                <w:bottom w:val="none" w:sz="0" w:space="0" w:color="auto"/>
                <w:right w:val="none" w:sz="0" w:space="0" w:color="auto"/>
              </w:divBdr>
            </w:div>
            <w:div w:id="1850870682">
              <w:marLeft w:val="0"/>
              <w:marRight w:val="0"/>
              <w:marTop w:val="0"/>
              <w:marBottom w:val="0"/>
              <w:divBdr>
                <w:top w:val="none" w:sz="0" w:space="0" w:color="auto"/>
                <w:left w:val="none" w:sz="0" w:space="0" w:color="auto"/>
                <w:bottom w:val="none" w:sz="0" w:space="0" w:color="auto"/>
                <w:right w:val="none" w:sz="0" w:space="0" w:color="auto"/>
              </w:divBdr>
            </w:div>
            <w:div w:id="387457955">
              <w:marLeft w:val="0"/>
              <w:marRight w:val="0"/>
              <w:marTop w:val="0"/>
              <w:marBottom w:val="0"/>
              <w:divBdr>
                <w:top w:val="none" w:sz="0" w:space="0" w:color="auto"/>
                <w:left w:val="none" w:sz="0" w:space="0" w:color="auto"/>
                <w:bottom w:val="none" w:sz="0" w:space="0" w:color="auto"/>
                <w:right w:val="none" w:sz="0" w:space="0" w:color="auto"/>
              </w:divBdr>
            </w:div>
            <w:div w:id="1180193292">
              <w:marLeft w:val="0"/>
              <w:marRight w:val="0"/>
              <w:marTop w:val="0"/>
              <w:marBottom w:val="0"/>
              <w:divBdr>
                <w:top w:val="none" w:sz="0" w:space="0" w:color="auto"/>
                <w:left w:val="none" w:sz="0" w:space="0" w:color="auto"/>
                <w:bottom w:val="none" w:sz="0" w:space="0" w:color="auto"/>
                <w:right w:val="none" w:sz="0" w:space="0" w:color="auto"/>
              </w:divBdr>
            </w:div>
            <w:div w:id="657346809">
              <w:marLeft w:val="0"/>
              <w:marRight w:val="0"/>
              <w:marTop w:val="0"/>
              <w:marBottom w:val="0"/>
              <w:divBdr>
                <w:top w:val="none" w:sz="0" w:space="0" w:color="auto"/>
                <w:left w:val="none" w:sz="0" w:space="0" w:color="auto"/>
                <w:bottom w:val="none" w:sz="0" w:space="0" w:color="auto"/>
                <w:right w:val="none" w:sz="0" w:space="0" w:color="auto"/>
              </w:divBdr>
            </w:div>
            <w:div w:id="1927571223">
              <w:marLeft w:val="0"/>
              <w:marRight w:val="0"/>
              <w:marTop w:val="0"/>
              <w:marBottom w:val="0"/>
              <w:divBdr>
                <w:top w:val="none" w:sz="0" w:space="0" w:color="auto"/>
                <w:left w:val="none" w:sz="0" w:space="0" w:color="auto"/>
                <w:bottom w:val="none" w:sz="0" w:space="0" w:color="auto"/>
                <w:right w:val="none" w:sz="0" w:space="0" w:color="auto"/>
              </w:divBdr>
            </w:div>
            <w:div w:id="1971473663">
              <w:marLeft w:val="0"/>
              <w:marRight w:val="0"/>
              <w:marTop w:val="0"/>
              <w:marBottom w:val="0"/>
              <w:divBdr>
                <w:top w:val="none" w:sz="0" w:space="0" w:color="auto"/>
                <w:left w:val="none" w:sz="0" w:space="0" w:color="auto"/>
                <w:bottom w:val="none" w:sz="0" w:space="0" w:color="auto"/>
                <w:right w:val="none" w:sz="0" w:space="0" w:color="auto"/>
              </w:divBdr>
            </w:div>
            <w:div w:id="1765882145">
              <w:marLeft w:val="0"/>
              <w:marRight w:val="0"/>
              <w:marTop w:val="0"/>
              <w:marBottom w:val="0"/>
              <w:divBdr>
                <w:top w:val="none" w:sz="0" w:space="0" w:color="auto"/>
                <w:left w:val="none" w:sz="0" w:space="0" w:color="auto"/>
                <w:bottom w:val="none" w:sz="0" w:space="0" w:color="auto"/>
                <w:right w:val="none" w:sz="0" w:space="0" w:color="auto"/>
              </w:divBdr>
            </w:div>
            <w:div w:id="1392461755">
              <w:marLeft w:val="0"/>
              <w:marRight w:val="0"/>
              <w:marTop w:val="0"/>
              <w:marBottom w:val="0"/>
              <w:divBdr>
                <w:top w:val="none" w:sz="0" w:space="0" w:color="auto"/>
                <w:left w:val="none" w:sz="0" w:space="0" w:color="auto"/>
                <w:bottom w:val="none" w:sz="0" w:space="0" w:color="auto"/>
                <w:right w:val="none" w:sz="0" w:space="0" w:color="auto"/>
              </w:divBdr>
            </w:div>
            <w:div w:id="2027632363">
              <w:marLeft w:val="0"/>
              <w:marRight w:val="0"/>
              <w:marTop w:val="0"/>
              <w:marBottom w:val="0"/>
              <w:divBdr>
                <w:top w:val="none" w:sz="0" w:space="0" w:color="auto"/>
                <w:left w:val="none" w:sz="0" w:space="0" w:color="auto"/>
                <w:bottom w:val="none" w:sz="0" w:space="0" w:color="auto"/>
                <w:right w:val="none" w:sz="0" w:space="0" w:color="auto"/>
              </w:divBdr>
            </w:div>
            <w:div w:id="2011448898">
              <w:marLeft w:val="0"/>
              <w:marRight w:val="0"/>
              <w:marTop w:val="0"/>
              <w:marBottom w:val="0"/>
              <w:divBdr>
                <w:top w:val="none" w:sz="0" w:space="0" w:color="auto"/>
                <w:left w:val="none" w:sz="0" w:space="0" w:color="auto"/>
                <w:bottom w:val="none" w:sz="0" w:space="0" w:color="auto"/>
                <w:right w:val="none" w:sz="0" w:space="0" w:color="auto"/>
              </w:divBdr>
            </w:div>
            <w:div w:id="1757288116">
              <w:marLeft w:val="0"/>
              <w:marRight w:val="0"/>
              <w:marTop w:val="0"/>
              <w:marBottom w:val="0"/>
              <w:divBdr>
                <w:top w:val="none" w:sz="0" w:space="0" w:color="auto"/>
                <w:left w:val="none" w:sz="0" w:space="0" w:color="auto"/>
                <w:bottom w:val="none" w:sz="0" w:space="0" w:color="auto"/>
                <w:right w:val="none" w:sz="0" w:space="0" w:color="auto"/>
              </w:divBdr>
            </w:div>
            <w:div w:id="2065524874">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62785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3844">
      <w:bodyDiv w:val="1"/>
      <w:marLeft w:val="0"/>
      <w:marRight w:val="0"/>
      <w:marTop w:val="0"/>
      <w:marBottom w:val="0"/>
      <w:divBdr>
        <w:top w:val="none" w:sz="0" w:space="0" w:color="auto"/>
        <w:left w:val="none" w:sz="0" w:space="0" w:color="auto"/>
        <w:bottom w:val="none" w:sz="0" w:space="0" w:color="auto"/>
        <w:right w:val="none" w:sz="0" w:space="0" w:color="auto"/>
      </w:divBdr>
    </w:div>
    <w:div w:id="274675742">
      <w:bodyDiv w:val="1"/>
      <w:marLeft w:val="0"/>
      <w:marRight w:val="0"/>
      <w:marTop w:val="0"/>
      <w:marBottom w:val="0"/>
      <w:divBdr>
        <w:top w:val="none" w:sz="0" w:space="0" w:color="auto"/>
        <w:left w:val="none" w:sz="0" w:space="0" w:color="auto"/>
        <w:bottom w:val="none" w:sz="0" w:space="0" w:color="auto"/>
        <w:right w:val="none" w:sz="0" w:space="0" w:color="auto"/>
      </w:divBdr>
    </w:div>
    <w:div w:id="285045768">
      <w:bodyDiv w:val="1"/>
      <w:marLeft w:val="0"/>
      <w:marRight w:val="0"/>
      <w:marTop w:val="0"/>
      <w:marBottom w:val="0"/>
      <w:divBdr>
        <w:top w:val="none" w:sz="0" w:space="0" w:color="auto"/>
        <w:left w:val="none" w:sz="0" w:space="0" w:color="auto"/>
        <w:bottom w:val="none" w:sz="0" w:space="0" w:color="auto"/>
        <w:right w:val="none" w:sz="0" w:space="0" w:color="auto"/>
      </w:divBdr>
    </w:div>
    <w:div w:id="286159353">
      <w:bodyDiv w:val="1"/>
      <w:marLeft w:val="0"/>
      <w:marRight w:val="0"/>
      <w:marTop w:val="0"/>
      <w:marBottom w:val="0"/>
      <w:divBdr>
        <w:top w:val="none" w:sz="0" w:space="0" w:color="auto"/>
        <w:left w:val="none" w:sz="0" w:space="0" w:color="auto"/>
        <w:bottom w:val="none" w:sz="0" w:space="0" w:color="auto"/>
        <w:right w:val="none" w:sz="0" w:space="0" w:color="auto"/>
      </w:divBdr>
      <w:divsChild>
        <w:div w:id="1766686418">
          <w:marLeft w:val="-225"/>
          <w:marRight w:val="-225"/>
          <w:marTop w:val="0"/>
          <w:marBottom w:val="0"/>
          <w:divBdr>
            <w:top w:val="none" w:sz="0" w:space="0" w:color="auto"/>
            <w:left w:val="none" w:sz="0" w:space="0" w:color="auto"/>
            <w:bottom w:val="none" w:sz="0" w:space="0" w:color="auto"/>
            <w:right w:val="none" w:sz="0" w:space="0" w:color="auto"/>
          </w:divBdr>
          <w:divsChild>
            <w:div w:id="410321439">
              <w:marLeft w:val="0"/>
              <w:marRight w:val="0"/>
              <w:marTop w:val="0"/>
              <w:marBottom w:val="0"/>
              <w:divBdr>
                <w:top w:val="none" w:sz="0" w:space="0" w:color="auto"/>
                <w:left w:val="none" w:sz="0" w:space="0" w:color="auto"/>
                <w:bottom w:val="none" w:sz="0" w:space="0" w:color="auto"/>
                <w:right w:val="none" w:sz="0" w:space="0" w:color="auto"/>
              </w:divBdr>
              <w:divsChild>
                <w:div w:id="202489718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315887834">
          <w:marLeft w:val="-225"/>
          <w:marRight w:val="-225"/>
          <w:marTop w:val="0"/>
          <w:marBottom w:val="0"/>
          <w:divBdr>
            <w:top w:val="none" w:sz="0" w:space="0" w:color="auto"/>
            <w:left w:val="none" w:sz="0" w:space="0" w:color="auto"/>
            <w:bottom w:val="none" w:sz="0" w:space="0" w:color="auto"/>
            <w:right w:val="none" w:sz="0" w:space="0" w:color="auto"/>
          </w:divBdr>
          <w:divsChild>
            <w:div w:id="1888908033">
              <w:marLeft w:val="0"/>
              <w:marRight w:val="0"/>
              <w:marTop w:val="0"/>
              <w:marBottom w:val="0"/>
              <w:divBdr>
                <w:top w:val="none" w:sz="0" w:space="0" w:color="auto"/>
                <w:left w:val="none" w:sz="0" w:space="0" w:color="auto"/>
                <w:bottom w:val="none" w:sz="0" w:space="0" w:color="auto"/>
                <w:right w:val="none" w:sz="0" w:space="0" w:color="auto"/>
              </w:divBdr>
              <w:divsChild>
                <w:div w:id="1680813112">
                  <w:marLeft w:val="0"/>
                  <w:marRight w:val="0"/>
                  <w:marTop w:val="0"/>
                  <w:marBottom w:val="480"/>
                  <w:divBdr>
                    <w:top w:val="none" w:sz="0" w:space="0" w:color="auto"/>
                    <w:left w:val="none" w:sz="0" w:space="0" w:color="auto"/>
                    <w:bottom w:val="none" w:sz="0" w:space="0" w:color="auto"/>
                    <w:right w:val="none" w:sz="0" w:space="0" w:color="auto"/>
                  </w:divBdr>
                  <w:divsChild>
                    <w:div w:id="1397359222">
                      <w:marLeft w:val="0"/>
                      <w:marRight w:val="0"/>
                      <w:marTop w:val="0"/>
                      <w:marBottom w:val="0"/>
                      <w:divBdr>
                        <w:top w:val="none" w:sz="0" w:space="0" w:color="auto"/>
                        <w:left w:val="none" w:sz="0" w:space="0" w:color="auto"/>
                        <w:bottom w:val="none" w:sz="0" w:space="0" w:color="auto"/>
                        <w:right w:val="none" w:sz="0" w:space="0" w:color="auto"/>
                      </w:divBdr>
                    </w:div>
                    <w:div w:id="81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2488">
      <w:bodyDiv w:val="1"/>
      <w:marLeft w:val="0"/>
      <w:marRight w:val="0"/>
      <w:marTop w:val="0"/>
      <w:marBottom w:val="0"/>
      <w:divBdr>
        <w:top w:val="none" w:sz="0" w:space="0" w:color="auto"/>
        <w:left w:val="none" w:sz="0" w:space="0" w:color="auto"/>
        <w:bottom w:val="none" w:sz="0" w:space="0" w:color="auto"/>
        <w:right w:val="none" w:sz="0" w:space="0" w:color="auto"/>
      </w:divBdr>
    </w:div>
    <w:div w:id="303899389">
      <w:bodyDiv w:val="1"/>
      <w:marLeft w:val="0"/>
      <w:marRight w:val="0"/>
      <w:marTop w:val="0"/>
      <w:marBottom w:val="0"/>
      <w:divBdr>
        <w:top w:val="none" w:sz="0" w:space="0" w:color="auto"/>
        <w:left w:val="none" w:sz="0" w:space="0" w:color="auto"/>
        <w:bottom w:val="none" w:sz="0" w:space="0" w:color="auto"/>
        <w:right w:val="none" w:sz="0" w:space="0" w:color="auto"/>
      </w:divBdr>
    </w:div>
    <w:div w:id="326791144">
      <w:bodyDiv w:val="1"/>
      <w:marLeft w:val="0"/>
      <w:marRight w:val="0"/>
      <w:marTop w:val="0"/>
      <w:marBottom w:val="0"/>
      <w:divBdr>
        <w:top w:val="none" w:sz="0" w:space="0" w:color="auto"/>
        <w:left w:val="none" w:sz="0" w:space="0" w:color="auto"/>
        <w:bottom w:val="none" w:sz="0" w:space="0" w:color="auto"/>
        <w:right w:val="none" w:sz="0" w:space="0" w:color="auto"/>
      </w:divBdr>
      <w:divsChild>
        <w:div w:id="260728489">
          <w:marLeft w:val="0"/>
          <w:marRight w:val="0"/>
          <w:marTop w:val="0"/>
          <w:marBottom w:val="0"/>
          <w:divBdr>
            <w:top w:val="none" w:sz="0" w:space="0" w:color="auto"/>
            <w:left w:val="none" w:sz="0" w:space="0" w:color="auto"/>
            <w:bottom w:val="none" w:sz="0" w:space="0" w:color="auto"/>
            <w:right w:val="none" w:sz="0" w:space="0" w:color="auto"/>
          </w:divBdr>
          <w:divsChild>
            <w:div w:id="1057582501">
              <w:marLeft w:val="0"/>
              <w:marRight w:val="0"/>
              <w:marTop w:val="0"/>
              <w:marBottom w:val="0"/>
              <w:divBdr>
                <w:top w:val="none" w:sz="0" w:space="0" w:color="auto"/>
                <w:left w:val="none" w:sz="0" w:space="0" w:color="auto"/>
                <w:bottom w:val="none" w:sz="0" w:space="0" w:color="auto"/>
                <w:right w:val="none" w:sz="0" w:space="0" w:color="auto"/>
              </w:divBdr>
            </w:div>
            <w:div w:id="1973708661">
              <w:marLeft w:val="0"/>
              <w:marRight w:val="0"/>
              <w:marTop w:val="0"/>
              <w:marBottom w:val="0"/>
              <w:divBdr>
                <w:top w:val="none" w:sz="0" w:space="0" w:color="auto"/>
                <w:left w:val="none" w:sz="0" w:space="0" w:color="auto"/>
                <w:bottom w:val="none" w:sz="0" w:space="0" w:color="auto"/>
                <w:right w:val="none" w:sz="0" w:space="0" w:color="auto"/>
              </w:divBdr>
            </w:div>
            <w:div w:id="551310370">
              <w:marLeft w:val="0"/>
              <w:marRight w:val="0"/>
              <w:marTop w:val="0"/>
              <w:marBottom w:val="0"/>
              <w:divBdr>
                <w:top w:val="none" w:sz="0" w:space="0" w:color="auto"/>
                <w:left w:val="none" w:sz="0" w:space="0" w:color="auto"/>
                <w:bottom w:val="none" w:sz="0" w:space="0" w:color="auto"/>
                <w:right w:val="none" w:sz="0" w:space="0" w:color="auto"/>
              </w:divBdr>
            </w:div>
            <w:div w:id="1320034238">
              <w:marLeft w:val="0"/>
              <w:marRight w:val="0"/>
              <w:marTop w:val="0"/>
              <w:marBottom w:val="0"/>
              <w:divBdr>
                <w:top w:val="none" w:sz="0" w:space="0" w:color="auto"/>
                <w:left w:val="none" w:sz="0" w:space="0" w:color="auto"/>
                <w:bottom w:val="none" w:sz="0" w:space="0" w:color="auto"/>
                <w:right w:val="none" w:sz="0" w:space="0" w:color="auto"/>
              </w:divBdr>
            </w:div>
            <w:div w:id="1087847879">
              <w:marLeft w:val="0"/>
              <w:marRight w:val="0"/>
              <w:marTop w:val="0"/>
              <w:marBottom w:val="0"/>
              <w:divBdr>
                <w:top w:val="none" w:sz="0" w:space="0" w:color="auto"/>
                <w:left w:val="none" w:sz="0" w:space="0" w:color="auto"/>
                <w:bottom w:val="none" w:sz="0" w:space="0" w:color="auto"/>
                <w:right w:val="none" w:sz="0" w:space="0" w:color="auto"/>
              </w:divBdr>
            </w:div>
            <w:div w:id="413864396">
              <w:marLeft w:val="0"/>
              <w:marRight w:val="0"/>
              <w:marTop w:val="0"/>
              <w:marBottom w:val="0"/>
              <w:divBdr>
                <w:top w:val="none" w:sz="0" w:space="0" w:color="auto"/>
                <w:left w:val="none" w:sz="0" w:space="0" w:color="auto"/>
                <w:bottom w:val="none" w:sz="0" w:space="0" w:color="auto"/>
                <w:right w:val="none" w:sz="0" w:space="0" w:color="auto"/>
              </w:divBdr>
            </w:div>
            <w:div w:id="15240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3322">
      <w:bodyDiv w:val="1"/>
      <w:marLeft w:val="0"/>
      <w:marRight w:val="0"/>
      <w:marTop w:val="0"/>
      <w:marBottom w:val="0"/>
      <w:divBdr>
        <w:top w:val="none" w:sz="0" w:space="0" w:color="auto"/>
        <w:left w:val="none" w:sz="0" w:space="0" w:color="auto"/>
        <w:bottom w:val="none" w:sz="0" w:space="0" w:color="auto"/>
        <w:right w:val="none" w:sz="0" w:space="0" w:color="auto"/>
      </w:divBdr>
    </w:div>
    <w:div w:id="334773971">
      <w:bodyDiv w:val="1"/>
      <w:marLeft w:val="0"/>
      <w:marRight w:val="0"/>
      <w:marTop w:val="0"/>
      <w:marBottom w:val="0"/>
      <w:divBdr>
        <w:top w:val="none" w:sz="0" w:space="0" w:color="auto"/>
        <w:left w:val="none" w:sz="0" w:space="0" w:color="auto"/>
        <w:bottom w:val="none" w:sz="0" w:space="0" w:color="auto"/>
        <w:right w:val="none" w:sz="0" w:space="0" w:color="auto"/>
      </w:divBdr>
    </w:div>
    <w:div w:id="341511514">
      <w:bodyDiv w:val="1"/>
      <w:marLeft w:val="0"/>
      <w:marRight w:val="0"/>
      <w:marTop w:val="0"/>
      <w:marBottom w:val="0"/>
      <w:divBdr>
        <w:top w:val="none" w:sz="0" w:space="0" w:color="auto"/>
        <w:left w:val="none" w:sz="0" w:space="0" w:color="auto"/>
        <w:bottom w:val="none" w:sz="0" w:space="0" w:color="auto"/>
        <w:right w:val="none" w:sz="0" w:space="0" w:color="auto"/>
      </w:divBdr>
    </w:div>
    <w:div w:id="354581603">
      <w:bodyDiv w:val="1"/>
      <w:marLeft w:val="0"/>
      <w:marRight w:val="0"/>
      <w:marTop w:val="0"/>
      <w:marBottom w:val="0"/>
      <w:divBdr>
        <w:top w:val="none" w:sz="0" w:space="0" w:color="auto"/>
        <w:left w:val="none" w:sz="0" w:space="0" w:color="auto"/>
        <w:bottom w:val="none" w:sz="0" w:space="0" w:color="auto"/>
        <w:right w:val="none" w:sz="0" w:space="0" w:color="auto"/>
      </w:divBdr>
      <w:divsChild>
        <w:div w:id="229658413">
          <w:marLeft w:val="0"/>
          <w:marRight w:val="0"/>
          <w:marTop w:val="0"/>
          <w:marBottom w:val="0"/>
          <w:divBdr>
            <w:top w:val="none" w:sz="0" w:space="0" w:color="auto"/>
            <w:left w:val="none" w:sz="0" w:space="0" w:color="auto"/>
            <w:bottom w:val="none" w:sz="0" w:space="0" w:color="auto"/>
            <w:right w:val="none" w:sz="0" w:space="0" w:color="auto"/>
          </w:divBdr>
          <w:divsChild>
            <w:div w:id="1813525880">
              <w:marLeft w:val="0"/>
              <w:marRight w:val="0"/>
              <w:marTop w:val="0"/>
              <w:marBottom w:val="0"/>
              <w:divBdr>
                <w:top w:val="none" w:sz="0" w:space="0" w:color="auto"/>
                <w:left w:val="none" w:sz="0" w:space="0" w:color="auto"/>
                <w:bottom w:val="none" w:sz="0" w:space="0" w:color="auto"/>
                <w:right w:val="none" w:sz="0" w:space="0" w:color="auto"/>
              </w:divBdr>
            </w:div>
            <w:div w:id="1173959946">
              <w:marLeft w:val="0"/>
              <w:marRight w:val="0"/>
              <w:marTop w:val="0"/>
              <w:marBottom w:val="0"/>
              <w:divBdr>
                <w:top w:val="none" w:sz="0" w:space="0" w:color="auto"/>
                <w:left w:val="none" w:sz="0" w:space="0" w:color="auto"/>
                <w:bottom w:val="none" w:sz="0" w:space="0" w:color="auto"/>
                <w:right w:val="none" w:sz="0" w:space="0" w:color="auto"/>
              </w:divBdr>
            </w:div>
            <w:div w:id="1520314310">
              <w:marLeft w:val="0"/>
              <w:marRight w:val="0"/>
              <w:marTop w:val="0"/>
              <w:marBottom w:val="0"/>
              <w:divBdr>
                <w:top w:val="none" w:sz="0" w:space="0" w:color="auto"/>
                <w:left w:val="none" w:sz="0" w:space="0" w:color="auto"/>
                <w:bottom w:val="none" w:sz="0" w:space="0" w:color="auto"/>
                <w:right w:val="none" w:sz="0" w:space="0" w:color="auto"/>
              </w:divBdr>
            </w:div>
            <w:div w:id="1925339611">
              <w:marLeft w:val="0"/>
              <w:marRight w:val="0"/>
              <w:marTop w:val="0"/>
              <w:marBottom w:val="0"/>
              <w:divBdr>
                <w:top w:val="none" w:sz="0" w:space="0" w:color="auto"/>
                <w:left w:val="none" w:sz="0" w:space="0" w:color="auto"/>
                <w:bottom w:val="none" w:sz="0" w:space="0" w:color="auto"/>
                <w:right w:val="none" w:sz="0" w:space="0" w:color="auto"/>
              </w:divBdr>
            </w:div>
            <w:div w:id="1200892329">
              <w:marLeft w:val="0"/>
              <w:marRight w:val="0"/>
              <w:marTop w:val="0"/>
              <w:marBottom w:val="0"/>
              <w:divBdr>
                <w:top w:val="none" w:sz="0" w:space="0" w:color="auto"/>
                <w:left w:val="none" w:sz="0" w:space="0" w:color="auto"/>
                <w:bottom w:val="none" w:sz="0" w:space="0" w:color="auto"/>
                <w:right w:val="none" w:sz="0" w:space="0" w:color="auto"/>
              </w:divBdr>
            </w:div>
            <w:div w:id="1277179032">
              <w:marLeft w:val="0"/>
              <w:marRight w:val="0"/>
              <w:marTop w:val="0"/>
              <w:marBottom w:val="0"/>
              <w:divBdr>
                <w:top w:val="none" w:sz="0" w:space="0" w:color="auto"/>
                <w:left w:val="none" w:sz="0" w:space="0" w:color="auto"/>
                <w:bottom w:val="none" w:sz="0" w:space="0" w:color="auto"/>
                <w:right w:val="none" w:sz="0" w:space="0" w:color="auto"/>
              </w:divBdr>
            </w:div>
            <w:div w:id="1263993094">
              <w:marLeft w:val="0"/>
              <w:marRight w:val="0"/>
              <w:marTop w:val="0"/>
              <w:marBottom w:val="0"/>
              <w:divBdr>
                <w:top w:val="none" w:sz="0" w:space="0" w:color="auto"/>
                <w:left w:val="none" w:sz="0" w:space="0" w:color="auto"/>
                <w:bottom w:val="none" w:sz="0" w:space="0" w:color="auto"/>
                <w:right w:val="none" w:sz="0" w:space="0" w:color="auto"/>
              </w:divBdr>
            </w:div>
            <w:div w:id="1548491833">
              <w:marLeft w:val="0"/>
              <w:marRight w:val="0"/>
              <w:marTop w:val="0"/>
              <w:marBottom w:val="0"/>
              <w:divBdr>
                <w:top w:val="none" w:sz="0" w:space="0" w:color="auto"/>
                <w:left w:val="none" w:sz="0" w:space="0" w:color="auto"/>
                <w:bottom w:val="none" w:sz="0" w:space="0" w:color="auto"/>
                <w:right w:val="none" w:sz="0" w:space="0" w:color="auto"/>
              </w:divBdr>
            </w:div>
            <w:div w:id="1050307897">
              <w:marLeft w:val="0"/>
              <w:marRight w:val="0"/>
              <w:marTop w:val="0"/>
              <w:marBottom w:val="0"/>
              <w:divBdr>
                <w:top w:val="none" w:sz="0" w:space="0" w:color="auto"/>
                <w:left w:val="none" w:sz="0" w:space="0" w:color="auto"/>
                <w:bottom w:val="none" w:sz="0" w:space="0" w:color="auto"/>
                <w:right w:val="none" w:sz="0" w:space="0" w:color="auto"/>
              </w:divBdr>
            </w:div>
            <w:div w:id="1528593725">
              <w:marLeft w:val="0"/>
              <w:marRight w:val="0"/>
              <w:marTop w:val="0"/>
              <w:marBottom w:val="0"/>
              <w:divBdr>
                <w:top w:val="none" w:sz="0" w:space="0" w:color="auto"/>
                <w:left w:val="none" w:sz="0" w:space="0" w:color="auto"/>
                <w:bottom w:val="none" w:sz="0" w:space="0" w:color="auto"/>
                <w:right w:val="none" w:sz="0" w:space="0" w:color="auto"/>
              </w:divBdr>
            </w:div>
            <w:div w:id="661155946">
              <w:marLeft w:val="0"/>
              <w:marRight w:val="0"/>
              <w:marTop w:val="0"/>
              <w:marBottom w:val="0"/>
              <w:divBdr>
                <w:top w:val="none" w:sz="0" w:space="0" w:color="auto"/>
                <w:left w:val="none" w:sz="0" w:space="0" w:color="auto"/>
                <w:bottom w:val="none" w:sz="0" w:space="0" w:color="auto"/>
                <w:right w:val="none" w:sz="0" w:space="0" w:color="auto"/>
              </w:divBdr>
            </w:div>
            <w:div w:id="1322543545">
              <w:marLeft w:val="0"/>
              <w:marRight w:val="0"/>
              <w:marTop w:val="0"/>
              <w:marBottom w:val="0"/>
              <w:divBdr>
                <w:top w:val="none" w:sz="0" w:space="0" w:color="auto"/>
                <w:left w:val="none" w:sz="0" w:space="0" w:color="auto"/>
                <w:bottom w:val="none" w:sz="0" w:space="0" w:color="auto"/>
                <w:right w:val="none" w:sz="0" w:space="0" w:color="auto"/>
              </w:divBdr>
            </w:div>
            <w:div w:id="2106538302">
              <w:marLeft w:val="0"/>
              <w:marRight w:val="0"/>
              <w:marTop w:val="0"/>
              <w:marBottom w:val="0"/>
              <w:divBdr>
                <w:top w:val="none" w:sz="0" w:space="0" w:color="auto"/>
                <w:left w:val="none" w:sz="0" w:space="0" w:color="auto"/>
                <w:bottom w:val="none" w:sz="0" w:space="0" w:color="auto"/>
                <w:right w:val="none" w:sz="0" w:space="0" w:color="auto"/>
              </w:divBdr>
            </w:div>
            <w:div w:id="260375150">
              <w:marLeft w:val="0"/>
              <w:marRight w:val="0"/>
              <w:marTop w:val="0"/>
              <w:marBottom w:val="0"/>
              <w:divBdr>
                <w:top w:val="none" w:sz="0" w:space="0" w:color="auto"/>
                <w:left w:val="none" w:sz="0" w:space="0" w:color="auto"/>
                <w:bottom w:val="none" w:sz="0" w:space="0" w:color="auto"/>
                <w:right w:val="none" w:sz="0" w:space="0" w:color="auto"/>
              </w:divBdr>
            </w:div>
            <w:div w:id="816535843">
              <w:marLeft w:val="0"/>
              <w:marRight w:val="0"/>
              <w:marTop w:val="0"/>
              <w:marBottom w:val="0"/>
              <w:divBdr>
                <w:top w:val="none" w:sz="0" w:space="0" w:color="auto"/>
                <w:left w:val="none" w:sz="0" w:space="0" w:color="auto"/>
                <w:bottom w:val="none" w:sz="0" w:space="0" w:color="auto"/>
                <w:right w:val="none" w:sz="0" w:space="0" w:color="auto"/>
              </w:divBdr>
            </w:div>
            <w:div w:id="646937064">
              <w:marLeft w:val="0"/>
              <w:marRight w:val="0"/>
              <w:marTop w:val="0"/>
              <w:marBottom w:val="0"/>
              <w:divBdr>
                <w:top w:val="none" w:sz="0" w:space="0" w:color="auto"/>
                <w:left w:val="none" w:sz="0" w:space="0" w:color="auto"/>
                <w:bottom w:val="none" w:sz="0" w:space="0" w:color="auto"/>
                <w:right w:val="none" w:sz="0" w:space="0" w:color="auto"/>
              </w:divBdr>
            </w:div>
            <w:div w:id="1886868526">
              <w:marLeft w:val="0"/>
              <w:marRight w:val="0"/>
              <w:marTop w:val="0"/>
              <w:marBottom w:val="0"/>
              <w:divBdr>
                <w:top w:val="none" w:sz="0" w:space="0" w:color="auto"/>
                <w:left w:val="none" w:sz="0" w:space="0" w:color="auto"/>
                <w:bottom w:val="none" w:sz="0" w:space="0" w:color="auto"/>
                <w:right w:val="none" w:sz="0" w:space="0" w:color="auto"/>
              </w:divBdr>
            </w:div>
            <w:div w:id="2072342133">
              <w:marLeft w:val="0"/>
              <w:marRight w:val="0"/>
              <w:marTop w:val="0"/>
              <w:marBottom w:val="0"/>
              <w:divBdr>
                <w:top w:val="none" w:sz="0" w:space="0" w:color="auto"/>
                <w:left w:val="none" w:sz="0" w:space="0" w:color="auto"/>
                <w:bottom w:val="none" w:sz="0" w:space="0" w:color="auto"/>
                <w:right w:val="none" w:sz="0" w:space="0" w:color="auto"/>
              </w:divBdr>
            </w:div>
            <w:div w:id="769397017">
              <w:marLeft w:val="0"/>
              <w:marRight w:val="0"/>
              <w:marTop w:val="0"/>
              <w:marBottom w:val="0"/>
              <w:divBdr>
                <w:top w:val="none" w:sz="0" w:space="0" w:color="auto"/>
                <w:left w:val="none" w:sz="0" w:space="0" w:color="auto"/>
                <w:bottom w:val="none" w:sz="0" w:space="0" w:color="auto"/>
                <w:right w:val="none" w:sz="0" w:space="0" w:color="auto"/>
              </w:divBdr>
            </w:div>
            <w:div w:id="1764647468">
              <w:marLeft w:val="0"/>
              <w:marRight w:val="0"/>
              <w:marTop w:val="0"/>
              <w:marBottom w:val="0"/>
              <w:divBdr>
                <w:top w:val="none" w:sz="0" w:space="0" w:color="auto"/>
                <w:left w:val="none" w:sz="0" w:space="0" w:color="auto"/>
                <w:bottom w:val="none" w:sz="0" w:space="0" w:color="auto"/>
                <w:right w:val="none" w:sz="0" w:space="0" w:color="auto"/>
              </w:divBdr>
            </w:div>
            <w:div w:id="12326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0489">
      <w:bodyDiv w:val="1"/>
      <w:marLeft w:val="0"/>
      <w:marRight w:val="0"/>
      <w:marTop w:val="0"/>
      <w:marBottom w:val="0"/>
      <w:divBdr>
        <w:top w:val="none" w:sz="0" w:space="0" w:color="auto"/>
        <w:left w:val="none" w:sz="0" w:space="0" w:color="auto"/>
        <w:bottom w:val="none" w:sz="0" w:space="0" w:color="auto"/>
        <w:right w:val="none" w:sz="0" w:space="0" w:color="auto"/>
      </w:divBdr>
      <w:divsChild>
        <w:div w:id="245455238">
          <w:marLeft w:val="0"/>
          <w:marRight w:val="0"/>
          <w:marTop w:val="0"/>
          <w:marBottom w:val="0"/>
          <w:divBdr>
            <w:top w:val="none" w:sz="0" w:space="0" w:color="auto"/>
            <w:left w:val="none" w:sz="0" w:space="0" w:color="auto"/>
            <w:bottom w:val="none" w:sz="0" w:space="0" w:color="auto"/>
            <w:right w:val="none" w:sz="0" w:space="0" w:color="auto"/>
          </w:divBdr>
          <w:divsChild>
            <w:div w:id="1774131875">
              <w:marLeft w:val="0"/>
              <w:marRight w:val="0"/>
              <w:marTop w:val="0"/>
              <w:marBottom w:val="0"/>
              <w:divBdr>
                <w:top w:val="none" w:sz="0" w:space="0" w:color="auto"/>
                <w:left w:val="none" w:sz="0" w:space="0" w:color="auto"/>
                <w:bottom w:val="none" w:sz="0" w:space="0" w:color="auto"/>
                <w:right w:val="none" w:sz="0" w:space="0" w:color="auto"/>
              </w:divBdr>
            </w:div>
            <w:div w:id="1838418156">
              <w:marLeft w:val="0"/>
              <w:marRight w:val="0"/>
              <w:marTop w:val="0"/>
              <w:marBottom w:val="0"/>
              <w:divBdr>
                <w:top w:val="none" w:sz="0" w:space="0" w:color="auto"/>
                <w:left w:val="none" w:sz="0" w:space="0" w:color="auto"/>
                <w:bottom w:val="none" w:sz="0" w:space="0" w:color="auto"/>
                <w:right w:val="none" w:sz="0" w:space="0" w:color="auto"/>
              </w:divBdr>
            </w:div>
            <w:div w:id="138971811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948389398">
              <w:marLeft w:val="0"/>
              <w:marRight w:val="0"/>
              <w:marTop w:val="0"/>
              <w:marBottom w:val="0"/>
              <w:divBdr>
                <w:top w:val="none" w:sz="0" w:space="0" w:color="auto"/>
                <w:left w:val="none" w:sz="0" w:space="0" w:color="auto"/>
                <w:bottom w:val="none" w:sz="0" w:space="0" w:color="auto"/>
                <w:right w:val="none" w:sz="0" w:space="0" w:color="auto"/>
              </w:divBdr>
            </w:div>
            <w:div w:id="901915493">
              <w:marLeft w:val="0"/>
              <w:marRight w:val="0"/>
              <w:marTop w:val="0"/>
              <w:marBottom w:val="0"/>
              <w:divBdr>
                <w:top w:val="none" w:sz="0" w:space="0" w:color="auto"/>
                <w:left w:val="none" w:sz="0" w:space="0" w:color="auto"/>
                <w:bottom w:val="none" w:sz="0" w:space="0" w:color="auto"/>
                <w:right w:val="none" w:sz="0" w:space="0" w:color="auto"/>
              </w:divBdr>
            </w:div>
            <w:div w:id="1692678588">
              <w:marLeft w:val="0"/>
              <w:marRight w:val="0"/>
              <w:marTop w:val="0"/>
              <w:marBottom w:val="0"/>
              <w:divBdr>
                <w:top w:val="none" w:sz="0" w:space="0" w:color="auto"/>
                <w:left w:val="none" w:sz="0" w:space="0" w:color="auto"/>
                <w:bottom w:val="none" w:sz="0" w:space="0" w:color="auto"/>
                <w:right w:val="none" w:sz="0" w:space="0" w:color="auto"/>
              </w:divBdr>
            </w:div>
            <w:div w:id="1776369118">
              <w:marLeft w:val="0"/>
              <w:marRight w:val="0"/>
              <w:marTop w:val="0"/>
              <w:marBottom w:val="0"/>
              <w:divBdr>
                <w:top w:val="none" w:sz="0" w:space="0" w:color="auto"/>
                <w:left w:val="none" w:sz="0" w:space="0" w:color="auto"/>
                <w:bottom w:val="none" w:sz="0" w:space="0" w:color="auto"/>
                <w:right w:val="none" w:sz="0" w:space="0" w:color="auto"/>
              </w:divBdr>
            </w:div>
            <w:div w:id="123936796">
              <w:marLeft w:val="0"/>
              <w:marRight w:val="0"/>
              <w:marTop w:val="0"/>
              <w:marBottom w:val="0"/>
              <w:divBdr>
                <w:top w:val="none" w:sz="0" w:space="0" w:color="auto"/>
                <w:left w:val="none" w:sz="0" w:space="0" w:color="auto"/>
                <w:bottom w:val="none" w:sz="0" w:space="0" w:color="auto"/>
                <w:right w:val="none" w:sz="0" w:space="0" w:color="auto"/>
              </w:divBdr>
            </w:div>
            <w:div w:id="1622226259">
              <w:marLeft w:val="0"/>
              <w:marRight w:val="0"/>
              <w:marTop w:val="0"/>
              <w:marBottom w:val="0"/>
              <w:divBdr>
                <w:top w:val="none" w:sz="0" w:space="0" w:color="auto"/>
                <w:left w:val="none" w:sz="0" w:space="0" w:color="auto"/>
                <w:bottom w:val="none" w:sz="0" w:space="0" w:color="auto"/>
                <w:right w:val="none" w:sz="0" w:space="0" w:color="auto"/>
              </w:divBdr>
            </w:div>
            <w:div w:id="1128857641">
              <w:marLeft w:val="0"/>
              <w:marRight w:val="0"/>
              <w:marTop w:val="0"/>
              <w:marBottom w:val="0"/>
              <w:divBdr>
                <w:top w:val="none" w:sz="0" w:space="0" w:color="auto"/>
                <w:left w:val="none" w:sz="0" w:space="0" w:color="auto"/>
                <w:bottom w:val="none" w:sz="0" w:space="0" w:color="auto"/>
                <w:right w:val="none" w:sz="0" w:space="0" w:color="auto"/>
              </w:divBdr>
            </w:div>
            <w:div w:id="1059209466">
              <w:marLeft w:val="0"/>
              <w:marRight w:val="0"/>
              <w:marTop w:val="0"/>
              <w:marBottom w:val="0"/>
              <w:divBdr>
                <w:top w:val="none" w:sz="0" w:space="0" w:color="auto"/>
                <w:left w:val="none" w:sz="0" w:space="0" w:color="auto"/>
                <w:bottom w:val="none" w:sz="0" w:space="0" w:color="auto"/>
                <w:right w:val="none" w:sz="0" w:space="0" w:color="auto"/>
              </w:divBdr>
            </w:div>
            <w:div w:id="1183324101">
              <w:marLeft w:val="0"/>
              <w:marRight w:val="0"/>
              <w:marTop w:val="0"/>
              <w:marBottom w:val="0"/>
              <w:divBdr>
                <w:top w:val="none" w:sz="0" w:space="0" w:color="auto"/>
                <w:left w:val="none" w:sz="0" w:space="0" w:color="auto"/>
                <w:bottom w:val="none" w:sz="0" w:space="0" w:color="auto"/>
                <w:right w:val="none" w:sz="0" w:space="0" w:color="auto"/>
              </w:divBdr>
            </w:div>
            <w:div w:id="2002198108">
              <w:marLeft w:val="0"/>
              <w:marRight w:val="0"/>
              <w:marTop w:val="0"/>
              <w:marBottom w:val="0"/>
              <w:divBdr>
                <w:top w:val="none" w:sz="0" w:space="0" w:color="auto"/>
                <w:left w:val="none" w:sz="0" w:space="0" w:color="auto"/>
                <w:bottom w:val="none" w:sz="0" w:space="0" w:color="auto"/>
                <w:right w:val="none" w:sz="0" w:space="0" w:color="auto"/>
              </w:divBdr>
            </w:div>
            <w:div w:id="771055265">
              <w:marLeft w:val="0"/>
              <w:marRight w:val="0"/>
              <w:marTop w:val="0"/>
              <w:marBottom w:val="0"/>
              <w:divBdr>
                <w:top w:val="none" w:sz="0" w:space="0" w:color="auto"/>
                <w:left w:val="none" w:sz="0" w:space="0" w:color="auto"/>
                <w:bottom w:val="none" w:sz="0" w:space="0" w:color="auto"/>
                <w:right w:val="none" w:sz="0" w:space="0" w:color="auto"/>
              </w:divBdr>
            </w:div>
            <w:div w:id="1673944442">
              <w:marLeft w:val="0"/>
              <w:marRight w:val="0"/>
              <w:marTop w:val="0"/>
              <w:marBottom w:val="0"/>
              <w:divBdr>
                <w:top w:val="none" w:sz="0" w:space="0" w:color="auto"/>
                <w:left w:val="none" w:sz="0" w:space="0" w:color="auto"/>
                <w:bottom w:val="none" w:sz="0" w:space="0" w:color="auto"/>
                <w:right w:val="none" w:sz="0" w:space="0" w:color="auto"/>
              </w:divBdr>
            </w:div>
            <w:div w:id="1179735923">
              <w:marLeft w:val="0"/>
              <w:marRight w:val="0"/>
              <w:marTop w:val="0"/>
              <w:marBottom w:val="0"/>
              <w:divBdr>
                <w:top w:val="none" w:sz="0" w:space="0" w:color="auto"/>
                <w:left w:val="none" w:sz="0" w:space="0" w:color="auto"/>
                <w:bottom w:val="none" w:sz="0" w:space="0" w:color="auto"/>
                <w:right w:val="none" w:sz="0" w:space="0" w:color="auto"/>
              </w:divBdr>
            </w:div>
            <w:div w:id="1985969374">
              <w:marLeft w:val="0"/>
              <w:marRight w:val="0"/>
              <w:marTop w:val="0"/>
              <w:marBottom w:val="0"/>
              <w:divBdr>
                <w:top w:val="none" w:sz="0" w:space="0" w:color="auto"/>
                <w:left w:val="none" w:sz="0" w:space="0" w:color="auto"/>
                <w:bottom w:val="none" w:sz="0" w:space="0" w:color="auto"/>
                <w:right w:val="none" w:sz="0" w:space="0" w:color="auto"/>
              </w:divBdr>
            </w:div>
            <w:div w:id="2014185991">
              <w:marLeft w:val="0"/>
              <w:marRight w:val="0"/>
              <w:marTop w:val="0"/>
              <w:marBottom w:val="0"/>
              <w:divBdr>
                <w:top w:val="none" w:sz="0" w:space="0" w:color="auto"/>
                <w:left w:val="none" w:sz="0" w:space="0" w:color="auto"/>
                <w:bottom w:val="none" w:sz="0" w:space="0" w:color="auto"/>
                <w:right w:val="none" w:sz="0" w:space="0" w:color="auto"/>
              </w:divBdr>
            </w:div>
            <w:div w:id="916405904">
              <w:marLeft w:val="0"/>
              <w:marRight w:val="0"/>
              <w:marTop w:val="0"/>
              <w:marBottom w:val="0"/>
              <w:divBdr>
                <w:top w:val="none" w:sz="0" w:space="0" w:color="auto"/>
                <w:left w:val="none" w:sz="0" w:space="0" w:color="auto"/>
                <w:bottom w:val="none" w:sz="0" w:space="0" w:color="auto"/>
                <w:right w:val="none" w:sz="0" w:space="0" w:color="auto"/>
              </w:divBdr>
            </w:div>
            <w:div w:id="595287582">
              <w:marLeft w:val="0"/>
              <w:marRight w:val="0"/>
              <w:marTop w:val="0"/>
              <w:marBottom w:val="0"/>
              <w:divBdr>
                <w:top w:val="none" w:sz="0" w:space="0" w:color="auto"/>
                <w:left w:val="none" w:sz="0" w:space="0" w:color="auto"/>
                <w:bottom w:val="none" w:sz="0" w:space="0" w:color="auto"/>
                <w:right w:val="none" w:sz="0" w:space="0" w:color="auto"/>
              </w:divBdr>
            </w:div>
            <w:div w:id="1489514375">
              <w:marLeft w:val="0"/>
              <w:marRight w:val="0"/>
              <w:marTop w:val="0"/>
              <w:marBottom w:val="0"/>
              <w:divBdr>
                <w:top w:val="none" w:sz="0" w:space="0" w:color="auto"/>
                <w:left w:val="none" w:sz="0" w:space="0" w:color="auto"/>
                <w:bottom w:val="none" w:sz="0" w:space="0" w:color="auto"/>
                <w:right w:val="none" w:sz="0" w:space="0" w:color="auto"/>
              </w:divBdr>
            </w:div>
            <w:div w:id="1987708117">
              <w:marLeft w:val="0"/>
              <w:marRight w:val="0"/>
              <w:marTop w:val="0"/>
              <w:marBottom w:val="0"/>
              <w:divBdr>
                <w:top w:val="none" w:sz="0" w:space="0" w:color="auto"/>
                <w:left w:val="none" w:sz="0" w:space="0" w:color="auto"/>
                <w:bottom w:val="none" w:sz="0" w:space="0" w:color="auto"/>
                <w:right w:val="none" w:sz="0" w:space="0" w:color="auto"/>
              </w:divBdr>
            </w:div>
            <w:div w:id="1775859340">
              <w:marLeft w:val="0"/>
              <w:marRight w:val="0"/>
              <w:marTop w:val="0"/>
              <w:marBottom w:val="0"/>
              <w:divBdr>
                <w:top w:val="none" w:sz="0" w:space="0" w:color="auto"/>
                <w:left w:val="none" w:sz="0" w:space="0" w:color="auto"/>
                <w:bottom w:val="none" w:sz="0" w:space="0" w:color="auto"/>
                <w:right w:val="none" w:sz="0" w:space="0" w:color="auto"/>
              </w:divBdr>
            </w:div>
            <w:div w:id="2091657363">
              <w:marLeft w:val="0"/>
              <w:marRight w:val="0"/>
              <w:marTop w:val="0"/>
              <w:marBottom w:val="0"/>
              <w:divBdr>
                <w:top w:val="none" w:sz="0" w:space="0" w:color="auto"/>
                <w:left w:val="none" w:sz="0" w:space="0" w:color="auto"/>
                <w:bottom w:val="none" w:sz="0" w:space="0" w:color="auto"/>
                <w:right w:val="none" w:sz="0" w:space="0" w:color="auto"/>
              </w:divBdr>
            </w:div>
            <w:div w:id="904948811">
              <w:marLeft w:val="0"/>
              <w:marRight w:val="0"/>
              <w:marTop w:val="0"/>
              <w:marBottom w:val="0"/>
              <w:divBdr>
                <w:top w:val="none" w:sz="0" w:space="0" w:color="auto"/>
                <w:left w:val="none" w:sz="0" w:space="0" w:color="auto"/>
                <w:bottom w:val="none" w:sz="0" w:space="0" w:color="auto"/>
                <w:right w:val="none" w:sz="0" w:space="0" w:color="auto"/>
              </w:divBdr>
            </w:div>
            <w:div w:id="861361206">
              <w:marLeft w:val="0"/>
              <w:marRight w:val="0"/>
              <w:marTop w:val="0"/>
              <w:marBottom w:val="0"/>
              <w:divBdr>
                <w:top w:val="none" w:sz="0" w:space="0" w:color="auto"/>
                <w:left w:val="none" w:sz="0" w:space="0" w:color="auto"/>
                <w:bottom w:val="none" w:sz="0" w:space="0" w:color="auto"/>
                <w:right w:val="none" w:sz="0" w:space="0" w:color="auto"/>
              </w:divBdr>
            </w:div>
            <w:div w:id="790899906">
              <w:marLeft w:val="0"/>
              <w:marRight w:val="0"/>
              <w:marTop w:val="0"/>
              <w:marBottom w:val="0"/>
              <w:divBdr>
                <w:top w:val="none" w:sz="0" w:space="0" w:color="auto"/>
                <w:left w:val="none" w:sz="0" w:space="0" w:color="auto"/>
                <w:bottom w:val="none" w:sz="0" w:space="0" w:color="auto"/>
                <w:right w:val="none" w:sz="0" w:space="0" w:color="auto"/>
              </w:divBdr>
            </w:div>
            <w:div w:id="746731422">
              <w:marLeft w:val="0"/>
              <w:marRight w:val="0"/>
              <w:marTop w:val="0"/>
              <w:marBottom w:val="0"/>
              <w:divBdr>
                <w:top w:val="none" w:sz="0" w:space="0" w:color="auto"/>
                <w:left w:val="none" w:sz="0" w:space="0" w:color="auto"/>
                <w:bottom w:val="none" w:sz="0" w:space="0" w:color="auto"/>
                <w:right w:val="none" w:sz="0" w:space="0" w:color="auto"/>
              </w:divBdr>
            </w:div>
            <w:div w:id="1371950600">
              <w:marLeft w:val="0"/>
              <w:marRight w:val="0"/>
              <w:marTop w:val="0"/>
              <w:marBottom w:val="0"/>
              <w:divBdr>
                <w:top w:val="none" w:sz="0" w:space="0" w:color="auto"/>
                <w:left w:val="none" w:sz="0" w:space="0" w:color="auto"/>
                <w:bottom w:val="none" w:sz="0" w:space="0" w:color="auto"/>
                <w:right w:val="none" w:sz="0" w:space="0" w:color="auto"/>
              </w:divBdr>
            </w:div>
            <w:div w:id="822696137">
              <w:marLeft w:val="0"/>
              <w:marRight w:val="0"/>
              <w:marTop w:val="0"/>
              <w:marBottom w:val="0"/>
              <w:divBdr>
                <w:top w:val="none" w:sz="0" w:space="0" w:color="auto"/>
                <w:left w:val="none" w:sz="0" w:space="0" w:color="auto"/>
                <w:bottom w:val="none" w:sz="0" w:space="0" w:color="auto"/>
                <w:right w:val="none" w:sz="0" w:space="0" w:color="auto"/>
              </w:divBdr>
            </w:div>
            <w:div w:id="711228435">
              <w:marLeft w:val="0"/>
              <w:marRight w:val="0"/>
              <w:marTop w:val="0"/>
              <w:marBottom w:val="0"/>
              <w:divBdr>
                <w:top w:val="none" w:sz="0" w:space="0" w:color="auto"/>
                <w:left w:val="none" w:sz="0" w:space="0" w:color="auto"/>
                <w:bottom w:val="none" w:sz="0" w:space="0" w:color="auto"/>
                <w:right w:val="none" w:sz="0" w:space="0" w:color="auto"/>
              </w:divBdr>
            </w:div>
            <w:div w:id="2136168557">
              <w:marLeft w:val="0"/>
              <w:marRight w:val="0"/>
              <w:marTop w:val="0"/>
              <w:marBottom w:val="0"/>
              <w:divBdr>
                <w:top w:val="none" w:sz="0" w:space="0" w:color="auto"/>
                <w:left w:val="none" w:sz="0" w:space="0" w:color="auto"/>
                <w:bottom w:val="none" w:sz="0" w:space="0" w:color="auto"/>
                <w:right w:val="none" w:sz="0" w:space="0" w:color="auto"/>
              </w:divBdr>
            </w:div>
            <w:div w:id="1738623009">
              <w:marLeft w:val="0"/>
              <w:marRight w:val="0"/>
              <w:marTop w:val="0"/>
              <w:marBottom w:val="0"/>
              <w:divBdr>
                <w:top w:val="none" w:sz="0" w:space="0" w:color="auto"/>
                <w:left w:val="none" w:sz="0" w:space="0" w:color="auto"/>
                <w:bottom w:val="none" w:sz="0" w:space="0" w:color="auto"/>
                <w:right w:val="none" w:sz="0" w:space="0" w:color="auto"/>
              </w:divBdr>
            </w:div>
            <w:div w:id="623660779">
              <w:marLeft w:val="0"/>
              <w:marRight w:val="0"/>
              <w:marTop w:val="0"/>
              <w:marBottom w:val="0"/>
              <w:divBdr>
                <w:top w:val="none" w:sz="0" w:space="0" w:color="auto"/>
                <w:left w:val="none" w:sz="0" w:space="0" w:color="auto"/>
                <w:bottom w:val="none" w:sz="0" w:space="0" w:color="auto"/>
                <w:right w:val="none" w:sz="0" w:space="0" w:color="auto"/>
              </w:divBdr>
            </w:div>
            <w:div w:id="952596036">
              <w:marLeft w:val="0"/>
              <w:marRight w:val="0"/>
              <w:marTop w:val="0"/>
              <w:marBottom w:val="0"/>
              <w:divBdr>
                <w:top w:val="none" w:sz="0" w:space="0" w:color="auto"/>
                <w:left w:val="none" w:sz="0" w:space="0" w:color="auto"/>
                <w:bottom w:val="none" w:sz="0" w:space="0" w:color="auto"/>
                <w:right w:val="none" w:sz="0" w:space="0" w:color="auto"/>
              </w:divBdr>
            </w:div>
            <w:div w:id="809520061">
              <w:marLeft w:val="0"/>
              <w:marRight w:val="0"/>
              <w:marTop w:val="0"/>
              <w:marBottom w:val="0"/>
              <w:divBdr>
                <w:top w:val="none" w:sz="0" w:space="0" w:color="auto"/>
                <w:left w:val="none" w:sz="0" w:space="0" w:color="auto"/>
                <w:bottom w:val="none" w:sz="0" w:space="0" w:color="auto"/>
                <w:right w:val="none" w:sz="0" w:space="0" w:color="auto"/>
              </w:divBdr>
            </w:div>
            <w:div w:id="536891689">
              <w:marLeft w:val="0"/>
              <w:marRight w:val="0"/>
              <w:marTop w:val="0"/>
              <w:marBottom w:val="0"/>
              <w:divBdr>
                <w:top w:val="none" w:sz="0" w:space="0" w:color="auto"/>
                <w:left w:val="none" w:sz="0" w:space="0" w:color="auto"/>
                <w:bottom w:val="none" w:sz="0" w:space="0" w:color="auto"/>
                <w:right w:val="none" w:sz="0" w:space="0" w:color="auto"/>
              </w:divBdr>
            </w:div>
            <w:div w:id="999775630">
              <w:marLeft w:val="0"/>
              <w:marRight w:val="0"/>
              <w:marTop w:val="0"/>
              <w:marBottom w:val="0"/>
              <w:divBdr>
                <w:top w:val="none" w:sz="0" w:space="0" w:color="auto"/>
                <w:left w:val="none" w:sz="0" w:space="0" w:color="auto"/>
                <w:bottom w:val="none" w:sz="0" w:space="0" w:color="auto"/>
                <w:right w:val="none" w:sz="0" w:space="0" w:color="auto"/>
              </w:divBdr>
            </w:div>
            <w:div w:id="1184250126">
              <w:marLeft w:val="0"/>
              <w:marRight w:val="0"/>
              <w:marTop w:val="0"/>
              <w:marBottom w:val="0"/>
              <w:divBdr>
                <w:top w:val="none" w:sz="0" w:space="0" w:color="auto"/>
                <w:left w:val="none" w:sz="0" w:space="0" w:color="auto"/>
                <w:bottom w:val="none" w:sz="0" w:space="0" w:color="auto"/>
                <w:right w:val="none" w:sz="0" w:space="0" w:color="auto"/>
              </w:divBdr>
            </w:div>
            <w:div w:id="2046131847">
              <w:marLeft w:val="0"/>
              <w:marRight w:val="0"/>
              <w:marTop w:val="0"/>
              <w:marBottom w:val="0"/>
              <w:divBdr>
                <w:top w:val="none" w:sz="0" w:space="0" w:color="auto"/>
                <w:left w:val="none" w:sz="0" w:space="0" w:color="auto"/>
                <w:bottom w:val="none" w:sz="0" w:space="0" w:color="auto"/>
                <w:right w:val="none" w:sz="0" w:space="0" w:color="auto"/>
              </w:divBdr>
            </w:div>
            <w:div w:id="861473263">
              <w:marLeft w:val="0"/>
              <w:marRight w:val="0"/>
              <w:marTop w:val="0"/>
              <w:marBottom w:val="0"/>
              <w:divBdr>
                <w:top w:val="none" w:sz="0" w:space="0" w:color="auto"/>
                <w:left w:val="none" w:sz="0" w:space="0" w:color="auto"/>
                <w:bottom w:val="none" w:sz="0" w:space="0" w:color="auto"/>
                <w:right w:val="none" w:sz="0" w:space="0" w:color="auto"/>
              </w:divBdr>
            </w:div>
            <w:div w:id="320236791">
              <w:marLeft w:val="0"/>
              <w:marRight w:val="0"/>
              <w:marTop w:val="0"/>
              <w:marBottom w:val="0"/>
              <w:divBdr>
                <w:top w:val="none" w:sz="0" w:space="0" w:color="auto"/>
                <w:left w:val="none" w:sz="0" w:space="0" w:color="auto"/>
                <w:bottom w:val="none" w:sz="0" w:space="0" w:color="auto"/>
                <w:right w:val="none" w:sz="0" w:space="0" w:color="auto"/>
              </w:divBdr>
            </w:div>
            <w:div w:id="1546792517">
              <w:marLeft w:val="0"/>
              <w:marRight w:val="0"/>
              <w:marTop w:val="0"/>
              <w:marBottom w:val="0"/>
              <w:divBdr>
                <w:top w:val="none" w:sz="0" w:space="0" w:color="auto"/>
                <w:left w:val="none" w:sz="0" w:space="0" w:color="auto"/>
                <w:bottom w:val="none" w:sz="0" w:space="0" w:color="auto"/>
                <w:right w:val="none" w:sz="0" w:space="0" w:color="auto"/>
              </w:divBdr>
            </w:div>
            <w:div w:id="725185837">
              <w:marLeft w:val="0"/>
              <w:marRight w:val="0"/>
              <w:marTop w:val="0"/>
              <w:marBottom w:val="0"/>
              <w:divBdr>
                <w:top w:val="none" w:sz="0" w:space="0" w:color="auto"/>
                <w:left w:val="none" w:sz="0" w:space="0" w:color="auto"/>
                <w:bottom w:val="none" w:sz="0" w:space="0" w:color="auto"/>
                <w:right w:val="none" w:sz="0" w:space="0" w:color="auto"/>
              </w:divBdr>
            </w:div>
            <w:div w:id="2091417253">
              <w:marLeft w:val="0"/>
              <w:marRight w:val="0"/>
              <w:marTop w:val="0"/>
              <w:marBottom w:val="0"/>
              <w:divBdr>
                <w:top w:val="none" w:sz="0" w:space="0" w:color="auto"/>
                <w:left w:val="none" w:sz="0" w:space="0" w:color="auto"/>
                <w:bottom w:val="none" w:sz="0" w:space="0" w:color="auto"/>
                <w:right w:val="none" w:sz="0" w:space="0" w:color="auto"/>
              </w:divBdr>
            </w:div>
            <w:div w:id="513344011">
              <w:marLeft w:val="0"/>
              <w:marRight w:val="0"/>
              <w:marTop w:val="0"/>
              <w:marBottom w:val="0"/>
              <w:divBdr>
                <w:top w:val="none" w:sz="0" w:space="0" w:color="auto"/>
                <w:left w:val="none" w:sz="0" w:space="0" w:color="auto"/>
                <w:bottom w:val="none" w:sz="0" w:space="0" w:color="auto"/>
                <w:right w:val="none" w:sz="0" w:space="0" w:color="auto"/>
              </w:divBdr>
            </w:div>
            <w:div w:id="1836647953">
              <w:marLeft w:val="0"/>
              <w:marRight w:val="0"/>
              <w:marTop w:val="0"/>
              <w:marBottom w:val="0"/>
              <w:divBdr>
                <w:top w:val="none" w:sz="0" w:space="0" w:color="auto"/>
                <w:left w:val="none" w:sz="0" w:space="0" w:color="auto"/>
                <w:bottom w:val="none" w:sz="0" w:space="0" w:color="auto"/>
                <w:right w:val="none" w:sz="0" w:space="0" w:color="auto"/>
              </w:divBdr>
            </w:div>
            <w:div w:id="1049766510">
              <w:marLeft w:val="0"/>
              <w:marRight w:val="0"/>
              <w:marTop w:val="0"/>
              <w:marBottom w:val="0"/>
              <w:divBdr>
                <w:top w:val="none" w:sz="0" w:space="0" w:color="auto"/>
                <w:left w:val="none" w:sz="0" w:space="0" w:color="auto"/>
                <w:bottom w:val="none" w:sz="0" w:space="0" w:color="auto"/>
                <w:right w:val="none" w:sz="0" w:space="0" w:color="auto"/>
              </w:divBdr>
            </w:div>
            <w:div w:id="1538855853">
              <w:marLeft w:val="0"/>
              <w:marRight w:val="0"/>
              <w:marTop w:val="0"/>
              <w:marBottom w:val="0"/>
              <w:divBdr>
                <w:top w:val="none" w:sz="0" w:space="0" w:color="auto"/>
                <w:left w:val="none" w:sz="0" w:space="0" w:color="auto"/>
                <w:bottom w:val="none" w:sz="0" w:space="0" w:color="auto"/>
                <w:right w:val="none" w:sz="0" w:space="0" w:color="auto"/>
              </w:divBdr>
            </w:div>
            <w:div w:id="1759979796">
              <w:marLeft w:val="0"/>
              <w:marRight w:val="0"/>
              <w:marTop w:val="0"/>
              <w:marBottom w:val="0"/>
              <w:divBdr>
                <w:top w:val="none" w:sz="0" w:space="0" w:color="auto"/>
                <w:left w:val="none" w:sz="0" w:space="0" w:color="auto"/>
                <w:bottom w:val="none" w:sz="0" w:space="0" w:color="auto"/>
                <w:right w:val="none" w:sz="0" w:space="0" w:color="auto"/>
              </w:divBdr>
            </w:div>
            <w:div w:id="124392992">
              <w:marLeft w:val="0"/>
              <w:marRight w:val="0"/>
              <w:marTop w:val="0"/>
              <w:marBottom w:val="0"/>
              <w:divBdr>
                <w:top w:val="none" w:sz="0" w:space="0" w:color="auto"/>
                <w:left w:val="none" w:sz="0" w:space="0" w:color="auto"/>
                <w:bottom w:val="none" w:sz="0" w:space="0" w:color="auto"/>
                <w:right w:val="none" w:sz="0" w:space="0" w:color="auto"/>
              </w:divBdr>
            </w:div>
            <w:div w:id="15373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9423">
      <w:bodyDiv w:val="1"/>
      <w:marLeft w:val="0"/>
      <w:marRight w:val="0"/>
      <w:marTop w:val="0"/>
      <w:marBottom w:val="0"/>
      <w:divBdr>
        <w:top w:val="none" w:sz="0" w:space="0" w:color="auto"/>
        <w:left w:val="none" w:sz="0" w:space="0" w:color="auto"/>
        <w:bottom w:val="none" w:sz="0" w:space="0" w:color="auto"/>
        <w:right w:val="none" w:sz="0" w:space="0" w:color="auto"/>
      </w:divBdr>
    </w:div>
    <w:div w:id="383674759">
      <w:bodyDiv w:val="1"/>
      <w:marLeft w:val="0"/>
      <w:marRight w:val="0"/>
      <w:marTop w:val="0"/>
      <w:marBottom w:val="0"/>
      <w:divBdr>
        <w:top w:val="none" w:sz="0" w:space="0" w:color="auto"/>
        <w:left w:val="none" w:sz="0" w:space="0" w:color="auto"/>
        <w:bottom w:val="none" w:sz="0" w:space="0" w:color="auto"/>
        <w:right w:val="none" w:sz="0" w:space="0" w:color="auto"/>
      </w:divBdr>
    </w:div>
    <w:div w:id="403600293">
      <w:bodyDiv w:val="1"/>
      <w:marLeft w:val="0"/>
      <w:marRight w:val="0"/>
      <w:marTop w:val="0"/>
      <w:marBottom w:val="0"/>
      <w:divBdr>
        <w:top w:val="none" w:sz="0" w:space="0" w:color="auto"/>
        <w:left w:val="none" w:sz="0" w:space="0" w:color="auto"/>
        <w:bottom w:val="none" w:sz="0" w:space="0" w:color="auto"/>
        <w:right w:val="none" w:sz="0" w:space="0" w:color="auto"/>
      </w:divBdr>
    </w:div>
    <w:div w:id="405153643">
      <w:bodyDiv w:val="1"/>
      <w:marLeft w:val="0"/>
      <w:marRight w:val="0"/>
      <w:marTop w:val="0"/>
      <w:marBottom w:val="0"/>
      <w:divBdr>
        <w:top w:val="none" w:sz="0" w:space="0" w:color="auto"/>
        <w:left w:val="none" w:sz="0" w:space="0" w:color="auto"/>
        <w:bottom w:val="none" w:sz="0" w:space="0" w:color="auto"/>
        <w:right w:val="none" w:sz="0" w:space="0" w:color="auto"/>
      </w:divBdr>
    </w:div>
    <w:div w:id="413630101">
      <w:bodyDiv w:val="1"/>
      <w:marLeft w:val="0"/>
      <w:marRight w:val="0"/>
      <w:marTop w:val="0"/>
      <w:marBottom w:val="0"/>
      <w:divBdr>
        <w:top w:val="none" w:sz="0" w:space="0" w:color="auto"/>
        <w:left w:val="none" w:sz="0" w:space="0" w:color="auto"/>
        <w:bottom w:val="none" w:sz="0" w:space="0" w:color="auto"/>
        <w:right w:val="none" w:sz="0" w:space="0" w:color="auto"/>
      </w:divBdr>
    </w:div>
    <w:div w:id="413820385">
      <w:bodyDiv w:val="1"/>
      <w:marLeft w:val="0"/>
      <w:marRight w:val="0"/>
      <w:marTop w:val="0"/>
      <w:marBottom w:val="0"/>
      <w:divBdr>
        <w:top w:val="none" w:sz="0" w:space="0" w:color="auto"/>
        <w:left w:val="none" w:sz="0" w:space="0" w:color="auto"/>
        <w:bottom w:val="none" w:sz="0" w:space="0" w:color="auto"/>
        <w:right w:val="none" w:sz="0" w:space="0" w:color="auto"/>
      </w:divBdr>
    </w:div>
    <w:div w:id="419179627">
      <w:bodyDiv w:val="1"/>
      <w:marLeft w:val="0"/>
      <w:marRight w:val="0"/>
      <w:marTop w:val="0"/>
      <w:marBottom w:val="0"/>
      <w:divBdr>
        <w:top w:val="none" w:sz="0" w:space="0" w:color="auto"/>
        <w:left w:val="none" w:sz="0" w:space="0" w:color="auto"/>
        <w:bottom w:val="none" w:sz="0" w:space="0" w:color="auto"/>
        <w:right w:val="none" w:sz="0" w:space="0" w:color="auto"/>
      </w:divBdr>
      <w:divsChild>
        <w:div w:id="588121849">
          <w:marLeft w:val="0"/>
          <w:marRight w:val="0"/>
          <w:marTop w:val="0"/>
          <w:marBottom w:val="0"/>
          <w:divBdr>
            <w:top w:val="none" w:sz="0" w:space="0" w:color="auto"/>
            <w:left w:val="none" w:sz="0" w:space="0" w:color="auto"/>
            <w:bottom w:val="none" w:sz="0" w:space="0" w:color="auto"/>
            <w:right w:val="none" w:sz="0" w:space="0" w:color="auto"/>
          </w:divBdr>
          <w:divsChild>
            <w:div w:id="1767775232">
              <w:marLeft w:val="0"/>
              <w:marRight w:val="0"/>
              <w:marTop w:val="0"/>
              <w:marBottom w:val="0"/>
              <w:divBdr>
                <w:top w:val="none" w:sz="0" w:space="0" w:color="auto"/>
                <w:left w:val="none" w:sz="0" w:space="0" w:color="auto"/>
                <w:bottom w:val="none" w:sz="0" w:space="0" w:color="auto"/>
                <w:right w:val="none" w:sz="0" w:space="0" w:color="auto"/>
              </w:divBdr>
            </w:div>
            <w:div w:id="1090081992">
              <w:marLeft w:val="0"/>
              <w:marRight w:val="0"/>
              <w:marTop w:val="0"/>
              <w:marBottom w:val="0"/>
              <w:divBdr>
                <w:top w:val="none" w:sz="0" w:space="0" w:color="auto"/>
                <w:left w:val="none" w:sz="0" w:space="0" w:color="auto"/>
                <w:bottom w:val="none" w:sz="0" w:space="0" w:color="auto"/>
                <w:right w:val="none" w:sz="0" w:space="0" w:color="auto"/>
              </w:divBdr>
            </w:div>
            <w:div w:id="416826009">
              <w:marLeft w:val="0"/>
              <w:marRight w:val="0"/>
              <w:marTop w:val="0"/>
              <w:marBottom w:val="0"/>
              <w:divBdr>
                <w:top w:val="none" w:sz="0" w:space="0" w:color="auto"/>
                <w:left w:val="none" w:sz="0" w:space="0" w:color="auto"/>
                <w:bottom w:val="none" w:sz="0" w:space="0" w:color="auto"/>
                <w:right w:val="none" w:sz="0" w:space="0" w:color="auto"/>
              </w:divBdr>
            </w:div>
            <w:div w:id="15154767">
              <w:marLeft w:val="0"/>
              <w:marRight w:val="0"/>
              <w:marTop w:val="0"/>
              <w:marBottom w:val="0"/>
              <w:divBdr>
                <w:top w:val="none" w:sz="0" w:space="0" w:color="auto"/>
                <w:left w:val="none" w:sz="0" w:space="0" w:color="auto"/>
                <w:bottom w:val="none" w:sz="0" w:space="0" w:color="auto"/>
                <w:right w:val="none" w:sz="0" w:space="0" w:color="auto"/>
              </w:divBdr>
            </w:div>
            <w:div w:id="2082094012">
              <w:marLeft w:val="0"/>
              <w:marRight w:val="0"/>
              <w:marTop w:val="0"/>
              <w:marBottom w:val="0"/>
              <w:divBdr>
                <w:top w:val="none" w:sz="0" w:space="0" w:color="auto"/>
                <w:left w:val="none" w:sz="0" w:space="0" w:color="auto"/>
                <w:bottom w:val="none" w:sz="0" w:space="0" w:color="auto"/>
                <w:right w:val="none" w:sz="0" w:space="0" w:color="auto"/>
              </w:divBdr>
            </w:div>
            <w:div w:id="685670394">
              <w:marLeft w:val="0"/>
              <w:marRight w:val="0"/>
              <w:marTop w:val="0"/>
              <w:marBottom w:val="0"/>
              <w:divBdr>
                <w:top w:val="none" w:sz="0" w:space="0" w:color="auto"/>
                <w:left w:val="none" w:sz="0" w:space="0" w:color="auto"/>
                <w:bottom w:val="none" w:sz="0" w:space="0" w:color="auto"/>
                <w:right w:val="none" w:sz="0" w:space="0" w:color="auto"/>
              </w:divBdr>
            </w:div>
            <w:div w:id="1485706987">
              <w:marLeft w:val="0"/>
              <w:marRight w:val="0"/>
              <w:marTop w:val="0"/>
              <w:marBottom w:val="0"/>
              <w:divBdr>
                <w:top w:val="none" w:sz="0" w:space="0" w:color="auto"/>
                <w:left w:val="none" w:sz="0" w:space="0" w:color="auto"/>
                <w:bottom w:val="none" w:sz="0" w:space="0" w:color="auto"/>
                <w:right w:val="none" w:sz="0" w:space="0" w:color="auto"/>
              </w:divBdr>
            </w:div>
            <w:div w:id="1145777371">
              <w:marLeft w:val="0"/>
              <w:marRight w:val="0"/>
              <w:marTop w:val="0"/>
              <w:marBottom w:val="0"/>
              <w:divBdr>
                <w:top w:val="none" w:sz="0" w:space="0" w:color="auto"/>
                <w:left w:val="none" w:sz="0" w:space="0" w:color="auto"/>
                <w:bottom w:val="none" w:sz="0" w:space="0" w:color="auto"/>
                <w:right w:val="none" w:sz="0" w:space="0" w:color="auto"/>
              </w:divBdr>
            </w:div>
            <w:div w:id="1908489137">
              <w:marLeft w:val="0"/>
              <w:marRight w:val="0"/>
              <w:marTop w:val="0"/>
              <w:marBottom w:val="0"/>
              <w:divBdr>
                <w:top w:val="none" w:sz="0" w:space="0" w:color="auto"/>
                <w:left w:val="none" w:sz="0" w:space="0" w:color="auto"/>
                <w:bottom w:val="none" w:sz="0" w:space="0" w:color="auto"/>
                <w:right w:val="none" w:sz="0" w:space="0" w:color="auto"/>
              </w:divBdr>
            </w:div>
            <w:div w:id="212884978">
              <w:marLeft w:val="0"/>
              <w:marRight w:val="0"/>
              <w:marTop w:val="0"/>
              <w:marBottom w:val="0"/>
              <w:divBdr>
                <w:top w:val="none" w:sz="0" w:space="0" w:color="auto"/>
                <w:left w:val="none" w:sz="0" w:space="0" w:color="auto"/>
                <w:bottom w:val="none" w:sz="0" w:space="0" w:color="auto"/>
                <w:right w:val="none" w:sz="0" w:space="0" w:color="auto"/>
              </w:divBdr>
            </w:div>
            <w:div w:id="1013797504">
              <w:marLeft w:val="0"/>
              <w:marRight w:val="0"/>
              <w:marTop w:val="0"/>
              <w:marBottom w:val="0"/>
              <w:divBdr>
                <w:top w:val="none" w:sz="0" w:space="0" w:color="auto"/>
                <w:left w:val="none" w:sz="0" w:space="0" w:color="auto"/>
                <w:bottom w:val="none" w:sz="0" w:space="0" w:color="auto"/>
                <w:right w:val="none" w:sz="0" w:space="0" w:color="auto"/>
              </w:divBdr>
            </w:div>
            <w:div w:id="241986024">
              <w:marLeft w:val="0"/>
              <w:marRight w:val="0"/>
              <w:marTop w:val="0"/>
              <w:marBottom w:val="0"/>
              <w:divBdr>
                <w:top w:val="none" w:sz="0" w:space="0" w:color="auto"/>
                <w:left w:val="none" w:sz="0" w:space="0" w:color="auto"/>
                <w:bottom w:val="none" w:sz="0" w:space="0" w:color="auto"/>
                <w:right w:val="none" w:sz="0" w:space="0" w:color="auto"/>
              </w:divBdr>
            </w:div>
            <w:div w:id="176816516">
              <w:marLeft w:val="0"/>
              <w:marRight w:val="0"/>
              <w:marTop w:val="0"/>
              <w:marBottom w:val="0"/>
              <w:divBdr>
                <w:top w:val="none" w:sz="0" w:space="0" w:color="auto"/>
                <w:left w:val="none" w:sz="0" w:space="0" w:color="auto"/>
                <w:bottom w:val="none" w:sz="0" w:space="0" w:color="auto"/>
                <w:right w:val="none" w:sz="0" w:space="0" w:color="auto"/>
              </w:divBdr>
            </w:div>
            <w:div w:id="753016497">
              <w:marLeft w:val="0"/>
              <w:marRight w:val="0"/>
              <w:marTop w:val="0"/>
              <w:marBottom w:val="0"/>
              <w:divBdr>
                <w:top w:val="none" w:sz="0" w:space="0" w:color="auto"/>
                <w:left w:val="none" w:sz="0" w:space="0" w:color="auto"/>
                <w:bottom w:val="none" w:sz="0" w:space="0" w:color="auto"/>
                <w:right w:val="none" w:sz="0" w:space="0" w:color="auto"/>
              </w:divBdr>
            </w:div>
            <w:div w:id="2104109445">
              <w:marLeft w:val="0"/>
              <w:marRight w:val="0"/>
              <w:marTop w:val="0"/>
              <w:marBottom w:val="0"/>
              <w:divBdr>
                <w:top w:val="none" w:sz="0" w:space="0" w:color="auto"/>
                <w:left w:val="none" w:sz="0" w:space="0" w:color="auto"/>
                <w:bottom w:val="none" w:sz="0" w:space="0" w:color="auto"/>
                <w:right w:val="none" w:sz="0" w:space="0" w:color="auto"/>
              </w:divBdr>
            </w:div>
            <w:div w:id="1751735017">
              <w:marLeft w:val="0"/>
              <w:marRight w:val="0"/>
              <w:marTop w:val="0"/>
              <w:marBottom w:val="0"/>
              <w:divBdr>
                <w:top w:val="none" w:sz="0" w:space="0" w:color="auto"/>
                <w:left w:val="none" w:sz="0" w:space="0" w:color="auto"/>
                <w:bottom w:val="none" w:sz="0" w:space="0" w:color="auto"/>
                <w:right w:val="none" w:sz="0" w:space="0" w:color="auto"/>
              </w:divBdr>
            </w:div>
            <w:div w:id="978877642">
              <w:marLeft w:val="0"/>
              <w:marRight w:val="0"/>
              <w:marTop w:val="0"/>
              <w:marBottom w:val="0"/>
              <w:divBdr>
                <w:top w:val="none" w:sz="0" w:space="0" w:color="auto"/>
                <w:left w:val="none" w:sz="0" w:space="0" w:color="auto"/>
                <w:bottom w:val="none" w:sz="0" w:space="0" w:color="auto"/>
                <w:right w:val="none" w:sz="0" w:space="0" w:color="auto"/>
              </w:divBdr>
            </w:div>
            <w:div w:id="127818968">
              <w:marLeft w:val="0"/>
              <w:marRight w:val="0"/>
              <w:marTop w:val="0"/>
              <w:marBottom w:val="0"/>
              <w:divBdr>
                <w:top w:val="none" w:sz="0" w:space="0" w:color="auto"/>
                <w:left w:val="none" w:sz="0" w:space="0" w:color="auto"/>
                <w:bottom w:val="none" w:sz="0" w:space="0" w:color="auto"/>
                <w:right w:val="none" w:sz="0" w:space="0" w:color="auto"/>
              </w:divBdr>
            </w:div>
            <w:div w:id="2017883038">
              <w:marLeft w:val="0"/>
              <w:marRight w:val="0"/>
              <w:marTop w:val="0"/>
              <w:marBottom w:val="0"/>
              <w:divBdr>
                <w:top w:val="none" w:sz="0" w:space="0" w:color="auto"/>
                <w:left w:val="none" w:sz="0" w:space="0" w:color="auto"/>
                <w:bottom w:val="none" w:sz="0" w:space="0" w:color="auto"/>
                <w:right w:val="none" w:sz="0" w:space="0" w:color="auto"/>
              </w:divBdr>
            </w:div>
            <w:div w:id="718549843">
              <w:marLeft w:val="0"/>
              <w:marRight w:val="0"/>
              <w:marTop w:val="0"/>
              <w:marBottom w:val="0"/>
              <w:divBdr>
                <w:top w:val="none" w:sz="0" w:space="0" w:color="auto"/>
                <w:left w:val="none" w:sz="0" w:space="0" w:color="auto"/>
                <w:bottom w:val="none" w:sz="0" w:space="0" w:color="auto"/>
                <w:right w:val="none" w:sz="0" w:space="0" w:color="auto"/>
              </w:divBdr>
            </w:div>
            <w:div w:id="38673814">
              <w:marLeft w:val="0"/>
              <w:marRight w:val="0"/>
              <w:marTop w:val="0"/>
              <w:marBottom w:val="0"/>
              <w:divBdr>
                <w:top w:val="none" w:sz="0" w:space="0" w:color="auto"/>
                <w:left w:val="none" w:sz="0" w:space="0" w:color="auto"/>
                <w:bottom w:val="none" w:sz="0" w:space="0" w:color="auto"/>
                <w:right w:val="none" w:sz="0" w:space="0" w:color="auto"/>
              </w:divBdr>
            </w:div>
            <w:div w:id="319358238">
              <w:marLeft w:val="0"/>
              <w:marRight w:val="0"/>
              <w:marTop w:val="0"/>
              <w:marBottom w:val="0"/>
              <w:divBdr>
                <w:top w:val="none" w:sz="0" w:space="0" w:color="auto"/>
                <w:left w:val="none" w:sz="0" w:space="0" w:color="auto"/>
                <w:bottom w:val="none" w:sz="0" w:space="0" w:color="auto"/>
                <w:right w:val="none" w:sz="0" w:space="0" w:color="auto"/>
              </w:divBdr>
            </w:div>
            <w:div w:id="1620212471">
              <w:marLeft w:val="0"/>
              <w:marRight w:val="0"/>
              <w:marTop w:val="0"/>
              <w:marBottom w:val="0"/>
              <w:divBdr>
                <w:top w:val="none" w:sz="0" w:space="0" w:color="auto"/>
                <w:left w:val="none" w:sz="0" w:space="0" w:color="auto"/>
                <w:bottom w:val="none" w:sz="0" w:space="0" w:color="auto"/>
                <w:right w:val="none" w:sz="0" w:space="0" w:color="auto"/>
              </w:divBdr>
            </w:div>
            <w:div w:id="2016496041">
              <w:marLeft w:val="0"/>
              <w:marRight w:val="0"/>
              <w:marTop w:val="0"/>
              <w:marBottom w:val="0"/>
              <w:divBdr>
                <w:top w:val="none" w:sz="0" w:space="0" w:color="auto"/>
                <w:left w:val="none" w:sz="0" w:space="0" w:color="auto"/>
                <w:bottom w:val="none" w:sz="0" w:space="0" w:color="auto"/>
                <w:right w:val="none" w:sz="0" w:space="0" w:color="auto"/>
              </w:divBdr>
            </w:div>
            <w:div w:id="2145459484">
              <w:marLeft w:val="0"/>
              <w:marRight w:val="0"/>
              <w:marTop w:val="0"/>
              <w:marBottom w:val="0"/>
              <w:divBdr>
                <w:top w:val="none" w:sz="0" w:space="0" w:color="auto"/>
                <w:left w:val="none" w:sz="0" w:space="0" w:color="auto"/>
                <w:bottom w:val="none" w:sz="0" w:space="0" w:color="auto"/>
                <w:right w:val="none" w:sz="0" w:space="0" w:color="auto"/>
              </w:divBdr>
            </w:div>
            <w:div w:id="1286086532">
              <w:marLeft w:val="0"/>
              <w:marRight w:val="0"/>
              <w:marTop w:val="0"/>
              <w:marBottom w:val="0"/>
              <w:divBdr>
                <w:top w:val="none" w:sz="0" w:space="0" w:color="auto"/>
                <w:left w:val="none" w:sz="0" w:space="0" w:color="auto"/>
                <w:bottom w:val="none" w:sz="0" w:space="0" w:color="auto"/>
                <w:right w:val="none" w:sz="0" w:space="0" w:color="auto"/>
              </w:divBdr>
            </w:div>
            <w:div w:id="252399846">
              <w:marLeft w:val="0"/>
              <w:marRight w:val="0"/>
              <w:marTop w:val="0"/>
              <w:marBottom w:val="0"/>
              <w:divBdr>
                <w:top w:val="none" w:sz="0" w:space="0" w:color="auto"/>
                <w:left w:val="none" w:sz="0" w:space="0" w:color="auto"/>
                <w:bottom w:val="none" w:sz="0" w:space="0" w:color="auto"/>
                <w:right w:val="none" w:sz="0" w:space="0" w:color="auto"/>
              </w:divBdr>
            </w:div>
            <w:div w:id="558244549">
              <w:marLeft w:val="0"/>
              <w:marRight w:val="0"/>
              <w:marTop w:val="0"/>
              <w:marBottom w:val="0"/>
              <w:divBdr>
                <w:top w:val="none" w:sz="0" w:space="0" w:color="auto"/>
                <w:left w:val="none" w:sz="0" w:space="0" w:color="auto"/>
                <w:bottom w:val="none" w:sz="0" w:space="0" w:color="auto"/>
                <w:right w:val="none" w:sz="0" w:space="0" w:color="auto"/>
              </w:divBdr>
            </w:div>
            <w:div w:id="1786459903">
              <w:marLeft w:val="0"/>
              <w:marRight w:val="0"/>
              <w:marTop w:val="0"/>
              <w:marBottom w:val="0"/>
              <w:divBdr>
                <w:top w:val="none" w:sz="0" w:space="0" w:color="auto"/>
                <w:left w:val="none" w:sz="0" w:space="0" w:color="auto"/>
                <w:bottom w:val="none" w:sz="0" w:space="0" w:color="auto"/>
                <w:right w:val="none" w:sz="0" w:space="0" w:color="auto"/>
              </w:divBdr>
            </w:div>
            <w:div w:id="1554004146">
              <w:marLeft w:val="0"/>
              <w:marRight w:val="0"/>
              <w:marTop w:val="0"/>
              <w:marBottom w:val="0"/>
              <w:divBdr>
                <w:top w:val="none" w:sz="0" w:space="0" w:color="auto"/>
                <w:left w:val="none" w:sz="0" w:space="0" w:color="auto"/>
                <w:bottom w:val="none" w:sz="0" w:space="0" w:color="auto"/>
                <w:right w:val="none" w:sz="0" w:space="0" w:color="auto"/>
              </w:divBdr>
            </w:div>
            <w:div w:id="192354461">
              <w:marLeft w:val="0"/>
              <w:marRight w:val="0"/>
              <w:marTop w:val="0"/>
              <w:marBottom w:val="0"/>
              <w:divBdr>
                <w:top w:val="none" w:sz="0" w:space="0" w:color="auto"/>
                <w:left w:val="none" w:sz="0" w:space="0" w:color="auto"/>
                <w:bottom w:val="none" w:sz="0" w:space="0" w:color="auto"/>
                <w:right w:val="none" w:sz="0" w:space="0" w:color="auto"/>
              </w:divBdr>
            </w:div>
            <w:div w:id="1230119636">
              <w:marLeft w:val="0"/>
              <w:marRight w:val="0"/>
              <w:marTop w:val="0"/>
              <w:marBottom w:val="0"/>
              <w:divBdr>
                <w:top w:val="none" w:sz="0" w:space="0" w:color="auto"/>
                <w:left w:val="none" w:sz="0" w:space="0" w:color="auto"/>
                <w:bottom w:val="none" w:sz="0" w:space="0" w:color="auto"/>
                <w:right w:val="none" w:sz="0" w:space="0" w:color="auto"/>
              </w:divBdr>
            </w:div>
            <w:div w:id="987587715">
              <w:marLeft w:val="0"/>
              <w:marRight w:val="0"/>
              <w:marTop w:val="0"/>
              <w:marBottom w:val="0"/>
              <w:divBdr>
                <w:top w:val="none" w:sz="0" w:space="0" w:color="auto"/>
                <w:left w:val="none" w:sz="0" w:space="0" w:color="auto"/>
                <w:bottom w:val="none" w:sz="0" w:space="0" w:color="auto"/>
                <w:right w:val="none" w:sz="0" w:space="0" w:color="auto"/>
              </w:divBdr>
            </w:div>
            <w:div w:id="360980469">
              <w:marLeft w:val="0"/>
              <w:marRight w:val="0"/>
              <w:marTop w:val="0"/>
              <w:marBottom w:val="0"/>
              <w:divBdr>
                <w:top w:val="none" w:sz="0" w:space="0" w:color="auto"/>
                <w:left w:val="none" w:sz="0" w:space="0" w:color="auto"/>
                <w:bottom w:val="none" w:sz="0" w:space="0" w:color="auto"/>
                <w:right w:val="none" w:sz="0" w:space="0" w:color="auto"/>
              </w:divBdr>
            </w:div>
            <w:div w:id="232936012">
              <w:marLeft w:val="0"/>
              <w:marRight w:val="0"/>
              <w:marTop w:val="0"/>
              <w:marBottom w:val="0"/>
              <w:divBdr>
                <w:top w:val="none" w:sz="0" w:space="0" w:color="auto"/>
                <w:left w:val="none" w:sz="0" w:space="0" w:color="auto"/>
                <w:bottom w:val="none" w:sz="0" w:space="0" w:color="auto"/>
                <w:right w:val="none" w:sz="0" w:space="0" w:color="auto"/>
              </w:divBdr>
            </w:div>
            <w:div w:id="1440442277">
              <w:marLeft w:val="0"/>
              <w:marRight w:val="0"/>
              <w:marTop w:val="0"/>
              <w:marBottom w:val="0"/>
              <w:divBdr>
                <w:top w:val="none" w:sz="0" w:space="0" w:color="auto"/>
                <w:left w:val="none" w:sz="0" w:space="0" w:color="auto"/>
                <w:bottom w:val="none" w:sz="0" w:space="0" w:color="auto"/>
                <w:right w:val="none" w:sz="0" w:space="0" w:color="auto"/>
              </w:divBdr>
            </w:div>
            <w:div w:id="1092437858">
              <w:marLeft w:val="0"/>
              <w:marRight w:val="0"/>
              <w:marTop w:val="0"/>
              <w:marBottom w:val="0"/>
              <w:divBdr>
                <w:top w:val="none" w:sz="0" w:space="0" w:color="auto"/>
                <w:left w:val="none" w:sz="0" w:space="0" w:color="auto"/>
                <w:bottom w:val="none" w:sz="0" w:space="0" w:color="auto"/>
                <w:right w:val="none" w:sz="0" w:space="0" w:color="auto"/>
              </w:divBdr>
            </w:div>
            <w:div w:id="708724283">
              <w:marLeft w:val="0"/>
              <w:marRight w:val="0"/>
              <w:marTop w:val="0"/>
              <w:marBottom w:val="0"/>
              <w:divBdr>
                <w:top w:val="none" w:sz="0" w:space="0" w:color="auto"/>
                <w:left w:val="none" w:sz="0" w:space="0" w:color="auto"/>
                <w:bottom w:val="none" w:sz="0" w:space="0" w:color="auto"/>
                <w:right w:val="none" w:sz="0" w:space="0" w:color="auto"/>
              </w:divBdr>
            </w:div>
            <w:div w:id="1626617369">
              <w:marLeft w:val="0"/>
              <w:marRight w:val="0"/>
              <w:marTop w:val="0"/>
              <w:marBottom w:val="0"/>
              <w:divBdr>
                <w:top w:val="none" w:sz="0" w:space="0" w:color="auto"/>
                <w:left w:val="none" w:sz="0" w:space="0" w:color="auto"/>
                <w:bottom w:val="none" w:sz="0" w:space="0" w:color="auto"/>
                <w:right w:val="none" w:sz="0" w:space="0" w:color="auto"/>
              </w:divBdr>
            </w:div>
            <w:div w:id="1909609667">
              <w:marLeft w:val="0"/>
              <w:marRight w:val="0"/>
              <w:marTop w:val="0"/>
              <w:marBottom w:val="0"/>
              <w:divBdr>
                <w:top w:val="none" w:sz="0" w:space="0" w:color="auto"/>
                <w:left w:val="none" w:sz="0" w:space="0" w:color="auto"/>
                <w:bottom w:val="none" w:sz="0" w:space="0" w:color="auto"/>
                <w:right w:val="none" w:sz="0" w:space="0" w:color="auto"/>
              </w:divBdr>
            </w:div>
            <w:div w:id="1772317179">
              <w:marLeft w:val="0"/>
              <w:marRight w:val="0"/>
              <w:marTop w:val="0"/>
              <w:marBottom w:val="0"/>
              <w:divBdr>
                <w:top w:val="none" w:sz="0" w:space="0" w:color="auto"/>
                <w:left w:val="none" w:sz="0" w:space="0" w:color="auto"/>
                <w:bottom w:val="none" w:sz="0" w:space="0" w:color="auto"/>
                <w:right w:val="none" w:sz="0" w:space="0" w:color="auto"/>
              </w:divBdr>
            </w:div>
            <w:div w:id="1682929313">
              <w:marLeft w:val="0"/>
              <w:marRight w:val="0"/>
              <w:marTop w:val="0"/>
              <w:marBottom w:val="0"/>
              <w:divBdr>
                <w:top w:val="none" w:sz="0" w:space="0" w:color="auto"/>
                <w:left w:val="none" w:sz="0" w:space="0" w:color="auto"/>
                <w:bottom w:val="none" w:sz="0" w:space="0" w:color="auto"/>
                <w:right w:val="none" w:sz="0" w:space="0" w:color="auto"/>
              </w:divBdr>
            </w:div>
            <w:div w:id="998769068">
              <w:marLeft w:val="0"/>
              <w:marRight w:val="0"/>
              <w:marTop w:val="0"/>
              <w:marBottom w:val="0"/>
              <w:divBdr>
                <w:top w:val="none" w:sz="0" w:space="0" w:color="auto"/>
                <w:left w:val="none" w:sz="0" w:space="0" w:color="auto"/>
                <w:bottom w:val="none" w:sz="0" w:space="0" w:color="auto"/>
                <w:right w:val="none" w:sz="0" w:space="0" w:color="auto"/>
              </w:divBdr>
            </w:div>
            <w:div w:id="1050693596">
              <w:marLeft w:val="0"/>
              <w:marRight w:val="0"/>
              <w:marTop w:val="0"/>
              <w:marBottom w:val="0"/>
              <w:divBdr>
                <w:top w:val="none" w:sz="0" w:space="0" w:color="auto"/>
                <w:left w:val="none" w:sz="0" w:space="0" w:color="auto"/>
                <w:bottom w:val="none" w:sz="0" w:space="0" w:color="auto"/>
                <w:right w:val="none" w:sz="0" w:space="0" w:color="auto"/>
              </w:divBdr>
            </w:div>
            <w:div w:id="961347918">
              <w:marLeft w:val="0"/>
              <w:marRight w:val="0"/>
              <w:marTop w:val="0"/>
              <w:marBottom w:val="0"/>
              <w:divBdr>
                <w:top w:val="none" w:sz="0" w:space="0" w:color="auto"/>
                <w:left w:val="none" w:sz="0" w:space="0" w:color="auto"/>
                <w:bottom w:val="none" w:sz="0" w:space="0" w:color="auto"/>
                <w:right w:val="none" w:sz="0" w:space="0" w:color="auto"/>
              </w:divBdr>
            </w:div>
            <w:div w:id="339284353">
              <w:marLeft w:val="0"/>
              <w:marRight w:val="0"/>
              <w:marTop w:val="0"/>
              <w:marBottom w:val="0"/>
              <w:divBdr>
                <w:top w:val="none" w:sz="0" w:space="0" w:color="auto"/>
                <w:left w:val="none" w:sz="0" w:space="0" w:color="auto"/>
                <w:bottom w:val="none" w:sz="0" w:space="0" w:color="auto"/>
                <w:right w:val="none" w:sz="0" w:space="0" w:color="auto"/>
              </w:divBdr>
            </w:div>
            <w:div w:id="2678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4835">
      <w:bodyDiv w:val="1"/>
      <w:marLeft w:val="0"/>
      <w:marRight w:val="0"/>
      <w:marTop w:val="0"/>
      <w:marBottom w:val="0"/>
      <w:divBdr>
        <w:top w:val="none" w:sz="0" w:space="0" w:color="auto"/>
        <w:left w:val="none" w:sz="0" w:space="0" w:color="auto"/>
        <w:bottom w:val="none" w:sz="0" w:space="0" w:color="auto"/>
        <w:right w:val="none" w:sz="0" w:space="0" w:color="auto"/>
      </w:divBdr>
    </w:div>
    <w:div w:id="433403215">
      <w:bodyDiv w:val="1"/>
      <w:marLeft w:val="0"/>
      <w:marRight w:val="0"/>
      <w:marTop w:val="0"/>
      <w:marBottom w:val="0"/>
      <w:divBdr>
        <w:top w:val="none" w:sz="0" w:space="0" w:color="auto"/>
        <w:left w:val="none" w:sz="0" w:space="0" w:color="auto"/>
        <w:bottom w:val="none" w:sz="0" w:space="0" w:color="auto"/>
        <w:right w:val="none" w:sz="0" w:space="0" w:color="auto"/>
      </w:divBdr>
    </w:div>
    <w:div w:id="434520776">
      <w:bodyDiv w:val="1"/>
      <w:marLeft w:val="0"/>
      <w:marRight w:val="0"/>
      <w:marTop w:val="0"/>
      <w:marBottom w:val="0"/>
      <w:divBdr>
        <w:top w:val="none" w:sz="0" w:space="0" w:color="auto"/>
        <w:left w:val="none" w:sz="0" w:space="0" w:color="auto"/>
        <w:bottom w:val="none" w:sz="0" w:space="0" w:color="auto"/>
        <w:right w:val="none" w:sz="0" w:space="0" w:color="auto"/>
      </w:divBdr>
      <w:divsChild>
        <w:div w:id="1796101634">
          <w:marLeft w:val="0"/>
          <w:marRight w:val="0"/>
          <w:marTop w:val="0"/>
          <w:marBottom w:val="0"/>
          <w:divBdr>
            <w:top w:val="none" w:sz="0" w:space="0" w:color="auto"/>
            <w:left w:val="none" w:sz="0" w:space="0" w:color="auto"/>
            <w:bottom w:val="none" w:sz="0" w:space="0" w:color="auto"/>
            <w:right w:val="none" w:sz="0" w:space="0" w:color="auto"/>
          </w:divBdr>
          <w:divsChild>
            <w:div w:id="2117673557">
              <w:marLeft w:val="0"/>
              <w:marRight w:val="0"/>
              <w:marTop w:val="0"/>
              <w:marBottom w:val="0"/>
              <w:divBdr>
                <w:top w:val="none" w:sz="0" w:space="0" w:color="auto"/>
                <w:left w:val="none" w:sz="0" w:space="0" w:color="auto"/>
                <w:bottom w:val="none" w:sz="0" w:space="0" w:color="auto"/>
                <w:right w:val="none" w:sz="0" w:space="0" w:color="auto"/>
              </w:divBdr>
            </w:div>
            <w:div w:id="424542369">
              <w:marLeft w:val="0"/>
              <w:marRight w:val="0"/>
              <w:marTop w:val="0"/>
              <w:marBottom w:val="0"/>
              <w:divBdr>
                <w:top w:val="none" w:sz="0" w:space="0" w:color="auto"/>
                <w:left w:val="none" w:sz="0" w:space="0" w:color="auto"/>
                <w:bottom w:val="none" w:sz="0" w:space="0" w:color="auto"/>
                <w:right w:val="none" w:sz="0" w:space="0" w:color="auto"/>
              </w:divBdr>
            </w:div>
            <w:div w:id="572082168">
              <w:marLeft w:val="0"/>
              <w:marRight w:val="0"/>
              <w:marTop w:val="0"/>
              <w:marBottom w:val="0"/>
              <w:divBdr>
                <w:top w:val="none" w:sz="0" w:space="0" w:color="auto"/>
                <w:left w:val="none" w:sz="0" w:space="0" w:color="auto"/>
                <w:bottom w:val="none" w:sz="0" w:space="0" w:color="auto"/>
                <w:right w:val="none" w:sz="0" w:space="0" w:color="auto"/>
              </w:divBdr>
            </w:div>
            <w:div w:id="514072380">
              <w:marLeft w:val="0"/>
              <w:marRight w:val="0"/>
              <w:marTop w:val="0"/>
              <w:marBottom w:val="0"/>
              <w:divBdr>
                <w:top w:val="none" w:sz="0" w:space="0" w:color="auto"/>
                <w:left w:val="none" w:sz="0" w:space="0" w:color="auto"/>
                <w:bottom w:val="none" w:sz="0" w:space="0" w:color="auto"/>
                <w:right w:val="none" w:sz="0" w:space="0" w:color="auto"/>
              </w:divBdr>
            </w:div>
            <w:div w:id="1077436942">
              <w:marLeft w:val="0"/>
              <w:marRight w:val="0"/>
              <w:marTop w:val="0"/>
              <w:marBottom w:val="0"/>
              <w:divBdr>
                <w:top w:val="none" w:sz="0" w:space="0" w:color="auto"/>
                <w:left w:val="none" w:sz="0" w:space="0" w:color="auto"/>
                <w:bottom w:val="none" w:sz="0" w:space="0" w:color="auto"/>
                <w:right w:val="none" w:sz="0" w:space="0" w:color="auto"/>
              </w:divBdr>
            </w:div>
            <w:div w:id="1483544910">
              <w:marLeft w:val="0"/>
              <w:marRight w:val="0"/>
              <w:marTop w:val="0"/>
              <w:marBottom w:val="0"/>
              <w:divBdr>
                <w:top w:val="none" w:sz="0" w:space="0" w:color="auto"/>
                <w:left w:val="none" w:sz="0" w:space="0" w:color="auto"/>
                <w:bottom w:val="none" w:sz="0" w:space="0" w:color="auto"/>
                <w:right w:val="none" w:sz="0" w:space="0" w:color="auto"/>
              </w:divBdr>
            </w:div>
            <w:div w:id="1714959079">
              <w:marLeft w:val="0"/>
              <w:marRight w:val="0"/>
              <w:marTop w:val="0"/>
              <w:marBottom w:val="0"/>
              <w:divBdr>
                <w:top w:val="none" w:sz="0" w:space="0" w:color="auto"/>
                <w:left w:val="none" w:sz="0" w:space="0" w:color="auto"/>
                <w:bottom w:val="none" w:sz="0" w:space="0" w:color="auto"/>
                <w:right w:val="none" w:sz="0" w:space="0" w:color="auto"/>
              </w:divBdr>
            </w:div>
            <w:div w:id="1508714849">
              <w:marLeft w:val="0"/>
              <w:marRight w:val="0"/>
              <w:marTop w:val="0"/>
              <w:marBottom w:val="0"/>
              <w:divBdr>
                <w:top w:val="none" w:sz="0" w:space="0" w:color="auto"/>
                <w:left w:val="none" w:sz="0" w:space="0" w:color="auto"/>
                <w:bottom w:val="none" w:sz="0" w:space="0" w:color="auto"/>
                <w:right w:val="none" w:sz="0" w:space="0" w:color="auto"/>
              </w:divBdr>
            </w:div>
            <w:div w:id="1915316444">
              <w:marLeft w:val="0"/>
              <w:marRight w:val="0"/>
              <w:marTop w:val="0"/>
              <w:marBottom w:val="0"/>
              <w:divBdr>
                <w:top w:val="none" w:sz="0" w:space="0" w:color="auto"/>
                <w:left w:val="none" w:sz="0" w:space="0" w:color="auto"/>
                <w:bottom w:val="none" w:sz="0" w:space="0" w:color="auto"/>
                <w:right w:val="none" w:sz="0" w:space="0" w:color="auto"/>
              </w:divBdr>
            </w:div>
            <w:div w:id="1944877245">
              <w:marLeft w:val="0"/>
              <w:marRight w:val="0"/>
              <w:marTop w:val="0"/>
              <w:marBottom w:val="0"/>
              <w:divBdr>
                <w:top w:val="none" w:sz="0" w:space="0" w:color="auto"/>
                <w:left w:val="none" w:sz="0" w:space="0" w:color="auto"/>
                <w:bottom w:val="none" w:sz="0" w:space="0" w:color="auto"/>
                <w:right w:val="none" w:sz="0" w:space="0" w:color="auto"/>
              </w:divBdr>
            </w:div>
            <w:div w:id="171998085">
              <w:marLeft w:val="0"/>
              <w:marRight w:val="0"/>
              <w:marTop w:val="0"/>
              <w:marBottom w:val="0"/>
              <w:divBdr>
                <w:top w:val="none" w:sz="0" w:space="0" w:color="auto"/>
                <w:left w:val="none" w:sz="0" w:space="0" w:color="auto"/>
                <w:bottom w:val="none" w:sz="0" w:space="0" w:color="auto"/>
                <w:right w:val="none" w:sz="0" w:space="0" w:color="auto"/>
              </w:divBdr>
            </w:div>
            <w:div w:id="1423185778">
              <w:marLeft w:val="0"/>
              <w:marRight w:val="0"/>
              <w:marTop w:val="0"/>
              <w:marBottom w:val="0"/>
              <w:divBdr>
                <w:top w:val="none" w:sz="0" w:space="0" w:color="auto"/>
                <w:left w:val="none" w:sz="0" w:space="0" w:color="auto"/>
                <w:bottom w:val="none" w:sz="0" w:space="0" w:color="auto"/>
                <w:right w:val="none" w:sz="0" w:space="0" w:color="auto"/>
              </w:divBdr>
            </w:div>
            <w:div w:id="1905408378">
              <w:marLeft w:val="0"/>
              <w:marRight w:val="0"/>
              <w:marTop w:val="0"/>
              <w:marBottom w:val="0"/>
              <w:divBdr>
                <w:top w:val="none" w:sz="0" w:space="0" w:color="auto"/>
                <w:left w:val="none" w:sz="0" w:space="0" w:color="auto"/>
                <w:bottom w:val="none" w:sz="0" w:space="0" w:color="auto"/>
                <w:right w:val="none" w:sz="0" w:space="0" w:color="auto"/>
              </w:divBdr>
            </w:div>
            <w:div w:id="527181289">
              <w:marLeft w:val="0"/>
              <w:marRight w:val="0"/>
              <w:marTop w:val="0"/>
              <w:marBottom w:val="0"/>
              <w:divBdr>
                <w:top w:val="none" w:sz="0" w:space="0" w:color="auto"/>
                <w:left w:val="none" w:sz="0" w:space="0" w:color="auto"/>
                <w:bottom w:val="none" w:sz="0" w:space="0" w:color="auto"/>
                <w:right w:val="none" w:sz="0" w:space="0" w:color="auto"/>
              </w:divBdr>
            </w:div>
            <w:div w:id="1884099184">
              <w:marLeft w:val="0"/>
              <w:marRight w:val="0"/>
              <w:marTop w:val="0"/>
              <w:marBottom w:val="0"/>
              <w:divBdr>
                <w:top w:val="none" w:sz="0" w:space="0" w:color="auto"/>
                <w:left w:val="none" w:sz="0" w:space="0" w:color="auto"/>
                <w:bottom w:val="none" w:sz="0" w:space="0" w:color="auto"/>
                <w:right w:val="none" w:sz="0" w:space="0" w:color="auto"/>
              </w:divBdr>
            </w:div>
            <w:div w:id="1715034440">
              <w:marLeft w:val="0"/>
              <w:marRight w:val="0"/>
              <w:marTop w:val="0"/>
              <w:marBottom w:val="0"/>
              <w:divBdr>
                <w:top w:val="none" w:sz="0" w:space="0" w:color="auto"/>
                <w:left w:val="none" w:sz="0" w:space="0" w:color="auto"/>
                <w:bottom w:val="none" w:sz="0" w:space="0" w:color="auto"/>
                <w:right w:val="none" w:sz="0" w:space="0" w:color="auto"/>
              </w:divBdr>
            </w:div>
            <w:div w:id="808979756">
              <w:marLeft w:val="0"/>
              <w:marRight w:val="0"/>
              <w:marTop w:val="0"/>
              <w:marBottom w:val="0"/>
              <w:divBdr>
                <w:top w:val="none" w:sz="0" w:space="0" w:color="auto"/>
                <w:left w:val="none" w:sz="0" w:space="0" w:color="auto"/>
                <w:bottom w:val="none" w:sz="0" w:space="0" w:color="auto"/>
                <w:right w:val="none" w:sz="0" w:space="0" w:color="auto"/>
              </w:divBdr>
            </w:div>
            <w:div w:id="1422020396">
              <w:marLeft w:val="0"/>
              <w:marRight w:val="0"/>
              <w:marTop w:val="0"/>
              <w:marBottom w:val="0"/>
              <w:divBdr>
                <w:top w:val="none" w:sz="0" w:space="0" w:color="auto"/>
                <w:left w:val="none" w:sz="0" w:space="0" w:color="auto"/>
                <w:bottom w:val="none" w:sz="0" w:space="0" w:color="auto"/>
                <w:right w:val="none" w:sz="0" w:space="0" w:color="auto"/>
              </w:divBdr>
            </w:div>
            <w:div w:id="1702317757">
              <w:marLeft w:val="0"/>
              <w:marRight w:val="0"/>
              <w:marTop w:val="0"/>
              <w:marBottom w:val="0"/>
              <w:divBdr>
                <w:top w:val="none" w:sz="0" w:space="0" w:color="auto"/>
                <w:left w:val="none" w:sz="0" w:space="0" w:color="auto"/>
                <w:bottom w:val="none" w:sz="0" w:space="0" w:color="auto"/>
                <w:right w:val="none" w:sz="0" w:space="0" w:color="auto"/>
              </w:divBdr>
            </w:div>
            <w:div w:id="1015620773">
              <w:marLeft w:val="0"/>
              <w:marRight w:val="0"/>
              <w:marTop w:val="0"/>
              <w:marBottom w:val="0"/>
              <w:divBdr>
                <w:top w:val="none" w:sz="0" w:space="0" w:color="auto"/>
                <w:left w:val="none" w:sz="0" w:space="0" w:color="auto"/>
                <w:bottom w:val="none" w:sz="0" w:space="0" w:color="auto"/>
                <w:right w:val="none" w:sz="0" w:space="0" w:color="auto"/>
              </w:divBdr>
            </w:div>
            <w:div w:id="1661496307">
              <w:marLeft w:val="0"/>
              <w:marRight w:val="0"/>
              <w:marTop w:val="0"/>
              <w:marBottom w:val="0"/>
              <w:divBdr>
                <w:top w:val="none" w:sz="0" w:space="0" w:color="auto"/>
                <w:left w:val="none" w:sz="0" w:space="0" w:color="auto"/>
                <w:bottom w:val="none" w:sz="0" w:space="0" w:color="auto"/>
                <w:right w:val="none" w:sz="0" w:space="0" w:color="auto"/>
              </w:divBdr>
            </w:div>
            <w:div w:id="1990399826">
              <w:marLeft w:val="0"/>
              <w:marRight w:val="0"/>
              <w:marTop w:val="0"/>
              <w:marBottom w:val="0"/>
              <w:divBdr>
                <w:top w:val="none" w:sz="0" w:space="0" w:color="auto"/>
                <w:left w:val="none" w:sz="0" w:space="0" w:color="auto"/>
                <w:bottom w:val="none" w:sz="0" w:space="0" w:color="auto"/>
                <w:right w:val="none" w:sz="0" w:space="0" w:color="auto"/>
              </w:divBdr>
            </w:div>
            <w:div w:id="1177889615">
              <w:marLeft w:val="0"/>
              <w:marRight w:val="0"/>
              <w:marTop w:val="0"/>
              <w:marBottom w:val="0"/>
              <w:divBdr>
                <w:top w:val="none" w:sz="0" w:space="0" w:color="auto"/>
                <w:left w:val="none" w:sz="0" w:space="0" w:color="auto"/>
                <w:bottom w:val="none" w:sz="0" w:space="0" w:color="auto"/>
                <w:right w:val="none" w:sz="0" w:space="0" w:color="auto"/>
              </w:divBdr>
            </w:div>
            <w:div w:id="2129666609">
              <w:marLeft w:val="0"/>
              <w:marRight w:val="0"/>
              <w:marTop w:val="0"/>
              <w:marBottom w:val="0"/>
              <w:divBdr>
                <w:top w:val="none" w:sz="0" w:space="0" w:color="auto"/>
                <w:left w:val="none" w:sz="0" w:space="0" w:color="auto"/>
                <w:bottom w:val="none" w:sz="0" w:space="0" w:color="auto"/>
                <w:right w:val="none" w:sz="0" w:space="0" w:color="auto"/>
              </w:divBdr>
            </w:div>
            <w:div w:id="1337147493">
              <w:marLeft w:val="0"/>
              <w:marRight w:val="0"/>
              <w:marTop w:val="0"/>
              <w:marBottom w:val="0"/>
              <w:divBdr>
                <w:top w:val="none" w:sz="0" w:space="0" w:color="auto"/>
                <w:left w:val="none" w:sz="0" w:space="0" w:color="auto"/>
                <w:bottom w:val="none" w:sz="0" w:space="0" w:color="auto"/>
                <w:right w:val="none" w:sz="0" w:space="0" w:color="auto"/>
              </w:divBdr>
            </w:div>
            <w:div w:id="2079546170">
              <w:marLeft w:val="0"/>
              <w:marRight w:val="0"/>
              <w:marTop w:val="0"/>
              <w:marBottom w:val="0"/>
              <w:divBdr>
                <w:top w:val="none" w:sz="0" w:space="0" w:color="auto"/>
                <w:left w:val="none" w:sz="0" w:space="0" w:color="auto"/>
                <w:bottom w:val="none" w:sz="0" w:space="0" w:color="auto"/>
                <w:right w:val="none" w:sz="0" w:space="0" w:color="auto"/>
              </w:divBdr>
            </w:div>
            <w:div w:id="14287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8264">
      <w:bodyDiv w:val="1"/>
      <w:marLeft w:val="0"/>
      <w:marRight w:val="0"/>
      <w:marTop w:val="0"/>
      <w:marBottom w:val="0"/>
      <w:divBdr>
        <w:top w:val="none" w:sz="0" w:space="0" w:color="auto"/>
        <w:left w:val="none" w:sz="0" w:space="0" w:color="auto"/>
        <w:bottom w:val="none" w:sz="0" w:space="0" w:color="auto"/>
        <w:right w:val="none" w:sz="0" w:space="0" w:color="auto"/>
      </w:divBdr>
    </w:div>
    <w:div w:id="439298559">
      <w:bodyDiv w:val="1"/>
      <w:marLeft w:val="0"/>
      <w:marRight w:val="0"/>
      <w:marTop w:val="0"/>
      <w:marBottom w:val="0"/>
      <w:divBdr>
        <w:top w:val="none" w:sz="0" w:space="0" w:color="auto"/>
        <w:left w:val="none" w:sz="0" w:space="0" w:color="auto"/>
        <w:bottom w:val="none" w:sz="0" w:space="0" w:color="auto"/>
        <w:right w:val="none" w:sz="0" w:space="0" w:color="auto"/>
      </w:divBdr>
      <w:divsChild>
        <w:div w:id="1691565001">
          <w:marLeft w:val="0"/>
          <w:marRight w:val="0"/>
          <w:marTop w:val="0"/>
          <w:marBottom w:val="0"/>
          <w:divBdr>
            <w:top w:val="none" w:sz="0" w:space="0" w:color="auto"/>
            <w:left w:val="none" w:sz="0" w:space="0" w:color="auto"/>
            <w:bottom w:val="none" w:sz="0" w:space="0" w:color="auto"/>
            <w:right w:val="none" w:sz="0" w:space="0" w:color="auto"/>
          </w:divBdr>
          <w:divsChild>
            <w:div w:id="532232240">
              <w:marLeft w:val="0"/>
              <w:marRight w:val="0"/>
              <w:marTop w:val="0"/>
              <w:marBottom w:val="0"/>
              <w:divBdr>
                <w:top w:val="none" w:sz="0" w:space="0" w:color="auto"/>
                <w:left w:val="none" w:sz="0" w:space="0" w:color="auto"/>
                <w:bottom w:val="none" w:sz="0" w:space="0" w:color="auto"/>
                <w:right w:val="none" w:sz="0" w:space="0" w:color="auto"/>
              </w:divBdr>
            </w:div>
            <w:div w:id="362707062">
              <w:marLeft w:val="0"/>
              <w:marRight w:val="0"/>
              <w:marTop w:val="0"/>
              <w:marBottom w:val="0"/>
              <w:divBdr>
                <w:top w:val="none" w:sz="0" w:space="0" w:color="auto"/>
                <w:left w:val="none" w:sz="0" w:space="0" w:color="auto"/>
                <w:bottom w:val="none" w:sz="0" w:space="0" w:color="auto"/>
                <w:right w:val="none" w:sz="0" w:space="0" w:color="auto"/>
              </w:divBdr>
            </w:div>
            <w:div w:id="2078164516">
              <w:marLeft w:val="0"/>
              <w:marRight w:val="0"/>
              <w:marTop w:val="0"/>
              <w:marBottom w:val="0"/>
              <w:divBdr>
                <w:top w:val="none" w:sz="0" w:space="0" w:color="auto"/>
                <w:left w:val="none" w:sz="0" w:space="0" w:color="auto"/>
                <w:bottom w:val="none" w:sz="0" w:space="0" w:color="auto"/>
                <w:right w:val="none" w:sz="0" w:space="0" w:color="auto"/>
              </w:divBdr>
            </w:div>
            <w:div w:id="1820071849">
              <w:marLeft w:val="0"/>
              <w:marRight w:val="0"/>
              <w:marTop w:val="0"/>
              <w:marBottom w:val="0"/>
              <w:divBdr>
                <w:top w:val="none" w:sz="0" w:space="0" w:color="auto"/>
                <w:left w:val="none" w:sz="0" w:space="0" w:color="auto"/>
                <w:bottom w:val="none" w:sz="0" w:space="0" w:color="auto"/>
                <w:right w:val="none" w:sz="0" w:space="0" w:color="auto"/>
              </w:divBdr>
            </w:div>
            <w:div w:id="779765135">
              <w:marLeft w:val="0"/>
              <w:marRight w:val="0"/>
              <w:marTop w:val="0"/>
              <w:marBottom w:val="0"/>
              <w:divBdr>
                <w:top w:val="none" w:sz="0" w:space="0" w:color="auto"/>
                <w:left w:val="none" w:sz="0" w:space="0" w:color="auto"/>
                <w:bottom w:val="none" w:sz="0" w:space="0" w:color="auto"/>
                <w:right w:val="none" w:sz="0" w:space="0" w:color="auto"/>
              </w:divBdr>
            </w:div>
            <w:div w:id="691341342">
              <w:marLeft w:val="0"/>
              <w:marRight w:val="0"/>
              <w:marTop w:val="0"/>
              <w:marBottom w:val="0"/>
              <w:divBdr>
                <w:top w:val="none" w:sz="0" w:space="0" w:color="auto"/>
                <w:left w:val="none" w:sz="0" w:space="0" w:color="auto"/>
                <w:bottom w:val="none" w:sz="0" w:space="0" w:color="auto"/>
                <w:right w:val="none" w:sz="0" w:space="0" w:color="auto"/>
              </w:divBdr>
            </w:div>
            <w:div w:id="1882014200">
              <w:marLeft w:val="0"/>
              <w:marRight w:val="0"/>
              <w:marTop w:val="0"/>
              <w:marBottom w:val="0"/>
              <w:divBdr>
                <w:top w:val="none" w:sz="0" w:space="0" w:color="auto"/>
                <w:left w:val="none" w:sz="0" w:space="0" w:color="auto"/>
                <w:bottom w:val="none" w:sz="0" w:space="0" w:color="auto"/>
                <w:right w:val="none" w:sz="0" w:space="0" w:color="auto"/>
              </w:divBdr>
            </w:div>
            <w:div w:id="1869416397">
              <w:marLeft w:val="0"/>
              <w:marRight w:val="0"/>
              <w:marTop w:val="0"/>
              <w:marBottom w:val="0"/>
              <w:divBdr>
                <w:top w:val="none" w:sz="0" w:space="0" w:color="auto"/>
                <w:left w:val="none" w:sz="0" w:space="0" w:color="auto"/>
                <w:bottom w:val="none" w:sz="0" w:space="0" w:color="auto"/>
                <w:right w:val="none" w:sz="0" w:space="0" w:color="auto"/>
              </w:divBdr>
            </w:div>
            <w:div w:id="1368676248">
              <w:marLeft w:val="0"/>
              <w:marRight w:val="0"/>
              <w:marTop w:val="0"/>
              <w:marBottom w:val="0"/>
              <w:divBdr>
                <w:top w:val="none" w:sz="0" w:space="0" w:color="auto"/>
                <w:left w:val="none" w:sz="0" w:space="0" w:color="auto"/>
                <w:bottom w:val="none" w:sz="0" w:space="0" w:color="auto"/>
                <w:right w:val="none" w:sz="0" w:space="0" w:color="auto"/>
              </w:divBdr>
            </w:div>
            <w:div w:id="2128427081">
              <w:marLeft w:val="0"/>
              <w:marRight w:val="0"/>
              <w:marTop w:val="0"/>
              <w:marBottom w:val="0"/>
              <w:divBdr>
                <w:top w:val="none" w:sz="0" w:space="0" w:color="auto"/>
                <w:left w:val="none" w:sz="0" w:space="0" w:color="auto"/>
                <w:bottom w:val="none" w:sz="0" w:space="0" w:color="auto"/>
                <w:right w:val="none" w:sz="0" w:space="0" w:color="auto"/>
              </w:divBdr>
            </w:div>
            <w:div w:id="1409576519">
              <w:marLeft w:val="0"/>
              <w:marRight w:val="0"/>
              <w:marTop w:val="0"/>
              <w:marBottom w:val="0"/>
              <w:divBdr>
                <w:top w:val="none" w:sz="0" w:space="0" w:color="auto"/>
                <w:left w:val="none" w:sz="0" w:space="0" w:color="auto"/>
                <w:bottom w:val="none" w:sz="0" w:space="0" w:color="auto"/>
                <w:right w:val="none" w:sz="0" w:space="0" w:color="auto"/>
              </w:divBdr>
            </w:div>
            <w:div w:id="1277129939">
              <w:marLeft w:val="0"/>
              <w:marRight w:val="0"/>
              <w:marTop w:val="0"/>
              <w:marBottom w:val="0"/>
              <w:divBdr>
                <w:top w:val="none" w:sz="0" w:space="0" w:color="auto"/>
                <w:left w:val="none" w:sz="0" w:space="0" w:color="auto"/>
                <w:bottom w:val="none" w:sz="0" w:space="0" w:color="auto"/>
                <w:right w:val="none" w:sz="0" w:space="0" w:color="auto"/>
              </w:divBdr>
            </w:div>
            <w:div w:id="1928659088">
              <w:marLeft w:val="0"/>
              <w:marRight w:val="0"/>
              <w:marTop w:val="0"/>
              <w:marBottom w:val="0"/>
              <w:divBdr>
                <w:top w:val="none" w:sz="0" w:space="0" w:color="auto"/>
                <w:left w:val="none" w:sz="0" w:space="0" w:color="auto"/>
                <w:bottom w:val="none" w:sz="0" w:space="0" w:color="auto"/>
                <w:right w:val="none" w:sz="0" w:space="0" w:color="auto"/>
              </w:divBdr>
            </w:div>
            <w:div w:id="643435672">
              <w:marLeft w:val="0"/>
              <w:marRight w:val="0"/>
              <w:marTop w:val="0"/>
              <w:marBottom w:val="0"/>
              <w:divBdr>
                <w:top w:val="none" w:sz="0" w:space="0" w:color="auto"/>
                <w:left w:val="none" w:sz="0" w:space="0" w:color="auto"/>
                <w:bottom w:val="none" w:sz="0" w:space="0" w:color="auto"/>
                <w:right w:val="none" w:sz="0" w:space="0" w:color="auto"/>
              </w:divBdr>
            </w:div>
            <w:div w:id="875000480">
              <w:marLeft w:val="0"/>
              <w:marRight w:val="0"/>
              <w:marTop w:val="0"/>
              <w:marBottom w:val="0"/>
              <w:divBdr>
                <w:top w:val="none" w:sz="0" w:space="0" w:color="auto"/>
                <w:left w:val="none" w:sz="0" w:space="0" w:color="auto"/>
                <w:bottom w:val="none" w:sz="0" w:space="0" w:color="auto"/>
                <w:right w:val="none" w:sz="0" w:space="0" w:color="auto"/>
              </w:divBdr>
            </w:div>
            <w:div w:id="481779505">
              <w:marLeft w:val="0"/>
              <w:marRight w:val="0"/>
              <w:marTop w:val="0"/>
              <w:marBottom w:val="0"/>
              <w:divBdr>
                <w:top w:val="none" w:sz="0" w:space="0" w:color="auto"/>
                <w:left w:val="none" w:sz="0" w:space="0" w:color="auto"/>
                <w:bottom w:val="none" w:sz="0" w:space="0" w:color="auto"/>
                <w:right w:val="none" w:sz="0" w:space="0" w:color="auto"/>
              </w:divBdr>
            </w:div>
            <w:div w:id="1967464638">
              <w:marLeft w:val="0"/>
              <w:marRight w:val="0"/>
              <w:marTop w:val="0"/>
              <w:marBottom w:val="0"/>
              <w:divBdr>
                <w:top w:val="none" w:sz="0" w:space="0" w:color="auto"/>
                <w:left w:val="none" w:sz="0" w:space="0" w:color="auto"/>
                <w:bottom w:val="none" w:sz="0" w:space="0" w:color="auto"/>
                <w:right w:val="none" w:sz="0" w:space="0" w:color="auto"/>
              </w:divBdr>
            </w:div>
            <w:div w:id="460808114">
              <w:marLeft w:val="0"/>
              <w:marRight w:val="0"/>
              <w:marTop w:val="0"/>
              <w:marBottom w:val="0"/>
              <w:divBdr>
                <w:top w:val="none" w:sz="0" w:space="0" w:color="auto"/>
                <w:left w:val="none" w:sz="0" w:space="0" w:color="auto"/>
                <w:bottom w:val="none" w:sz="0" w:space="0" w:color="auto"/>
                <w:right w:val="none" w:sz="0" w:space="0" w:color="auto"/>
              </w:divBdr>
            </w:div>
            <w:div w:id="1366130503">
              <w:marLeft w:val="0"/>
              <w:marRight w:val="0"/>
              <w:marTop w:val="0"/>
              <w:marBottom w:val="0"/>
              <w:divBdr>
                <w:top w:val="none" w:sz="0" w:space="0" w:color="auto"/>
                <w:left w:val="none" w:sz="0" w:space="0" w:color="auto"/>
                <w:bottom w:val="none" w:sz="0" w:space="0" w:color="auto"/>
                <w:right w:val="none" w:sz="0" w:space="0" w:color="auto"/>
              </w:divBdr>
            </w:div>
            <w:div w:id="34549543">
              <w:marLeft w:val="0"/>
              <w:marRight w:val="0"/>
              <w:marTop w:val="0"/>
              <w:marBottom w:val="0"/>
              <w:divBdr>
                <w:top w:val="none" w:sz="0" w:space="0" w:color="auto"/>
                <w:left w:val="none" w:sz="0" w:space="0" w:color="auto"/>
                <w:bottom w:val="none" w:sz="0" w:space="0" w:color="auto"/>
                <w:right w:val="none" w:sz="0" w:space="0" w:color="auto"/>
              </w:divBdr>
            </w:div>
            <w:div w:id="27534017">
              <w:marLeft w:val="0"/>
              <w:marRight w:val="0"/>
              <w:marTop w:val="0"/>
              <w:marBottom w:val="0"/>
              <w:divBdr>
                <w:top w:val="none" w:sz="0" w:space="0" w:color="auto"/>
                <w:left w:val="none" w:sz="0" w:space="0" w:color="auto"/>
                <w:bottom w:val="none" w:sz="0" w:space="0" w:color="auto"/>
                <w:right w:val="none" w:sz="0" w:space="0" w:color="auto"/>
              </w:divBdr>
            </w:div>
            <w:div w:id="1246457605">
              <w:marLeft w:val="0"/>
              <w:marRight w:val="0"/>
              <w:marTop w:val="0"/>
              <w:marBottom w:val="0"/>
              <w:divBdr>
                <w:top w:val="none" w:sz="0" w:space="0" w:color="auto"/>
                <w:left w:val="none" w:sz="0" w:space="0" w:color="auto"/>
                <w:bottom w:val="none" w:sz="0" w:space="0" w:color="auto"/>
                <w:right w:val="none" w:sz="0" w:space="0" w:color="auto"/>
              </w:divBdr>
            </w:div>
            <w:div w:id="124460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4127">
      <w:bodyDiv w:val="1"/>
      <w:marLeft w:val="0"/>
      <w:marRight w:val="0"/>
      <w:marTop w:val="0"/>
      <w:marBottom w:val="0"/>
      <w:divBdr>
        <w:top w:val="none" w:sz="0" w:space="0" w:color="auto"/>
        <w:left w:val="none" w:sz="0" w:space="0" w:color="auto"/>
        <w:bottom w:val="none" w:sz="0" w:space="0" w:color="auto"/>
        <w:right w:val="none" w:sz="0" w:space="0" w:color="auto"/>
      </w:divBdr>
    </w:div>
    <w:div w:id="442773244">
      <w:bodyDiv w:val="1"/>
      <w:marLeft w:val="0"/>
      <w:marRight w:val="0"/>
      <w:marTop w:val="0"/>
      <w:marBottom w:val="0"/>
      <w:divBdr>
        <w:top w:val="none" w:sz="0" w:space="0" w:color="auto"/>
        <w:left w:val="none" w:sz="0" w:space="0" w:color="auto"/>
        <w:bottom w:val="none" w:sz="0" w:space="0" w:color="auto"/>
        <w:right w:val="none" w:sz="0" w:space="0" w:color="auto"/>
      </w:divBdr>
    </w:div>
    <w:div w:id="451561487">
      <w:bodyDiv w:val="1"/>
      <w:marLeft w:val="0"/>
      <w:marRight w:val="0"/>
      <w:marTop w:val="0"/>
      <w:marBottom w:val="0"/>
      <w:divBdr>
        <w:top w:val="none" w:sz="0" w:space="0" w:color="auto"/>
        <w:left w:val="none" w:sz="0" w:space="0" w:color="auto"/>
        <w:bottom w:val="none" w:sz="0" w:space="0" w:color="auto"/>
        <w:right w:val="none" w:sz="0" w:space="0" w:color="auto"/>
      </w:divBdr>
    </w:div>
    <w:div w:id="464811441">
      <w:bodyDiv w:val="1"/>
      <w:marLeft w:val="0"/>
      <w:marRight w:val="0"/>
      <w:marTop w:val="0"/>
      <w:marBottom w:val="0"/>
      <w:divBdr>
        <w:top w:val="none" w:sz="0" w:space="0" w:color="auto"/>
        <w:left w:val="none" w:sz="0" w:space="0" w:color="auto"/>
        <w:bottom w:val="none" w:sz="0" w:space="0" w:color="auto"/>
        <w:right w:val="none" w:sz="0" w:space="0" w:color="auto"/>
      </w:divBdr>
      <w:divsChild>
        <w:div w:id="265775602">
          <w:marLeft w:val="0"/>
          <w:marRight w:val="0"/>
          <w:marTop w:val="0"/>
          <w:marBottom w:val="0"/>
          <w:divBdr>
            <w:top w:val="none" w:sz="0" w:space="0" w:color="auto"/>
            <w:left w:val="none" w:sz="0" w:space="0" w:color="auto"/>
            <w:bottom w:val="none" w:sz="0" w:space="0" w:color="auto"/>
            <w:right w:val="none" w:sz="0" w:space="0" w:color="auto"/>
          </w:divBdr>
          <w:divsChild>
            <w:div w:id="473521872">
              <w:marLeft w:val="0"/>
              <w:marRight w:val="0"/>
              <w:marTop w:val="0"/>
              <w:marBottom w:val="0"/>
              <w:divBdr>
                <w:top w:val="none" w:sz="0" w:space="0" w:color="auto"/>
                <w:left w:val="none" w:sz="0" w:space="0" w:color="auto"/>
                <w:bottom w:val="none" w:sz="0" w:space="0" w:color="auto"/>
                <w:right w:val="none" w:sz="0" w:space="0" w:color="auto"/>
              </w:divBdr>
            </w:div>
            <w:div w:id="1956327939">
              <w:marLeft w:val="0"/>
              <w:marRight w:val="0"/>
              <w:marTop w:val="0"/>
              <w:marBottom w:val="0"/>
              <w:divBdr>
                <w:top w:val="none" w:sz="0" w:space="0" w:color="auto"/>
                <w:left w:val="none" w:sz="0" w:space="0" w:color="auto"/>
                <w:bottom w:val="none" w:sz="0" w:space="0" w:color="auto"/>
                <w:right w:val="none" w:sz="0" w:space="0" w:color="auto"/>
              </w:divBdr>
            </w:div>
            <w:div w:id="814837679">
              <w:marLeft w:val="0"/>
              <w:marRight w:val="0"/>
              <w:marTop w:val="0"/>
              <w:marBottom w:val="0"/>
              <w:divBdr>
                <w:top w:val="none" w:sz="0" w:space="0" w:color="auto"/>
                <w:left w:val="none" w:sz="0" w:space="0" w:color="auto"/>
                <w:bottom w:val="none" w:sz="0" w:space="0" w:color="auto"/>
                <w:right w:val="none" w:sz="0" w:space="0" w:color="auto"/>
              </w:divBdr>
            </w:div>
            <w:div w:id="780685226">
              <w:marLeft w:val="0"/>
              <w:marRight w:val="0"/>
              <w:marTop w:val="0"/>
              <w:marBottom w:val="0"/>
              <w:divBdr>
                <w:top w:val="none" w:sz="0" w:space="0" w:color="auto"/>
                <w:left w:val="none" w:sz="0" w:space="0" w:color="auto"/>
                <w:bottom w:val="none" w:sz="0" w:space="0" w:color="auto"/>
                <w:right w:val="none" w:sz="0" w:space="0" w:color="auto"/>
              </w:divBdr>
            </w:div>
            <w:div w:id="1358772415">
              <w:marLeft w:val="0"/>
              <w:marRight w:val="0"/>
              <w:marTop w:val="0"/>
              <w:marBottom w:val="0"/>
              <w:divBdr>
                <w:top w:val="none" w:sz="0" w:space="0" w:color="auto"/>
                <w:left w:val="none" w:sz="0" w:space="0" w:color="auto"/>
                <w:bottom w:val="none" w:sz="0" w:space="0" w:color="auto"/>
                <w:right w:val="none" w:sz="0" w:space="0" w:color="auto"/>
              </w:divBdr>
            </w:div>
            <w:div w:id="12610791">
              <w:marLeft w:val="0"/>
              <w:marRight w:val="0"/>
              <w:marTop w:val="0"/>
              <w:marBottom w:val="0"/>
              <w:divBdr>
                <w:top w:val="none" w:sz="0" w:space="0" w:color="auto"/>
                <w:left w:val="none" w:sz="0" w:space="0" w:color="auto"/>
                <w:bottom w:val="none" w:sz="0" w:space="0" w:color="auto"/>
                <w:right w:val="none" w:sz="0" w:space="0" w:color="auto"/>
              </w:divBdr>
            </w:div>
            <w:div w:id="297687896">
              <w:marLeft w:val="0"/>
              <w:marRight w:val="0"/>
              <w:marTop w:val="0"/>
              <w:marBottom w:val="0"/>
              <w:divBdr>
                <w:top w:val="none" w:sz="0" w:space="0" w:color="auto"/>
                <w:left w:val="none" w:sz="0" w:space="0" w:color="auto"/>
                <w:bottom w:val="none" w:sz="0" w:space="0" w:color="auto"/>
                <w:right w:val="none" w:sz="0" w:space="0" w:color="auto"/>
              </w:divBdr>
            </w:div>
            <w:div w:id="14584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1136">
      <w:bodyDiv w:val="1"/>
      <w:marLeft w:val="0"/>
      <w:marRight w:val="0"/>
      <w:marTop w:val="0"/>
      <w:marBottom w:val="0"/>
      <w:divBdr>
        <w:top w:val="none" w:sz="0" w:space="0" w:color="auto"/>
        <w:left w:val="none" w:sz="0" w:space="0" w:color="auto"/>
        <w:bottom w:val="none" w:sz="0" w:space="0" w:color="auto"/>
        <w:right w:val="none" w:sz="0" w:space="0" w:color="auto"/>
      </w:divBdr>
    </w:div>
    <w:div w:id="472329892">
      <w:bodyDiv w:val="1"/>
      <w:marLeft w:val="0"/>
      <w:marRight w:val="0"/>
      <w:marTop w:val="0"/>
      <w:marBottom w:val="0"/>
      <w:divBdr>
        <w:top w:val="none" w:sz="0" w:space="0" w:color="auto"/>
        <w:left w:val="none" w:sz="0" w:space="0" w:color="auto"/>
        <w:bottom w:val="none" w:sz="0" w:space="0" w:color="auto"/>
        <w:right w:val="none" w:sz="0" w:space="0" w:color="auto"/>
      </w:divBdr>
      <w:divsChild>
        <w:div w:id="1618179711">
          <w:marLeft w:val="0"/>
          <w:marRight w:val="0"/>
          <w:marTop w:val="0"/>
          <w:marBottom w:val="0"/>
          <w:divBdr>
            <w:top w:val="none" w:sz="0" w:space="0" w:color="auto"/>
            <w:left w:val="none" w:sz="0" w:space="0" w:color="auto"/>
            <w:bottom w:val="none" w:sz="0" w:space="0" w:color="auto"/>
            <w:right w:val="none" w:sz="0" w:space="0" w:color="auto"/>
          </w:divBdr>
          <w:divsChild>
            <w:div w:id="573659626">
              <w:marLeft w:val="0"/>
              <w:marRight w:val="0"/>
              <w:marTop w:val="0"/>
              <w:marBottom w:val="0"/>
              <w:divBdr>
                <w:top w:val="none" w:sz="0" w:space="0" w:color="auto"/>
                <w:left w:val="none" w:sz="0" w:space="0" w:color="auto"/>
                <w:bottom w:val="none" w:sz="0" w:space="0" w:color="auto"/>
                <w:right w:val="none" w:sz="0" w:space="0" w:color="auto"/>
              </w:divBdr>
            </w:div>
            <w:div w:id="2031830712">
              <w:marLeft w:val="0"/>
              <w:marRight w:val="0"/>
              <w:marTop w:val="0"/>
              <w:marBottom w:val="0"/>
              <w:divBdr>
                <w:top w:val="none" w:sz="0" w:space="0" w:color="auto"/>
                <w:left w:val="none" w:sz="0" w:space="0" w:color="auto"/>
                <w:bottom w:val="none" w:sz="0" w:space="0" w:color="auto"/>
                <w:right w:val="none" w:sz="0" w:space="0" w:color="auto"/>
              </w:divBdr>
            </w:div>
            <w:div w:id="346373428">
              <w:marLeft w:val="0"/>
              <w:marRight w:val="0"/>
              <w:marTop w:val="0"/>
              <w:marBottom w:val="0"/>
              <w:divBdr>
                <w:top w:val="none" w:sz="0" w:space="0" w:color="auto"/>
                <w:left w:val="none" w:sz="0" w:space="0" w:color="auto"/>
                <w:bottom w:val="none" w:sz="0" w:space="0" w:color="auto"/>
                <w:right w:val="none" w:sz="0" w:space="0" w:color="auto"/>
              </w:divBdr>
            </w:div>
            <w:div w:id="206263825">
              <w:marLeft w:val="0"/>
              <w:marRight w:val="0"/>
              <w:marTop w:val="0"/>
              <w:marBottom w:val="0"/>
              <w:divBdr>
                <w:top w:val="none" w:sz="0" w:space="0" w:color="auto"/>
                <w:left w:val="none" w:sz="0" w:space="0" w:color="auto"/>
                <w:bottom w:val="none" w:sz="0" w:space="0" w:color="auto"/>
                <w:right w:val="none" w:sz="0" w:space="0" w:color="auto"/>
              </w:divBdr>
            </w:div>
            <w:div w:id="2064015677">
              <w:marLeft w:val="0"/>
              <w:marRight w:val="0"/>
              <w:marTop w:val="0"/>
              <w:marBottom w:val="0"/>
              <w:divBdr>
                <w:top w:val="none" w:sz="0" w:space="0" w:color="auto"/>
                <w:left w:val="none" w:sz="0" w:space="0" w:color="auto"/>
                <w:bottom w:val="none" w:sz="0" w:space="0" w:color="auto"/>
                <w:right w:val="none" w:sz="0" w:space="0" w:color="auto"/>
              </w:divBdr>
            </w:div>
            <w:div w:id="164321005">
              <w:marLeft w:val="0"/>
              <w:marRight w:val="0"/>
              <w:marTop w:val="0"/>
              <w:marBottom w:val="0"/>
              <w:divBdr>
                <w:top w:val="none" w:sz="0" w:space="0" w:color="auto"/>
                <w:left w:val="none" w:sz="0" w:space="0" w:color="auto"/>
                <w:bottom w:val="none" w:sz="0" w:space="0" w:color="auto"/>
                <w:right w:val="none" w:sz="0" w:space="0" w:color="auto"/>
              </w:divBdr>
            </w:div>
            <w:div w:id="1772781412">
              <w:marLeft w:val="0"/>
              <w:marRight w:val="0"/>
              <w:marTop w:val="0"/>
              <w:marBottom w:val="0"/>
              <w:divBdr>
                <w:top w:val="none" w:sz="0" w:space="0" w:color="auto"/>
                <w:left w:val="none" w:sz="0" w:space="0" w:color="auto"/>
                <w:bottom w:val="none" w:sz="0" w:space="0" w:color="auto"/>
                <w:right w:val="none" w:sz="0" w:space="0" w:color="auto"/>
              </w:divBdr>
            </w:div>
            <w:div w:id="1393386418">
              <w:marLeft w:val="0"/>
              <w:marRight w:val="0"/>
              <w:marTop w:val="0"/>
              <w:marBottom w:val="0"/>
              <w:divBdr>
                <w:top w:val="none" w:sz="0" w:space="0" w:color="auto"/>
                <w:left w:val="none" w:sz="0" w:space="0" w:color="auto"/>
                <w:bottom w:val="none" w:sz="0" w:space="0" w:color="auto"/>
                <w:right w:val="none" w:sz="0" w:space="0" w:color="auto"/>
              </w:divBdr>
            </w:div>
            <w:div w:id="1126585368">
              <w:marLeft w:val="0"/>
              <w:marRight w:val="0"/>
              <w:marTop w:val="0"/>
              <w:marBottom w:val="0"/>
              <w:divBdr>
                <w:top w:val="none" w:sz="0" w:space="0" w:color="auto"/>
                <w:left w:val="none" w:sz="0" w:space="0" w:color="auto"/>
                <w:bottom w:val="none" w:sz="0" w:space="0" w:color="auto"/>
                <w:right w:val="none" w:sz="0" w:space="0" w:color="auto"/>
              </w:divBdr>
            </w:div>
            <w:div w:id="1297838987">
              <w:marLeft w:val="0"/>
              <w:marRight w:val="0"/>
              <w:marTop w:val="0"/>
              <w:marBottom w:val="0"/>
              <w:divBdr>
                <w:top w:val="none" w:sz="0" w:space="0" w:color="auto"/>
                <w:left w:val="none" w:sz="0" w:space="0" w:color="auto"/>
                <w:bottom w:val="none" w:sz="0" w:space="0" w:color="auto"/>
                <w:right w:val="none" w:sz="0" w:space="0" w:color="auto"/>
              </w:divBdr>
            </w:div>
            <w:div w:id="862863296">
              <w:marLeft w:val="0"/>
              <w:marRight w:val="0"/>
              <w:marTop w:val="0"/>
              <w:marBottom w:val="0"/>
              <w:divBdr>
                <w:top w:val="none" w:sz="0" w:space="0" w:color="auto"/>
                <w:left w:val="none" w:sz="0" w:space="0" w:color="auto"/>
                <w:bottom w:val="none" w:sz="0" w:space="0" w:color="auto"/>
                <w:right w:val="none" w:sz="0" w:space="0" w:color="auto"/>
              </w:divBdr>
            </w:div>
            <w:div w:id="1179193293">
              <w:marLeft w:val="0"/>
              <w:marRight w:val="0"/>
              <w:marTop w:val="0"/>
              <w:marBottom w:val="0"/>
              <w:divBdr>
                <w:top w:val="none" w:sz="0" w:space="0" w:color="auto"/>
                <w:left w:val="none" w:sz="0" w:space="0" w:color="auto"/>
                <w:bottom w:val="none" w:sz="0" w:space="0" w:color="auto"/>
                <w:right w:val="none" w:sz="0" w:space="0" w:color="auto"/>
              </w:divBdr>
            </w:div>
            <w:div w:id="1186138805">
              <w:marLeft w:val="0"/>
              <w:marRight w:val="0"/>
              <w:marTop w:val="0"/>
              <w:marBottom w:val="0"/>
              <w:divBdr>
                <w:top w:val="none" w:sz="0" w:space="0" w:color="auto"/>
                <w:left w:val="none" w:sz="0" w:space="0" w:color="auto"/>
                <w:bottom w:val="none" w:sz="0" w:space="0" w:color="auto"/>
                <w:right w:val="none" w:sz="0" w:space="0" w:color="auto"/>
              </w:divBdr>
            </w:div>
            <w:div w:id="1376926136">
              <w:marLeft w:val="0"/>
              <w:marRight w:val="0"/>
              <w:marTop w:val="0"/>
              <w:marBottom w:val="0"/>
              <w:divBdr>
                <w:top w:val="none" w:sz="0" w:space="0" w:color="auto"/>
                <w:left w:val="none" w:sz="0" w:space="0" w:color="auto"/>
                <w:bottom w:val="none" w:sz="0" w:space="0" w:color="auto"/>
                <w:right w:val="none" w:sz="0" w:space="0" w:color="auto"/>
              </w:divBdr>
            </w:div>
            <w:div w:id="1490243633">
              <w:marLeft w:val="0"/>
              <w:marRight w:val="0"/>
              <w:marTop w:val="0"/>
              <w:marBottom w:val="0"/>
              <w:divBdr>
                <w:top w:val="none" w:sz="0" w:space="0" w:color="auto"/>
                <w:left w:val="none" w:sz="0" w:space="0" w:color="auto"/>
                <w:bottom w:val="none" w:sz="0" w:space="0" w:color="auto"/>
                <w:right w:val="none" w:sz="0" w:space="0" w:color="auto"/>
              </w:divBdr>
            </w:div>
            <w:div w:id="1972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6342">
      <w:bodyDiv w:val="1"/>
      <w:marLeft w:val="0"/>
      <w:marRight w:val="0"/>
      <w:marTop w:val="0"/>
      <w:marBottom w:val="0"/>
      <w:divBdr>
        <w:top w:val="none" w:sz="0" w:space="0" w:color="auto"/>
        <w:left w:val="none" w:sz="0" w:space="0" w:color="auto"/>
        <w:bottom w:val="none" w:sz="0" w:space="0" w:color="auto"/>
        <w:right w:val="none" w:sz="0" w:space="0" w:color="auto"/>
      </w:divBdr>
      <w:divsChild>
        <w:div w:id="667901435">
          <w:marLeft w:val="0"/>
          <w:marRight w:val="0"/>
          <w:marTop w:val="0"/>
          <w:marBottom w:val="0"/>
          <w:divBdr>
            <w:top w:val="none" w:sz="0" w:space="0" w:color="auto"/>
            <w:left w:val="none" w:sz="0" w:space="0" w:color="auto"/>
            <w:bottom w:val="none" w:sz="0" w:space="0" w:color="auto"/>
            <w:right w:val="none" w:sz="0" w:space="0" w:color="auto"/>
          </w:divBdr>
          <w:divsChild>
            <w:div w:id="1582716495">
              <w:marLeft w:val="0"/>
              <w:marRight w:val="0"/>
              <w:marTop w:val="0"/>
              <w:marBottom w:val="0"/>
              <w:divBdr>
                <w:top w:val="none" w:sz="0" w:space="0" w:color="auto"/>
                <w:left w:val="none" w:sz="0" w:space="0" w:color="auto"/>
                <w:bottom w:val="none" w:sz="0" w:space="0" w:color="auto"/>
                <w:right w:val="none" w:sz="0" w:space="0" w:color="auto"/>
              </w:divBdr>
            </w:div>
            <w:div w:id="652954428">
              <w:marLeft w:val="0"/>
              <w:marRight w:val="0"/>
              <w:marTop w:val="0"/>
              <w:marBottom w:val="0"/>
              <w:divBdr>
                <w:top w:val="none" w:sz="0" w:space="0" w:color="auto"/>
                <w:left w:val="none" w:sz="0" w:space="0" w:color="auto"/>
                <w:bottom w:val="none" w:sz="0" w:space="0" w:color="auto"/>
                <w:right w:val="none" w:sz="0" w:space="0" w:color="auto"/>
              </w:divBdr>
            </w:div>
            <w:div w:id="1819417976">
              <w:marLeft w:val="0"/>
              <w:marRight w:val="0"/>
              <w:marTop w:val="0"/>
              <w:marBottom w:val="0"/>
              <w:divBdr>
                <w:top w:val="none" w:sz="0" w:space="0" w:color="auto"/>
                <w:left w:val="none" w:sz="0" w:space="0" w:color="auto"/>
                <w:bottom w:val="none" w:sz="0" w:space="0" w:color="auto"/>
                <w:right w:val="none" w:sz="0" w:space="0" w:color="auto"/>
              </w:divBdr>
            </w:div>
            <w:div w:id="118957591">
              <w:marLeft w:val="0"/>
              <w:marRight w:val="0"/>
              <w:marTop w:val="0"/>
              <w:marBottom w:val="0"/>
              <w:divBdr>
                <w:top w:val="none" w:sz="0" w:space="0" w:color="auto"/>
                <w:left w:val="none" w:sz="0" w:space="0" w:color="auto"/>
                <w:bottom w:val="none" w:sz="0" w:space="0" w:color="auto"/>
                <w:right w:val="none" w:sz="0" w:space="0" w:color="auto"/>
              </w:divBdr>
            </w:div>
            <w:div w:id="1117677200">
              <w:marLeft w:val="0"/>
              <w:marRight w:val="0"/>
              <w:marTop w:val="0"/>
              <w:marBottom w:val="0"/>
              <w:divBdr>
                <w:top w:val="none" w:sz="0" w:space="0" w:color="auto"/>
                <w:left w:val="none" w:sz="0" w:space="0" w:color="auto"/>
                <w:bottom w:val="none" w:sz="0" w:space="0" w:color="auto"/>
                <w:right w:val="none" w:sz="0" w:space="0" w:color="auto"/>
              </w:divBdr>
            </w:div>
            <w:div w:id="1450583530">
              <w:marLeft w:val="0"/>
              <w:marRight w:val="0"/>
              <w:marTop w:val="0"/>
              <w:marBottom w:val="0"/>
              <w:divBdr>
                <w:top w:val="none" w:sz="0" w:space="0" w:color="auto"/>
                <w:left w:val="none" w:sz="0" w:space="0" w:color="auto"/>
                <w:bottom w:val="none" w:sz="0" w:space="0" w:color="auto"/>
                <w:right w:val="none" w:sz="0" w:space="0" w:color="auto"/>
              </w:divBdr>
            </w:div>
            <w:div w:id="483277871">
              <w:marLeft w:val="0"/>
              <w:marRight w:val="0"/>
              <w:marTop w:val="0"/>
              <w:marBottom w:val="0"/>
              <w:divBdr>
                <w:top w:val="none" w:sz="0" w:space="0" w:color="auto"/>
                <w:left w:val="none" w:sz="0" w:space="0" w:color="auto"/>
                <w:bottom w:val="none" w:sz="0" w:space="0" w:color="auto"/>
                <w:right w:val="none" w:sz="0" w:space="0" w:color="auto"/>
              </w:divBdr>
            </w:div>
            <w:div w:id="1785540643">
              <w:marLeft w:val="0"/>
              <w:marRight w:val="0"/>
              <w:marTop w:val="0"/>
              <w:marBottom w:val="0"/>
              <w:divBdr>
                <w:top w:val="none" w:sz="0" w:space="0" w:color="auto"/>
                <w:left w:val="none" w:sz="0" w:space="0" w:color="auto"/>
                <w:bottom w:val="none" w:sz="0" w:space="0" w:color="auto"/>
                <w:right w:val="none" w:sz="0" w:space="0" w:color="auto"/>
              </w:divBdr>
            </w:div>
            <w:div w:id="937177227">
              <w:marLeft w:val="0"/>
              <w:marRight w:val="0"/>
              <w:marTop w:val="0"/>
              <w:marBottom w:val="0"/>
              <w:divBdr>
                <w:top w:val="none" w:sz="0" w:space="0" w:color="auto"/>
                <w:left w:val="none" w:sz="0" w:space="0" w:color="auto"/>
                <w:bottom w:val="none" w:sz="0" w:space="0" w:color="auto"/>
                <w:right w:val="none" w:sz="0" w:space="0" w:color="auto"/>
              </w:divBdr>
            </w:div>
            <w:div w:id="1294100028">
              <w:marLeft w:val="0"/>
              <w:marRight w:val="0"/>
              <w:marTop w:val="0"/>
              <w:marBottom w:val="0"/>
              <w:divBdr>
                <w:top w:val="none" w:sz="0" w:space="0" w:color="auto"/>
                <w:left w:val="none" w:sz="0" w:space="0" w:color="auto"/>
                <w:bottom w:val="none" w:sz="0" w:space="0" w:color="auto"/>
                <w:right w:val="none" w:sz="0" w:space="0" w:color="auto"/>
              </w:divBdr>
            </w:div>
            <w:div w:id="1039669207">
              <w:marLeft w:val="0"/>
              <w:marRight w:val="0"/>
              <w:marTop w:val="0"/>
              <w:marBottom w:val="0"/>
              <w:divBdr>
                <w:top w:val="none" w:sz="0" w:space="0" w:color="auto"/>
                <w:left w:val="none" w:sz="0" w:space="0" w:color="auto"/>
                <w:bottom w:val="none" w:sz="0" w:space="0" w:color="auto"/>
                <w:right w:val="none" w:sz="0" w:space="0" w:color="auto"/>
              </w:divBdr>
            </w:div>
            <w:div w:id="498081542">
              <w:marLeft w:val="0"/>
              <w:marRight w:val="0"/>
              <w:marTop w:val="0"/>
              <w:marBottom w:val="0"/>
              <w:divBdr>
                <w:top w:val="none" w:sz="0" w:space="0" w:color="auto"/>
                <w:left w:val="none" w:sz="0" w:space="0" w:color="auto"/>
                <w:bottom w:val="none" w:sz="0" w:space="0" w:color="auto"/>
                <w:right w:val="none" w:sz="0" w:space="0" w:color="auto"/>
              </w:divBdr>
            </w:div>
            <w:div w:id="1107820664">
              <w:marLeft w:val="0"/>
              <w:marRight w:val="0"/>
              <w:marTop w:val="0"/>
              <w:marBottom w:val="0"/>
              <w:divBdr>
                <w:top w:val="none" w:sz="0" w:space="0" w:color="auto"/>
                <w:left w:val="none" w:sz="0" w:space="0" w:color="auto"/>
                <w:bottom w:val="none" w:sz="0" w:space="0" w:color="auto"/>
                <w:right w:val="none" w:sz="0" w:space="0" w:color="auto"/>
              </w:divBdr>
            </w:div>
            <w:div w:id="2080521993">
              <w:marLeft w:val="0"/>
              <w:marRight w:val="0"/>
              <w:marTop w:val="0"/>
              <w:marBottom w:val="0"/>
              <w:divBdr>
                <w:top w:val="none" w:sz="0" w:space="0" w:color="auto"/>
                <w:left w:val="none" w:sz="0" w:space="0" w:color="auto"/>
                <w:bottom w:val="none" w:sz="0" w:space="0" w:color="auto"/>
                <w:right w:val="none" w:sz="0" w:space="0" w:color="auto"/>
              </w:divBdr>
            </w:div>
            <w:div w:id="1490056665">
              <w:marLeft w:val="0"/>
              <w:marRight w:val="0"/>
              <w:marTop w:val="0"/>
              <w:marBottom w:val="0"/>
              <w:divBdr>
                <w:top w:val="none" w:sz="0" w:space="0" w:color="auto"/>
                <w:left w:val="none" w:sz="0" w:space="0" w:color="auto"/>
                <w:bottom w:val="none" w:sz="0" w:space="0" w:color="auto"/>
                <w:right w:val="none" w:sz="0" w:space="0" w:color="auto"/>
              </w:divBdr>
            </w:div>
            <w:div w:id="904098434">
              <w:marLeft w:val="0"/>
              <w:marRight w:val="0"/>
              <w:marTop w:val="0"/>
              <w:marBottom w:val="0"/>
              <w:divBdr>
                <w:top w:val="none" w:sz="0" w:space="0" w:color="auto"/>
                <w:left w:val="none" w:sz="0" w:space="0" w:color="auto"/>
                <w:bottom w:val="none" w:sz="0" w:space="0" w:color="auto"/>
                <w:right w:val="none" w:sz="0" w:space="0" w:color="auto"/>
              </w:divBdr>
            </w:div>
            <w:div w:id="408040379">
              <w:marLeft w:val="0"/>
              <w:marRight w:val="0"/>
              <w:marTop w:val="0"/>
              <w:marBottom w:val="0"/>
              <w:divBdr>
                <w:top w:val="none" w:sz="0" w:space="0" w:color="auto"/>
                <w:left w:val="none" w:sz="0" w:space="0" w:color="auto"/>
                <w:bottom w:val="none" w:sz="0" w:space="0" w:color="auto"/>
                <w:right w:val="none" w:sz="0" w:space="0" w:color="auto"/>
              </w:divBdr>
            </w:div>
            <w:div w:id="482544341">
              <w:marLeft w:val="0"/>
              <w:marRight w:val="0"/>
              <w:marTop w:val="0"/>
              <w:marBottom w:val="0"/>
              <w:divBdr>
                <w:top w:val="none" w:sz="0" w:space="0" w:color="auto"/>
                <w:left w:val="none" w:sz="0" w:space="0" w:color="auto"/>
                <w:bottom w:val="none" w:sz="0" w:space="0" w:color="auto"/>
                <w:right w:val="none" w:sz="0" w:space="0" w:color="auto"/>
              </w:divBdr>
            </w:div>
            <w:div w:id="697632250">
              <w:marLeft w:val="0"/>
              <w:marRight w:val="0"/>
              <w:marTop w:val="0"/>
              <w:marBottom w:val="0"/>
              <w:divBdr>
                <w:top w:val="none" w:sz="0" w:space="0" w:color="auto"/>
                <w:left w:val="none" w:sz="0" w:space="0" w:color="auto"/>
                <w:bottom w:val="none" w:sz="0" w:space="0" w:color="auto"/>
                <w:right w:val="none" w:sz="0" w:space="0" w:color="auto"/>
              </w:divBdr>
            </w:div>
            <w:div w:id="1065956455">
              <w:marLeft w:val="0"/>
              <w:marRight w:val="0"/>
              <w:marTop w:val="0"/>
              <w:marBottom w:val="0"/>
              <w:divBdr>
                <w:top w:val="none" w:sz="0" w:space="0" w:color="auto"/>
                <w:left w:val="none" w:sz="0" w:space="0" w:color="auto"/>
                <w:bottom w:val="none" w:sz="0" w:space="0" w:color="auto"/>
                <w:right w:val="none" w:sz="0" w:space="0" w:color="auto"/>
              </w:divBdr>
            </w:div>
            <w:div w:id="1528828422">
              <w:marLeft w:val="0"/>
              <w:marRight w:val="0"/>
              <w:marTop w:val="0"/>
              <w:marBottom w:val="0"/>
              <w:divBdr>
                <w:top w:val="none" w:sz="0" w:space="0" w:color="auto"/>
                <w:left w:val="none" w:sz="0" w:space="0" w:color="auto"/>
                <w:bottom w:val="none" w:sz="0" w:space="0" w:color="auto"/>
                <w:right w:val="none" w:sz="0" w:space="0" w:color="auto"/>
              </w:divBdr>
            </w:div>
            <w:div w:id="86274382">
              <w:marLeft w:val="0"/>
              <w:marRight w:val="0"/>
              <w:marTop w:val="0"/>
              <w:marBottom w:val="0"/>
              <w:divBdr>
                <w:top w:val="none" w:sz="0" w:space="0" w:color="auto"/>
                <w:left w:val="none" w:sz="0" w:space="0" w:color="auto"/>
                <w:bottom w:val="none" w:sz="0" w:space="0" w:color="auto"/>
                <w:right w:val="none" w:sz="0" w:space="0" w:color="auto"/>
              </w:divBdr>
            </w:div>
            <w:div w:id="1558055558">
              <w:marLeft w:val="0"/>
              <w:marRight w:val="0"/>
              <w:marTop w:val="0"/>
              <w:marBottom w:val="0"/>
              <w:divBdr>
                <w:top w:val="none" w:sz="0" w:space="0" w:color="auto"/>
                <w:left w:val="none" w:sz="0" w:space="0" w:color="auto"/>
                <w:bottom w:val="none" w:sz="0" w:space="0" w:color="auto"/>
                <w:right w:val="none" w:sz="0" w:space="0" w:color="auto"/>
              </w:divBdr>
            </w:div>
            <w:div w:id="1335575267">
              <w:marLeft w:val="0"/>
              <w:marRight w:val="0"/>
              <w:marTop w:val="0"/>
              <w:marBottom w:val="0"/>
              <w:divBdr>
                <w:top w:val="none" w:sz="0" w:space="0" w:color="auto"/>
                <w:left w:val="none" w:sz="0" w:space="0" w:color="auto"/>
                <w:bottom w:val="none" w:sz="0" w:space="0" w:color="auto"/>
                <w:right w:val="none" w:sz="0" w:space="0" w:color="auto"/>
              </w:divBdr>
            </w:div>
            <w:div w:id="135996487">
              <w:marLeft w:val="0"/>
              <w:marRight w:val="0"/>
              <w:marTop w:val="0"/>
              <w:marBottom w:val="0"/>
              <w:divBdr>
                <w:top w:val="none" w:sz="0" w:space="0" w:color="auto"/>
                <w:left w:val="none" w:sz="0" w:space="0" w:color="auto"/>
                <w:bottom w:val="none" w:sz="0" w:space="0" w:color="auto"/>
                <w:right w:val="none" w:sz="0" w:space="0" w:color="auto"/>
              </w:divBdr>
            </w:div>
            <w:div w:id="1251769949">
              <w:marLeft w:val="0"/>
              <w:marRight w:val="0"/>
              <w:marTop w:val="0"/>
              <w:marBottom w:val="0"/>
              <w:divBdr>
                <w:top w:val="none" w:sz="0" w:space="0" w:color="auto"/>
                <w:left w:val="none" w:sz="0" w:space="0" w:color="auto"/>
                <w:bottom w:val="none" w:sz="0" w:space="0" w:color="auto"/>
                <w:right w:val="none" w:sz="0" w:space="0" w:color="auto"/>
              </w:divBdr>
            </w:div>
            <w:div w:id="1785688325">
              <w:marLeft w:val="0"/>
              <w:marRight w:val="0"/>
              <w:marTop w:val="0"/>
              <w:marBottom w:val="0"/>
              <w:divBdr>
                <w:top w:val="none" w:sz="0" w:space="0" w:color="auto"/>
                <w:left w:val="none" w:sz="0" w:space="0" w:color="auto"/>
                <w:bottom w:val="none" w:sz="0" w:space="0" w:color="auto"/>
                <w:right w:val="none" w:sz="0" w:space="0" w:color="auto"/>
              </w:divBdr>
            </w:div>
            <w:div w:id="114447942">
              <w:marLeft w:val="0"/>
              <w:marRight w:val="0"/>
              <w:marTop w:val="0"/>
              <w:marBottom w:val="0"/>
              <w:divBdr>
                <w:top w:val="none" w:sz="0" w:space="0" w:color="auto"/>
                <w:left w:val="none" w:sz="0" w:space="0" w:color="auto"/>
                <w:bottom w:val="none" w:sz="0" w:space="0" w:color="auto"/>
                <w:right w:val="none" w:sz="0" w:space="0" w:color="auto"/>
              </w:divBdr>
            </w:div>
            <w:div w:id="1778870248">
              <w:marLeft w:val="0"/>
              <w:marRight w:val="0"/>
              <w:marTop w:val="0"/>
              <w:marBottom w:val="0"/>
              <w:divBdr>
                <w:top w:val="none" w:sz="0" w:space="0" w:color="auto"/>
                <w:left w:val="none" w:sz="0" w:space="0" w:color="auto"/>
                <w:bottom w:val="none" w:sz="0" w:space="0" w:color="auto"/>
                <w:right w:val="none" w:sz="0" w:space="0" w:color="auto"/>
              </w:divBdr>
            </w:div>
            <w:div w:id="1281717329">
              <w:marLeft w:val="0"/>
              <w:marRight w:val="0"/>
              <w:marTop w:val="0"/>
              <w:marBottom w:val="0"/>
              <w:divBdr>
                <w:top w:val="none" w:sz="0" w:space="0" w:color="auto"/>
                <w:left w:val="none" w:sz="0" w:space="0" w:color="auto"/>
                <w:bottom w:val="none" w:sz="0" w:space="0" w:color="auto"/>
                <w:right w:val="none" w:sz="0" w:space="0" w:color="auto"/>
              </w:divBdr>
            </w:div>
            <w:div w:id="1630672988">
              <w:marLeft w:val="0"/>
              <w:marRight w:val="0"/>
              <w:marTop w:val="0"/>
              <w:marBottom w:val="0"/>
              <w:divBdr>
                <w:top w:val="none" w:sz="0" w:space="0" w:color="auto"/>
                <w:left w:val="none" w:sz="0" w:space="0" w:color="auto"/>
                <w:bottom w:val="none" w:sz="0" w:space="0" w:color="auto"/>
                <w:right w:val="none" w:sz="0" w:space="0" w:color="auto"/>
              </w:divBdr>
            </w:div>
            <w:div w:id="84502376">
              <w:marLeft w:val="0"/>
              <w:marRight w:val="0"/>
              <w:marTop w:val="0"/>
              <w:marBottom w:val="0"/>
              <w:divBdr>
                <w:top w:val="none" w:sz="0" w:space="0" w:color="auto"/>
                <w:left w:val="none" w:sz="0" w:space="0" w:color="auto"/>
                <w:bottom w:val="none" w:sz="0" w:space="0" w:color="auto"/>
                <w:right w:val="none" w:sz="0" w:space="0" w:color="auto"/>
              </w:divBdr>
            </w:div>
            <w:div w:id="5803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716">
      <w:bodyDiv w:val="1"/>
      <w:marLeft w:val="0"/>
      <w:marRight w:val="0"/>
      <w:marTop w:val="0"/>
      <w:marBottom w:val="0"/>
      <w:divBdr>
        <w:top w:val="none" w:sz="0" w:space="0" w:color="auto"/>
        <w:left w:val="none" w:sz="0" w:space="0" w:color="auto"/>
        <w:bottom w:val="none" w:sz="0" w:space="0" w:color="auto"/>
        <w:right w:val="none" w:sz="0" w:space="0" w:color="auto"/>
      </w:divBdr>
    </w:div>
    <w:div w:id="484470573">
      <w:bodyDiv w:val="1"/>
      <w:marLeft w:val="0"/>
      <w:marRight w:val="0"/>
      <w:marTop w:val="0"/>
      <w:marBottom w:val="0"/>
      <w:divBdr>
        <w:top w:val="none" w:sz="0" w:space="0" w:color="auto"/>
        <w:left w:val="none" w:sz="0" w:space="0" w:color="auto"/>
        <w:bottom w:val="none" w:sz="0" w:space="0" w:color="auto"/>
        <w:right w:val="none" w:sz="0" w:space="0" w:color="auto"/>
      </w:divBdr>
    </w:div>
    <w:div w:id="487092805">
      <w:bodyDiv w:val="1"/>
      <w:marLeft w:val="0"/>
      <w:marRight w:val="0"/>
      <w:marTop w:val="0"/>
      <w:marBottom w:val="0"/>
      <w:divBdr>
        <w:top w:val="none" w:sz="0" w:space="0" w:color="auto"/>
        <w:left w:val="none" w:sz="0" w:space="0" w:color="auto"/>
        <w:bottom w:val="none" w:sz="0" w:space="0" w:color="auto"/>
        <w:right w:val="none" w:sz="0" w:space="0" w:color="auto"/>
      </w:divBdr>
    </w:div>
    <w:div w:id="488444388">
      <w:bodyDiv w:val="1"/>
      <w:marLeft w:val="0"/>
      <w:marRight w:val="0"/>
      <w:marTop w:val="0"/>
      <w:marBottom w:val="0"/>
      <w:divBdr>
        <w:top w:val="none" w:sz="0" w:space="0" w:color="auto"/>
        <w:left w:val="none" w:sz="0" w:space="0" w:color="auto"/>
        <w:bottom w:val="none" w:sz="0" w:space="0" w:color="auto"/>
        <w:right w:val="none" w:sz="0" w:space="0" w:color="auto"/>
      </w:divBdr>
    </w:div>
    <w:div w:id="492140352">
      <w:bodyDiv w:val="1"/>
      <w:marLeft w:val="0"/>
      <w:marRight w:val="0"/>
      <w:marTop w:val="0"/>
      <w:marBottom w:val="0"/>
      <w:divBdr>
        <w:top w:val="none" w:sz="0" w:space="0" w:color="auto"/>
        <w:left w:val="none" w:sz="0" w:space="0" w:color="auto"/>
        <w:bottom w:val="none" w:sz="0" w:space="0" w:color="auto"/>
        <w:right w:val="none" w:sz="0" w:space="0" w:color="auto"/>
      </w:divBdr>
    </w:div>
    <w:div w:id="493835315">
      <w:bodyDiv w:val="1"/>
      <w:marLeft w:val="0"/>
      <w:marRight w:val="0"/>
      <w:marTop w:val="0"/>
      <w:marBottom w:val="0"/>
      <w:divBdr>
        <w:top w:val="none" w:sz="0" w:space="0" w:color="auto"/>
        <w:left w:val="none" w:sz="0" w:space="0" w:color="auto"/>
        <w:bottom w:val="none" w:sz="0" w:space="0" w:color="auto"/>
        <w:right w:val="none" w:sz="0" w:space="0" w:color="auto"/>
      </w:divBdr>
    </w:div>
    <w:div w:id="495801327">
      <w:bodyDiv w:val="1"/>
      <w:marLeft w:val="0"/>
      <w:marRight w:val="0"/>
      <w:marTop w:val="0"/>
      <w:marBottom w:val="0"/>
      <w:divBdr>
        <w:top w:val="none" w:sz="0" w:space="0" w:color="auto"/>
        <w:left w:val="none" w:sz="0" w:space="0" w:color="auto"/>
        <w:bottom w:val="none" w:sz="0" w:space="0" w:color="auto"/>
        <w:right w:val="none" w:sz="0" w:space="0" w:color="auto"/>
      </w:divBdr>
    </w:div>
    <w:div w:id="503404141">
      <w:bodyDiv w:val="1"/>
      <w:marLeft w:val="0"/>
      <w:marRight w:val="0"/>
      <w:marTop w:val="0"/>
      <w:marBottom w:val="0"/>
      <w:divBdr>
        <w:top w:val="none" w:sz="0" w:space="0" w:color="auto"/>
        <w:left w:val="none" w:sz="0" w:space="0" w:color="auto"/>
        <w:bottom w:val="none" w:sz="0" w:space="0" w:color="auto"/>
        <w:right w:val="none" w:sz="0" w:space="0" w:color="auto"/>
      </w:divBdr>
    </w:div>
    <w:div w:id="514926950">
      <w:bodyDiv w:val="1"/>
      <w:marLeft w:val="0"/>
      <w:marRight w:val="0"/>
      <w:marTop w:val="0"/>
      <w:marBottom w:val="0"/>
      <w:divBdr>
        <w:top w:val="none" w:sz="0" w:space="0" w:color="auto"/>
        <w:left w:val="none" w:sz="0" w:space="0" w:color="auto"/>
        <w:bottom w:val="none" w:sz="0" w:space="0" w:color="auto"/>
        <w:right w:val="none" w:sz="0" w:space="0" w:color="auto"/>
      </w:divBdr>
      <w:divsChild>
        <w:div w:id="2094663184">
          <w:marLeft w:val="0"/>
          <w:marRight w:val="0"/>
          <w:marTop w:val="0"/>
          <w:marBottom w:val="0"/>
          <w:divBdr>
            <w:top w:val="none" w:sz="0" w:space="0" w:color="auto"/>
            <w:left w:val="none" w:sz="0" w:space="0" w:color="auto"/>
            <w:bottom w:val="none" w:sz="0" w:space="0" w:color="auto"/>
            <w:right w:val="none" w:sz="0" w:space="0" w:color="auto"/>
          </w:divBdr>
          <w:divsChild>
            <w:div w:id="994652256">
              <w:marLeft w:val="0"/>
              <w:marRight w:val="0"/>
              <w:marTop w:val="0"/>
              <w:marBottom w:val="0"/>
              <w:divBdr>
                <w:top w:val="none" w:sz="0" w:space="0" w:color="auto"/>
                <w:left w:val="none" w:sz="0" w:space="0" w:color="auto"/>
                <w:bottom w:val="none" w:sz="0" w:space="0" w:color="auto"/>
                <w:right w:val="none" w:sz="0" w:space="0" w:color="auto"/>
              </w:divBdr>
            </w:div>
            <w:div w:id="1670595436">
              <w:marLeft w:val="0"/>
              <w:marRight w:val="0"/>
              <w:marTop w:val="0"/>
              <w:marBottom w:val="0"/>
              <w:divBdr>
                <w:top w:val="none" w:sz="0" w:space="0" w:color="auto"/>
                <w:left w:val="none" w:sz="0" w:space="0" w:color="auto"/>
                <w:bottom w:val="none" w:sz="0" w:space="0" w:color="auto"/>
                <w:right w:val="none" w:sz="0" w:space="0" w:color="auto"/>
              </w:divBdr>
            </w:div>
            <w:div w:id="308871270">
              <w:marLeft w:val="0"/>
              <w:marRight w:val="0"/>
              <w:marTop w:val="0"/>
              <w:marBottom w:val="0"/>
              <w:divBdr>
                <w:top w:val="none" w:sz="0" w:space="0" w:color="auto"/>
                <w:left w:val="none" w:sz="0" w:space="0" w:color="auto"/>
                <w:bottom w:val="none" w:sz="0" w:space="0" w:color="auto"/>
                <w:right w:val="none" w:sz="0" w:space="0" w:color="auto"/>
              </w:divBdr>
            </w:div>
            <w:div w:id="1389306977">
              <w:marLeft w:val="0"/>
              <w:marRight w:val="0"/>
              <w:marTop w:val="0"/>
              <w:marBottom w:val="0"/>
              <w:divBdr>
                <w:top w:val="none" w:sz="0" w:space="0" w:color="auto"/>
                <w:left w:val="none" w:sz="0" w:space="0" w:color="auto"/>
                <w:bottom w:val="none" w:sz="0" w:space="0" w:color="auto"/>
                <w:right w:val="none" w:sz="0" w:space="0" w:color="auto"/>
              </w:divBdr>
            </w:div>
            <w:div w:id="1076169007">
              <w:marLeft w:val="0"/>
              <w:marRight w:val="0"/>
              <w:marTop w:val="0"/>
              <w:marBottom w:val="0"/>
              <w:divBdr>
                <w:top w:val="none" w:sz="0" w:space="0" w:color="auto"/>
                <w:left w:val="none" w:sz="0" w:space="0" w:color="auto"/>
                <w:bottom w:val="none" w:sz="0" w:space="0" w:color="auto"/>
                <w:right w:val="none" w:sz="0" w:space="0" w:color="auto"/>
              </w:divBdr>
            </w:div>
            <w:div w:id="1363167493">
              <w:marLeft w:val="0"/>
              <w:marRight w:val="0"/>
              <w:marTop w:val="0"/>
              <w:marBottom w:val="0"/>
              <w:divBdr>
                <w:top w:val="none" w:sz="0" w:space="0" w:color="auto"/>
                <w:left w:val="none" w:sz="0" w:space="0" w:color="auto"/>
                <w:bottom w:val="none" w:sz="0" w:space="0" w:color="auto"/>
                <w:right w:val="none" w:sz="0" w:space="0" w:color="auto"/>
              </w:divBdr>
            </w:div>
            <w:div w:id="1433893516">
              <w:marLeft w:val="0"/>
              <w:marRight w:val="0"/>
              <w:marTop w:val="0"/>
              <w:marBottom w:val="0"/>
              <w:divBdr>
                <w:top w:val="none" w:sz="0" w:space="0" w:color="auto"/>
                <w:left w:val="none" w:sz="0" w:space="0" w:color="auto"/>
                <w:bottom w:val="none" w:sz="0" w:space="0" w:color="auto"/>
                <w:right w:val="none" w:sz="0" w:space="0" w:color="auto"/>
              </w:divBdr>
            </w:div>
            <w:div w:id="131169603">
              <w:marLeft w:val="0"/>
              <w:marRight w:val="0"/>
              <w:marTop w:val="0"/>
              <w:marBottom w:val="0"/>
              <w:divBdr>
                <w:top w:val="none" w:sz="0" w:space="0" w:color="auto"/>
                <w:left w:val="none" w:sz="0" w:space="0" w:color="auto"/>
                <w:bottom w:val="none" w:sz="0" w:space="0" w:color="auto"/>
                <w:right w:val="none" w:sz="0" w:space="0" w:color="auto"/>
              </w:divBdr>
            </w:div>
            <w:div w:id="849949608">
              <w:marLeft w:val="0"/>
              <w:marRight w:val="0"/>
              <w:marTop w:val="0"/>
              <w:marBottom w:val="0"/>
              <w:divBdr>
                <w:top w:val="none" w:sz="0" w:space="0" w:color="auto"/>
                <w:left w:val="none" w:sz="0" w:space="0" w:color="auto"/>
                <w:bottom w:val="none" w:sz="0" w:space="0" w:color="auto"/>
                <w:right w:val="none" w:sz="0" w:space="0" w:color="auto"/>
              </w:divBdr>
            </w:div>
            <w:div w:id="1421759611">
              <w:marLeft w:val="0"/>
              <w:marRight w:val="0"/>
              <w:marTop w:val="0"/>
              <w:marBottom w:val="0"/>
              <w:divBdr>
                <w:top w:val="none" w:sz="0" w:space="0" w:color="auto"/>
                <w:left w:val="none" w:sz="0" w:space="0" w:color="auto"/>
                <w:bottom w:val="none" w:sz="0" w:space="0" w:color="auto"/>
                <w:right w:val="none" w:sz="0" w:space="0" w:color="auto"/>
              </w:divBdr>
            </w:div>
            <w:div w:id="264465532">
              <w:marLeft w:val="0"/>
              <w:marRight w:val="0"/>
              <w:marTop w:val="0"/>
              <w:marBottom w:val="0"/>
              <w:divBdr>
                <w:top w:val="none" w:sz="0" w:space="0" w:color="auto"/>
                <w:left w:val="none" w:sz="0" w:space="0" w:color="auto"/>
                <w:bottom w:val="none" w:sz="0" w:space="0" w:color="auto"/>
                <w:right w:val="none" w:sz="0" w:space="0" w:color="auto"/>
              </w:divBdr>
            </w:div>
            <w:div w:id="1816682384">
              <w:marLeft w:val="0"/>
              <w:marRight w:val="0"/>
              <w:marTop w:val="0"/>
              <w:marBottom w:val="0"/>
              <w:divBdr>
                <w:top w:val="none" w:sz="0" w:space="0" w:color="auto"/>
                <w:left w:val="none" w:sz="0" w:space="0" w:color="auto"/>
                <w:bottom w:val="none" w:sz="0" w:space="0" w:color="auto"/>
                <w:right w:val="none" w:sz="0" w:space="0" w:color="auto"/>
              </w:divBdr>
            </w:div>
            <w:div w:id="1045249714">
              <w:marLeft w:val="0"/>
              <w:marRight w:val="0"/>
              <w:marTop w:val="0"/>
              <w:marBottom w:val="0"/>
              <w:divBdr>
                <w:top w:val="none" w:sz="0" w:space="0" w:color="auto"/>
                <w:left w:val="none" w:sz="0" w:space="0" w:color="auto"/>
                <w:bottom w:val="none" w:sz="0" w:space="0" w:color="auto"/>
                <w:right w:val="none" w:sz="0" w:space="0" w:color="auto"/>
              </w:divBdr>
            </w:div>
            <w:div w:id="1359234810">
              <w:marLeft w:val="0"/>
              <w:marRight w:val="0"/>
              <w:marTop w:val="0"/>
              <w:marBottom w:val="0"/>
              <w:divBdr>
                <w:top w:val="none" w:sz="0" w:space="0" w:color="auto"/>
                <w:left w:val="none" w:sz="0" w:space="0" w:color="auto"/>
                <w:bottom w:val="none" w:sz="0" w:space="0" w:color="auto"/>
                <w:right w:val="none" w:sz="0" w:space="0" w:color="auto"/>
              </w:divBdr>
            </w:div>
            <w:div w:id="133564725">
              <w:marLeft w:val="0"/>
              <w:marRight w:val="0"/>
              <w:marTop w:val="0"/>
              <w:marBottom w:val="0"/>
              <w:divBdr>
                <w:top w:val="none" w:sz="0" w:space="0" w:color="auto"/>
                <w:left w:val="none" w:sz="0" w:space="0" w:color="auto"/>
                <w:bottom w:val="none" w:sz="0" w:space="0" w:color="auto"/>
                <w:right w:val="none" w:sz="0" w:space="0" w:color="auto"/>
              </w:divBdr>
            </w:div>
            <w:div w:id="923954863">
              <w:marLeft w:val="0"/>
              <w:marRight w:val="0"/>
              <w:marTop w:val="0"/>
              <w:marBottom w:val="0"/>
              <w:divBdr>
                <w:top w:val="none" w:sz="0" w:space="0" w:color="auto"/>
                <w:left w:val="none" w:sz="0" w:space="0" w:color="auto"/>
                <w:bottom w:val="none" w:sz="0" w:space="0" w:color="auto"/>
                <w:right w:val="none" w:sz="0" w:space="0" w:color="auto"/>
              </w:divBdr>
            </w:div>
            <w:div w:id="1209218730">
              <w:marLeft w:val="0"/>
              <w:marRight w:val="0"/>
              <w:marTop w:val="0"/>
              <w:marBottom w:val="0"/>
              <w:divBdr>
                <w:top w:val="none" w:sz="0" w:space="0" w:color="auto"/>
                <w:left w:val="none" w:sz="0" w:space="0" w:color="auto"/>
                <w:bottom w:val="none" w:sz="0" w:space="0" w:color="auto"/>
                <w:right w:val="none" w:sz="0" w:space="0" w:color="auto"/>
              </w:divBdr>
            </w:div>
            <w:div w:id="521863818">
              <w:marLeft w:val="0"/>
              <w:marRight w:val="0"/>
              <w:marTop w:val="0"/>
              <w:marBottom w:val="0"/>
              <w:divBdr>
                <w:top w:val="none" w:sz="0" w:space="0" w:color="auto"/>
                <w:left w:val="none" w:sz="0" w:space="0" w:color="auto"/>
                <w:bottom w:val="none" w:sz="0" w:space="0" w:color="auto"/>
                <w:right w:val="none" w:sz="0" w:space="0" w:color="auto"/>
              </w:divBdr>
            </w:div>
            <w:div w:id="1909882630">
              <w:marLeft w:val="0"/>
              <w:marRight w:val="0"/>
              <w:marTop w:val="0"/>
              <w:marBottom w:val="0"/>
              <w:divBdr>
                <w:top w:val="none" w:sz="0" w:space="0" w:color="auto"/>
                <w:left w:val="none" w:sz="0" w:space="0" w:color="auto"/>
                <w:bottom w:val="none" w:sz="0" w:space="0" w:color="auto"/>
                <w:right w:val="none" w:sz="0" w:space="0" w:color="auto"/>
              </w:divBdr>
            </w:div>
            <w:div w:id="941378387">
              <w:marLeft w:val="0"/>
              <w:marRight w:val="0"/>
              <w:marTop w:val="0"/>
              <w:marBottom w:val="0"/>
              <w:divBdr>
                <w:top w:val="none" w:sz="0" w:space="0" w:color="auto"/>
                <w:left w:val="none" w:sz="0" w:space="0" w:color="auto"/>
                <w:bottom w:val="none" w:sz="0" w:space="0" w:color="auto"/>
                <w:right w:val="none" w:sz="0" w:space="0" w:color="auto"/>
              </w:divBdr>
            </w:div>
            <w:div w:id="1604455632">
              <w:marLeft w:val="0"/>
              <w:marRight w:val="0"/>
              <w:marTop w:val="0"/>
              <w:marBottom w:val="0"/>
              <w:divBdr>
                <w:top w:val="none" w:sz="0" w:space="0" w:color="auto"/>
                <w:left w:val="none" w:sz="0" w:space="0" w:color="auto"/>
                <w:bottom w:val="none" w:sz="0" w:space="0" w:color="auto"/>
                <w:right w:val="none" w:sz="0" w:space="0" w:color="auto"/>
              </w:divBdr>
            </w:div>
            <w:div w:id="182983583">
              <w:marLeft w:val="0"/>
              <w:marRight w:val="0"/>
              <w:marTop w:val="0"/>
              <w:marBottom w:val="0"/>
              <w:divBdr>
                <w:top w:val="none" w:sz="0" w:space="0" w:color="auto"/>
                <w:left w:val="none" w:sz="0" w:space="0" w:color="auto"/>
                <w:bottom w:val="none" w:sz="0" w:space="0" w:color="auto"/>
                <w:right w:val="none" w:sz="0" w:space="0" w:color="auto"/>
              </w:divBdr>
            </w:div>
            <w:div w:id="792940088">
              <w:marLeft w:val="0"/>
              <w:marRight w:val="0"/>
              <w:marTop w:val="0"/>
              <w:marBottom w:val="0"/>
              <w:divBdr>
                <w:top w:val="none" w:sz="0" w:space="0" w:color="auto"/>
                <w:left w:val="none" w:sz="0" w:space="0" w:color="auto"/>
                <w:bottom w:val="none" w:sz="0" w:space="0" w:color="auto"/>
                <w:right w:val="none" w:sz="0" w:space="0" w:color="auto"/>
              </w:divBdr>
            </w:div>
            <w:div w:id="1328631133">
              <w:marLeft w:val="0"/>
              <w:marRight w:val="0"/>
              <w:marTop w:val="0"/>
              <w:marBottom w:val="0"/>
              <w:divBdr>
                <w:top w:val="none" w:sz="0" w:space="0" w:color="auto"/>
                <w:left w:val="none" w:sz="0" w:space="0" w:color="auto"/>
                <w:bottom w:val="none" w:sz="0" w:space="0" w:color="auto"/>
                <w:right w:val="none" w:sz="0" w:space="0" w:color="auto"/>
              </w:divBdr>
            </w:div>
            <w:div w:id="283655187">
              <w:marLeft w:val="0"/>
              <w:marRight w:val="0"/>
              <w:marTop w:val="0"/>
              <w:marBottom w:val="0"/>
              <w:divBdr>
                <w:top w:val="none" w:sz="0" w:space="0" w:color="auto"/>
                <w:left w:val="none" w:sz="0" w:space="0" w:color="auto"/>
                <w:bottom w:val="none" w:sz="0" w:space="0" w:color="auto"/>
                <w:right w:val="none" w:sz="0" w:space="0" w:color="auto"/>
              </w:divBdr>
            </w:div>
            <w:div w:id="1223642592">
              <w:marLeft w:val="0"/>
              <w:marRight w:val="0"/>
              <w:marTop w:val="0"/>
              <w:marBottom w:val="0"/>
              <w:divBdr>
                <w:top w:val="none" w:sz="0" w:space="0" w:color="auto"/>
                <w:left w:val="none" w:sz="0" w:space="0" w:color="auto"/>
                <w:bottom w:val="none" w:sz="0" w:space="0" w:color="auto"/>
                <w:right w:val="none" w:sz="0" w:space="0" w:color="auto"/>
              </w:divBdr>
            </w:div>
            <w:div w:id="669798590">
              <w:marLeft w:val="0"/>
              <w:marRight w:val="0"/>
              <w:marTop w:val="0"/>
              <w:marBottom w:val="0"/>
              <w:divBdr>
                <w:top w:val="none" w:sz="0" w:space="0" w:color="auto"/>
                <w:left w:val="none" w:sz="0" w:space="0" w:color="auto"/>
                <w:bottom w:val="none" w:sz="0" w:space="0" w:color="auto"/>
                <w:right w:val="none" w:sz="0" w:space="0" w:color="auto"/>
              </w:divBdr>
            </w:div>
            <w:div w:id="961811378">
              <w:marLeft w:val="0"/>
              <w:marRight w:val="0"/>
              <w:marTop w:val="0"/>
              <w:marBottom w:val="0"/>
              <w:divBdr>
                <w:top w:val="none" w:sz="0" w:space="0" w:color="auto"/>
                <w:left w:val="none" w:sz="0" w:space="0" w:color="auto"/>
                <w:bottom w:val="none" w:sz="0" w:space="0" w:color="auto"/>
                <w:right w:val="none" w:sz="0" w:space="0" w:color="auto"/>
              </w:divBdr>
            </w:div>
            <w:div w:id="826823115">
              <w:marLeft w:val="0"/>
              <w:marRight w:val="0"/>
              <w:marTop w:val="0"/>
              <w:marBottom w:val="0"/>
              <w:divBdr>
                <w:top w:val="none" w:sz="0" w:space="0" w:color="auto"/>
                <w:left w:val="none" w:sz="0" w:space="0" w:color="auto"/>
                <w:bottom w:val="none" w:sz="0" w:space="0" w:color="auto"/>
                <w:right w:val="none" w:sz="0" w:space="0" w:color="auto"/>
              </w:divBdr>
            </w:div>
            <w:div w:id="173541347">
              <w:marLeft w:val="0"/>
              <w:marRight w:val="0"/>
              <w:marTop w:val="0"/>
              <w:marBottom w:val="0"/>
              <w:divBdr>
                <w:top w:val="none" w:sz="0" w:space="0" w:color="auto"/>
                <w:left w:val="none" w:sz="0" w:space="0" w:color="auto"/>
                <w:bottom w:val="none" w:sz="0" w:space="0" w:color="auto"/>
                <w:right w:val="none" w:sz="0" w:space="0" w:color="auto"/>
              </w:divBdr>
            </w:div>
            <w:div w:id="123895255">
              <w:marLeft w:val="0"/>
              <w:marRight w:val="0"/>
              <w:marTop w:val="0"/>
              <w:marBottom w:val="0"/>
              <w:divBdr>
                <w:top w:val="none" w:sz="0" w:space="0" w:color="auto"/>
                <w:left w:val="none" w:sz="0" w:space="0" w:color="auto"/>
                <w:bottom w:val="none" w:sz="0" w:space="0" w:color="auto"/>
                <w:right w:val="none" w:sz="0" w:space="0" w:color="auto"/>
              </w:divBdr>
            </w:div>
            <w:div w:id="1190488513">
              <w:marLeft w:val="0"/>
              <w:marRight w:val="0"/>
              <w:marTop w:val="0"/>
              <w:marBottom w:val="0"/>
              <w:divBdr>
                <w:top w:val="none" w:sz="0" w:space="0" w:color="auto"/>
                <w:left w:val="none" w:sz="0" w:space="0" w:color="auto"/>
                <w:bottom w:val="none" w:sz="0" w:space="0" w:color="auto"/>
                <w:right w:val="none" w:sz="0" w:space="0" w:color="auto"/>
              </w:divBdr>
            </w:div>
            <w:div w:id="731468620">
              <w:marLeft w:val="0"/>
              <w:marRight w:val="0"/>
              <w:marTop w:val="0"/>
              <w:marBottom w:val="0"/>
              <w:divBdr>
                <w:top w:val="none" w:sz="0" w:space="0" w:color="auto"/>
                <w:left w:val="none" w:sz="0" w:space="0" w:color="auto"/>
                <w:bottom w:val="none" w:sz="0" w:space="0" w:color="auto"/>
                <w:right w:val="none" w:sz="0" w:space="0" w:color="auto"/>
              </w:divBdr>
            </w:div>
            <w:div w:id="659308850">
              <w:marLeft w:val="0"/>
              <w:marRight w:val="0"/>
              <w:marTop w:val="0"/>
              <w:marBottom w:val="0"/>
              <w:divBdr>
                <w:top w:val="none" w:sz="0" w:space="0" w:color="auto"/>
                <w:left w:val="none" w:sz="0" w:space="0" w:color="auto"/>
                <w:bottom w:val="none" w:sz="0" w:space="0" w:color="auto"/>
                <w:right w:val="none" w:sz="0" w:space="0" w:color="auto"/>
              </w:divBdr>
            </w:div>
            <w:div w:id="1062023562">
              <w:marLeft w:val="0"/>
              <w:marRight w:val="0"/>
              <w:marTop w:val="0"/>
              <w:marBottom w:val="0"/>
              <w:divBdr>
                <w:top w:val="none" w:sz="0" w:space="0" w:color="auto"/>
                <w:left w:val="none" w:sz="0" w:space="0" w:color="auto"/>
                <w:bottom w:val="none" w:sz="0" w:space="0" w:color="auto"/>
                <w:right w:val="none" w:sz="0" w:space="0" w:color="auto"/>
              </w:divBdr>
            </w:div>
            <w:div w:id="182255991">
              <w:marLeft w:val="0"/>
              <w:marRight w:val="0"/>
              <w:marTop w:val="0"/>
              <w:marBottom w:val="0"/>
              <w:divBdr>
                <w:top w:val="none" w:sz="0" w:space="0" w:color="auto"/>
                <w:left w:val="none" w:sz="0" w:space="0" w:color="auto"/>
                <w:bottom w:val="none" w:sz="0" w:space="0" w:color="auto"/>
                <w:right w:val="none" w:sz="0" w:space="0" w:color="auto"/>
              </w:divBdr>
            </w:div>
            <w:div w:id="786123407">
              <w:marLeft w:val="0"/>
              <w:marRight w:val="0"/>
              <w:marTop w:val="0"/>
              <w:marBottom w:val="0"/>
              <w:divBdr>
                <w:top w:val="none" w:sz="0" w:space="0" w:color="auto"/>
                <w:left w:val="none" w:sz="0" w:space="0" w:color="auto"/>
                <w:bottom w:val="none" w:sz="0" w:space="0" w:color="auto"/>
                <w:right w:val="none" w:sz="0" w:space="0" w:color="auto"/>
              </w:divBdr>
            </w:div>
            <w:div w:id="1613635248">
              <w:marLeft w:val="0"/>
              <w:marRight w:val="0"/>
              <w:marTop w:val="0"/>
              <w:marBottom w:val="0"/>
              <w:divBdr>
                <w:top w:val="none" w:sz="0" w:space="0" w:color="auto"/>
                <w:left w:val="none" w:sz="0" w:space="0" w:color="auto"/>
                <w:bottom w:val="none" w:sz="0" w:space="0" w:color="auto"/>
                <w:right w:val="none" w:sz="0" w:space="0" w:color="auto"/>
              </w:divBdr>
            </w:div>
            <w:div w:id="1611816041">
              <w:marLeft w:val="0"/>
              <w:marRight w:val="0"/>
              <w:marTop w:val="0"/>
              <w:marBottom w:val="0"/>
              <w:divBdr>
                <w:top w:val="none" w:sz="0" w:space="0" w:color="auto"/>
                <w:left w:val="none" w:sz="0" w:space="0" w:color="auto"/>
                <w:bottom w:val="none" w:sz="0" w:space="0" w:color="auto"/>
                <w:right w:val="none" w:sz="0" w:space="0" w:color="auto"/>
              </w:divBdr>
            </w:div>
            <w:div w:id="10405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8989">
      <w:bodyDiv w:val="1"/>
      <w:marLeft w:val="0"/>
      <w:marRight w:val="0"/>
      <w:marTop w:val="0"/>
      <w:marBottom w:val="0"/>
      <w:divBdr>
        <w:top w:val="none" w:sz="0" w:space="0" w:color="auto"/>
        <w:left w:val="none" w:sz="0" w:space="0" w:color="auto"/>
        <w:bottom w:val="none" w:sz="0" w:space="0" w:color="auto"/>
        <w:right w:val="none" w:sz="0" w:space="0" w:color="auto"/>
      </w:divBdr>
    </w:div>
    <w:div w:id="533542913">
      <w:bodyDiv w:val="1"/>
      <w:marLeft w:val="0"/>
      <w:marRight w:val="0"/>
      <w:marTop w:val="0"/>
      <w:marBottom w:val="0"/>
      <w:divBdr>
        <w:top w:val="none" w:sz="0" w:space="0" w:color="auto"/>
        <w:left w:val="none" w:sz="0" w:space="0" w:color="auto"/>
        <w:bottom w:val="none" w:sz="0" w:space="0" w:color="auto"/>
        <w:right w:val="none" w:sz="0" w:space="0" w:color="auto"/>
      </w:divBdr>
    </w:div>
    <w:div w:id="536310887">
      <w:bodyDiv w:val="1"/>
      <w:marLeft w:val="0"/>
      <w:marRight w:val="0"/>
      <w:marTop w:val="0"/>
      <w:marBottom w:val="0"/>
      <w:divBdr>
        <w:top w:val="none" w:sz="0" w:space="0" w:color="auto"/>
        <w:left w:val="none" w:sz="0" w:space="0" w:color="auto"/>
        <w:bottom w:val="none" w:sz="0" w:space="0" w:color="auto"/>
        <w:right w:val="none" w:sz="0" w:space="0" w:color="auto"/>
      </w:divBdr>
    </w:div>
    <w:div w:id="542056551">
      <w:bodyDiv w:val="1"/>
      <w:marLeft w:val="0"/>
      <w:marRight w:val="0"/>
      <w:marTop w:val="0"/>
      <w:marBottom w:val="0"/>
      <w:divBdr>
        <w:top w:val="none" w:sz="0" w:space="0" w:color="auto"/>
        <w:left w:val="none" w:sz="0" w:space="0" w:color="auto"/>
        <w:bottom w:val="none" w:sz="0" w:space="0" w:color="auto"/>
        <w:right w:val="none" w:sz="0" w:space="0" w:color="auto"/>
      </w:divBdr>
    </w:div>
    <w:div w:id="546450945">
      <w:bodyDiv w:val="1"/>
      <w:marLeft w:val="0"/>
      <w:marRight w:val="0"/>
      <w:marTop w:val="0"/>
      <w:marBottom w:val="0"/>
      <w:divBdr>
        <w:top w:val="none" w:sz="0" w:space="0" w:color="auto"/>
        <w:left w:val="none" w:sz="0" w:space="0" w:color="auto"/>
        <w:bottom w:val="none" w:sz="0" w:space="0" w:color="auto"/>
        <w:right w:val="none" w:sz="0" w:space="0" w:color="auto"/>
      </w:divBdr>
    </w:div>
    <w:div w:id="549682619">
      <w:bodyDiv w:val="1"/>
      <w:marLeft w:val="0"/>
      <w:marRight w:val="0"/>
      <w:marTop w:val="0"/>
      <w:marBottom w:val="0"/>
      <w:divBdr>
        <w:top w:val="none" w:sz="0" w:space="0" w:color="auto"/>
        <w:left w:val="none" w:sz="0" w:space="0" w:color="auto"/>
        <w:bottom w:val="none" w:sz="0" w:space="0" w:color="auto"/>
        <w:right w:val="none" w:sz="0" w:space="0" w:color="auto"/>
      </w:divBdr>
    </w:div>
    <w:div w:id="550465018">
      <w:bodyDiv w:val="1"/>
      <w:marLeft w:val="0"/>
      <w:marRight w:val="0"/>
      <w:marTop w:val="0"/>
      <w:marBottom w:val="0"/>
      <w:divBdr>
        <w:top w:val="none" w:sz="0" w:space="0" w:color="auto"/>
        <w:left w:val="none" w:sz="0" w:space="0" w:color="auto"/>
        <w:bottom w:val="none" w:sz="0" w:space="0" w:color="auto"/>
        <w:right w:val="none" w:sz="0" w:space="0" w:color="auto"/>
      </w:divBdr>
    </w:div>
    <w:div w:id="557715594">
      <w:bodyDiv w:val="1"/>
      <w:marLeft w:val="0"/>
      <w:marRight w:val="0"/>
      <w:marTop w:val="0"/>
      <w:marBottom w:val="0"/>
      <w:divBdr>
        <w:top w:val="none" w:sz="0" w:space="0" w:color="auto"/>
        <w:left w:val="none" w:sz="0" w:space="0" w:color="auto"/>
        <w:bottom w:val="none" w:sz="0" w:space="0" w:color="auto"/>
        <w:right w:val="none" w:sz="0" w:space="0" w:color="auto"/>
      </w:divBdr>
    </w:div>
    <w:div w:id="564604429">
      <w:bodyDiv w:val="1"/>
      <w:marLeft w:val="0"/>
      <w:marRight w:val="0"/>
      <w:marTop w:val="0"/>
      <w:marBottom w:val="0"/>
      <w:divBdr>
        <w:top w:val="none" w:sz="0" w:space="0" w:color="auto"/>
        <w:left w:val="none" w:sz="0" w:space="0" w:color="auto"/>
        <w:bottom w:val="none" w:sz="0" w:space="0" w:color="auto"/>
        <w:right w:val="none" w:sz="0" w:space="0" w:color="auto"/>
      </w:divBdr>
    </w:div>
    <w:div w:id="566107323">
      <w:bodyDiv w:val="1"/>
      <w:marLeft w:val="0"/>
      <w:marRight w:val="0"/>
      <w:marTop w:val="0"/>
      <w:marBottom w:val="0"/>
      <w:divBdr>
        <w:top w:val="none" w:sz="0" w:space="0" w:color="auto"/>
        <w:left w:val="none" w:sz="0" w:space="0" w:color="auto"/>
        <w:bottom w:val="none" w:sz="0" w:space="0" w:color="auto"/>
        <w:right w:val="none" w:sz="0" w:space="0" w:color="auto"/>
      </w:divBdr>
      <w:divsChild>
        <w:div w:id="285088734">
          <w:marLeft w:val="0"/>
          <w:marRight w:val="0"/>
          <w:marTop w:val="0"/>
          <w:marBottom w:val="0"/>
          <w:divBdr>
            <w:top w:val="none" w:sz="0" w:space="0" w:color="auto"/>
            <w:left w:val="none" w:sz="0" w:space="0" w:color="auto"/>
            <w:bottom w:val="none" w:sz="0" w:space="0" w:color="auto"/>
            <w:right w:val="none" w:sz="0" w:space="0" w:color="auto"/>
          </w:divBdr>
          <w:divsChild>
            <w:div w:id="210655264">
              <w:marLeft w:val="0"/>
              <w:marRight w:val="0"/>
              <w:marTop w:val="0"/>
              <w:marBottom w:val="0"/>
              <w:divBdr>
                <w:top w:val="single" w:sz="6" w:space="4" w:color="E0E0E0"/>
                <w:left w:val="single" w:sz="6" w:space="4" w:color="E0E0E0"/>
                <w:bottom w:val="single" w:sz="2" w:space="4" w:color="E0E0E0"/>
                <w:right w:val="single" w:sz="6" w:space="4" w:color="E0E0E0"/>
              </w:divBdr>
            </w:div>
            <w:div w:id="26371747">
              <w:marLeft w:val="0"/>
              <w:marRight w:val="0"/>
              <w:marTop w:val="0"/>
              <w:marBottom w:val="0"/>
              <w:divBdr>
                <w:top w:val="none" w:sz="0" w:space="0" w:color="auto"/>
                <w:left w:val="none" w:sz="0" w:space="0" w:color="auto"/>
                <w:bottom w:val="none" w:sz="0" w:space="0" w:color="auto"/>
                <w:right w:val="none" w:sz="0" w:space="0" w:color="auto"/>
              </w:divBdr>
              <w:divsChild>
                <w:div w:id="2228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256">
      <w:bodyDiv w:val="1"/>
      <w:marLeft w:val="0"/>
      <w:marRight w:val="0"/>
      <w:marTop w:val="0"/>
      <w:marBottom w:val="0"/>
      <w:divBdr>
        <w:top w:val="none" w:sz="0" w:space="0" w:color="auto"/>
        <w:left w:val="none" w:sz="0" w:space="0" w:color="auto"/>
        <w:bottom w:val="none" w:sz="0" w:space="0" w:color="auto"/>
        <w:right w:val="none" w:sz="0" w:space="0" w:color="auto"/>
      </w:divBdr>
      <w:divsChild>
        <w:div w:id="953092644">
          <w:marLeft w:val="0"/>
          <w:marRight w:val="0"/>
          <w:marTop w:val="0"/>
          <w:marBottom w:val="0"/>
          <w:divBdr>
            <w:top w:val="none" w:sz="0" w:space="0" w:color="auto"/>
            <w:left w:val="none" w:sz="0" w:space="0" w:color="auto"/>
            <w:bottom w:val="none" w:sz="0" w:space="0" w:color="auto"/>
            <w:right w:val="none" w:sz="0" w:space="0" w:color="auto"/>
          </w:divBdr>
          <w:divsChild>
            <w:div w:id="2034839756">
              <w:marLeft w:val="0"/>
              <w:marRight w:val="0"/>
              <w:marTop w:val="0"/>
              <w:marBottom w:val="0"/>
              <w:divBdr>
                <w:top w:val="none" w:sz="0" w:space="0" w:color="auto"/>
                <w:left w:val="none" w:sz="0" w:space="0" w:color="auto"/>
                <w:bottom w:val="none" w:sz="0" w:space="0" w:color="auto"/>
                <w:right w:val="none" w:sz="0" w:space="0" w:color="auto"/>
              </w:divBdr>
            </w:div>
            <w:div w:id="257640441">
              <w:marLeft w:val="0"/>
              <w:marRight w:val="0"/>
              <w:marTop w:val="0"/>
              <w:marBottom w:val="0"/>
              <w:divBdr>
                <w:top w:val="none" w:sz="0" w:space="0" w:color="auto"/>
                <w:left w:val="none" w:sz="0" w:space="0" w:color="auto"/>
                <w:bottom w:val="none" w:sz="0" w:space="0" w:color="auto"/>
                <w:right w:val="none" w:sz="0" w:space="0" w:color="auto"/>
              </w:divBdr>
            </w:div>
            <w:div w:id="1076434217">
              <w:marLeft w:val="0"/>
              <w:marRight w:val="0"/>
              <w:marTop w:val="0"/>
              <w:marBottom w:val="0"/>
              <w:divBdr>
                <w:top w:val="none" w:sz="0" w:space="0" w:color="auto"/>
                <w:left w:val="none" w:sz="0" w:space="0" w:color="auto"/>
                <w:bottom w:val="none" w:sz="0" w:space="0" w:color="auto"/>
                <w:right w:val="none" w:sz="0" w:space="0" w:color="auto"/>
              </w:divBdr>
            </w:div>
            <w:div w:id="1287929138">
              <w:marLeft w:val="0"/>
              <w:marRight w:val="0"/>
              <w:marTop w:val="0"/>
              <w:marBottom w:val="0"/>
              <w:divBdr>
                <w:top w:val="none" w:sz="0" w:space="0" w:color="auto"/>
                <w:left w:val="none" w:sz="0" w:space="0" w:color="auto"/>
                <w:bottom w:val="none" w:sz="0" w:space="0" w:color="auto"/>
                <w:right w:val="none" w:sz="0" w:space="0" w:color="auto"/>
              </w:divBdr>
            </w:div>
            <w:div w:id="1016074308">
              <w:marLeft w:val="0"/>
              <w:marRight w:val="0"/>
              <w:marTop w:val="0"/>
              <w:marBottom w:val="0"/>
              <w:divBdr>
                <w:top w:val="none" w:sz="0" w:space="0" w:color="auto"/>
                <w:left w:val="none" w:sz="0" w:space="0" w:color="auto"/>
                <w:bottom w:val="none" w:sz="0" w:space="0" w:color="auto"/>
                <w:right w:val="none" w:sz="0" w:space="0" w:color="auto"/>
              </w:divBdr>
            </w:div>
            <w:div w:id="103771479">
              <w:marLeft w:val="0"/>
              <w:marRight w:val="0"/>
              <w:marTop w:val="0"/>
              <w:marBottom w:val="0"/>
              <w:divBdr>
                <w:top w:val="none" w:sz="0" w:space="0" w:color="auto"/>
                <w:left w:val="none" w:sz="0" w:space="0" w:color="auto"/>
                <w:bottom w:val="none" w:sz="0" w:space="0" w:color="auto"/>
                <w:right w:val="none" w:sz="0" w:space="0" w:color="auto"/>
              </w:divBdr>
            </w:div>
            <w:div w:id="1307588987">
              <w:marLeft w:val="0"/>
              <w:marRight w:val="0"/>
              <w:marTop w:val="0"/>
              <w:marBottom w:val="0"/>
              <w:divBdr>
                <w:top w:val="none" w:sz="0" w:space="0" w:color="auto"/>
                <w:left w:val="none" w:sz="0" w:space="0" w:color="auto"/>
                <w:bottom w:val="none" w:sz="0" w:space="0" w:color="auto"/>
                <w:right w:val="none" w:sz="0" w:space="0" w:color="auto"/>
              </w:divBdr>
            </w:div>
            <w:div w:id="1267539931">
              <w:marLeft w:val="0"/>
              <w:marRight w:val="0"/>
              <w:marTop w:val="0"/>
              <w:marBottom w:val="0"/>
              <w:divBdr>
                <w:top w:val="none" w:sz="0" w:space="0" w:color="auto"/>
                <w:left w:val="none" w:sz="0" w:space="0" w:color="auto"/>
                <w:bottom w:val="none" w:sz="0" w:space="0" w:color="auto"/>
                <w:right w:val="none" w:sz="0" w:space="0" w:color="auto"/>
              </w:divBdr>
            </w:div>
            <w:div w:id="703096767">
              <w:marLeft w:val="0"/>
              <w:marRight w:val="0"/>
              <w:marTop w:val="0"/>
              <w:marBottom w:val="0"/>
              <w:divBdr>
                <w:top w:val="none" w:sz="0" w:space="0" w:color="auto"/>
                <w:left w:val="none" w:sz="0" w:space="0" w:color="auto"/>
                <w:bottom w:val="none" w:sz="0" w:space="0" w:color="auto"/>
                <w:right w:val="none" w:sz="0" w:space="0" w:color="auto"/>
              </w:divBdr>
            </w:div>
            <w:div w:id="10126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15248">
      <w:bodyDiv w:val="1"/>
      <w:marLeft w:val="0"/>
      <w:marRight w:val="0"/>
      <w:marTop w:val="0"/>
      <w:marBottom w:val="0"/>
      <w:divBdr>
        <w:top w:val="none" w:sz="0" w:space="0" w:color="auto"/>
        <w:left w:val="none" w:sz="0" w:space="0" w:color="auto"/>
        <w:bottom w:val="none" w:sz="0" w:space="0" w:color="auto"/>
        <w:right w:val="none" w:sz="0" w:space="0" w:color="auto"/>
      </w:divBdr>
    </w:div>
    <w:div w:id="596795039">
      <w:bodyDiv w:val="1"/>
      <w:marLeft w:val="0"/>
      <w:marRight w:val="0"/>
      <w:marTop w:val="0"/>
      <w:marBottom w:val="0"/>
      <w:divBdr>
        <w:top w:val="none" w:sz="0" w:space="0" w:color="auto"/>
        <w:left w:val="none" w:sz="0" w:space="0" w:color="auto"/>
        <w:bottom w:val="none" w:sz="0" w:space="0" w:color="auto"/>
        <w:right w:val="none" w:sz="0" w:space="0" w:color="auto"/>
      </w:divBdr>
    </w:div>
    <w:div w:id="599870724">
      <w:bodyDiv w:val="1"/>
      <w:marLeft w:val="0"/>
      <w:marRight w:val="0"/>
      <w:marTop w:val="0"/>
      <w:marBottom w:val="0"/>
      <w:divBdr>
        <w:top w:val="none" w:sz="0" w:space="0" w:color="auto"/>
        <w:left w:val="none" w:sz="0" w:space="0" w:color="auto"/>
        <w:bottom w:val="none" w:sz="0" w:space="0" w:color="auto"/>
        <w:right w:val="none" w:sz="0" w:space="0" w:color="auto"/>
      </w:divBdr>
    </w:div>
    <w:div w:id="605386896">
      <w:bodyDiv w:val="1"/>
      <w:marLeft w:val="0"/>
      <w:marRight w:val="0"/>
      <w:marTop w:val="0"/>
      <w:marBottom w:val="0"/>
      <w:divBdr>
        <w:top w:val="none" w:sz="0" w:space="0" w:color="auto"/>
        <w:left w:val="none" w:sz="0" w:space="0" w:color="auto"/>
        <w:bottom w:val="none" w:sz="0" w:space="0" w:color="auto"/>
        <w:right w:val="none" w:sz="0" w:space="0" w:color="auto"/>
      </w:divBdr>
    </w:div>
    <w:div w:id="606306174">
      <w:bodyDiv w:val="1"/>
      <w:marLeft w:val="0"/>
      <w:marRight w:val="0"/>
      <w:marTop w:val="0"/>
      <w:marBottom w:val="0"/>
      <w:divBdr>
        <w:top w:val="none" w:sz="0" w:space="0" w:color="auto"/>
        <w:left w:val="none" w:sz="0" w:space="0" w:color="auto"/>
        <w:bottom w:val="none" w:sz="0" w:space="0" w:color="auto"/>
        <w:right w:val="none" w:sz="0" w:space="0" w:color="auto"/>
      </w:divBdr>
    </w:div>
    <w:div w:id="611863917">
      <w:bodyDiv w:val="1"/>
      <w:marLeft w:val="0"/>
      <w:marRight w:val="0"/>
      <w:marTop w:val="0"/>
      <w:marBottom w:val="0"/>
      <w:divBdr>
        <w:top w:val="none" w:sz="0" w:space="0" w:color="auto"/>
        <w:left w:val="none" w:sz="0" w:space="0" w:color="auto"/>
        <w:bottom w:val="none" w:sz="0" w:space="0" w:color="auto"/>
        <w:right w:val="none" w:sz="0" w:space="0" w:color="auto"/>
      </w:divBdr>
      <w:divsChild>
        <w:div w:id="1091662650">
          <w:marLeft w:val="0"/>
          <w:marRight w:val="0"/>
          <w:marTop w:val="0"/>
          <w:marBottom w:val="0"/>
          <w:divBdr>
            <w:top w:val="none" w:sz="0" w:space="0" w:color="auto"/>
            <w:left w:val="none" w:sz="0" w:space="0" w:color="auto"/>
            <w:bottom w:val="none" w:sz="0" w:space="0" w:color="auto"/>
            <w:right w:val="none" w:sz="0" w:space="0" w:color="auto"/>
          </w:divBdr>
          <w:divsChild>
            <w:div w:id="1037001021">
              <w:marLeft w:val="0"/>
              <w:marRight w:val="0"/>
              <w:marTop w:val="0"/>
              <w:marBottom w:val="0"/>
              <w:divBdr>
                <w:top w:val="none" w:sz="0" w:space="0" w:color="auto"/>
                <w:left w:val="none" w:sz="0" w:space="0" w:color="auto"/>
                <w:bottom w:val="none" w:sz="0" w:space="0" w:color="auto"/>
                <w:right w:val="none" w:sz="0" w:space="0" w:color="auto"/>
              </w:divBdr>
            </w:div>
            <w:div w:id="2101682738">
              <w:marLeft w:val="0"/>
              <w:marRight w:val="0"/>
              <w:marTop w:val="0"/>
              <w:marBottom w:val="0"/>
              <w:divBdr>
                <w:top w:val="none" w:sz="0" w:space="0" w:color="auto"/>
                <w:left w:val="none" w:sz="0" w:space="0" w:color="auto"/>
                <w:bottom w:val="none" w:sz="0" w:space="0" w:color="auto"/>
                <w:right w:val="none" w:sz="0" w:space="0" w:color="auto"/>
              </w:divBdr>
            </w:div>
            <w:div w:id="1559894963">
              <w:marLeft w:val="0"/>
              <w:marRight w:val="0"/>
              <w:marTop w:val="0"/>
              <w:marBottom w:val="0"/>
              <w:divBdr>
                <w:top w:val="none" w:sz="0" w:space="0" w:color="auto"/>
                <w:left w:val="none" w:sz="0" w:space="0" w:color="auto"/>
                <w:bottom w:val="none" w:sz="0" w:space="0" w:color="auto"/>
                <w:right w:val="none" w:sz="0" w:space="0" w:color="auto"/>
              </w:divBdr>
            </w:div>
            <w:div w:id="935988317">
              <w:marLeft w:val="0"/>
              <w:marRight w:val="0"/>
              <w:marTop w:val="0"/>
              <w:marBottom w:val="0"/>
              <w:divBdr>
                <w:top w:val="none" w:sz="0" w:space="0" w:color="auto"/>
                <w:left w:val="none" w:sz="0" w:space="0" w:color="auto"/>
                <w:bottom w:val="none" w:sz="0" w:space="0" w:color="auto"/>
                <w:right w:val="none" w:sz="0" w:space="0" w:color="auto"/>
              </w:divBdr>
            </w:div>
            <w:div w:id="1505899217">
              <w:marLeft w:val="0"/>
              <w:marRight w:val="0"/>
              <w:marTop w:val="0"/>
              <w:marBottom w:val="0"/>
              <w:divBdr>
                <w:top w:val="none" w:sz="0" w:space="0" w:color="auto"/>
                <w:left w:val="none" w:sz="0" w:space="0" w:color="auto"/>
                <w:bottom w:val="none" w:sz="0" w:space="0" w:color="auto"/>
                <w:right w:val="none" w:sz="0" w:space="0" w:color="auto"/>
              </w:divBdr>
            </w:div>
            <w:div w:id="432240292">
              <w:marLeft w:val="0"/>
              <w:marRight w:val="0"/>
              <w:marTop w:val="0"/>
              <w:marBottom w:val="0"/>
              <w:divBdr>
                <w:top w:val="none" w:sz="0" w:space="0" w:color="auto"/>
                <w:left w:val="none" w:sz="0" w:space="0" w:color="auto"/>
                <w:bottom w:val="none" w:sz="0" w:space="0" w:color="auto"/>
                <w:right w:val="none" w:sz="0" w:space="0" w:color="auto"/>
              </w:divBdr>
            </w:div>
            <w:div w:id="282419649">
              <w:marLeft w:val="0"/>
              <w:marRight w:val="0"/>
              <w:marTop w:val="0"/>
              <w:marBottom w:val="0"/>
              <w:divBdr>
                <w:top w:val="none" w:sz="0" w:space="0" w:color="auto"/>
                <w:left w:val="none" w:sz="0" w:space="0" w:color="auto"/>
                <w:bottom w:val="none" w:sz="0" w:space="0" w:color="auto"/>
                <w:right w:val="none" w:sz="0" w:space="0" w:color="auto"/>
              </w:divBdr>
            </w:div>
            <w:div w:id="1422024648">
              <w:marLeft w:val="0"/>
              <w:marRight w:val="0"/>
              <w:marTop w:val="0"/>
              <w:marBottom w:val="0"/>
              <w:divBdr>
                <w:top w:val="none" w:sz="0" w:space="0" w:color="auto"/>
                <w:left w:val="none" w:sz="0" w:space="0" w:color="auto"/>
                <w:bottom w:val="none" w:sz="0" w:space="0" w:color="auto"/>
                <w:right w:val="none" w:sz="0" w:space="0" w:color="auto"/>
              </w:divBdr>
            </w:div>
            <w:div w:id="463813674">
              <w:marLeft w:val="0"/>
              <w:marRight w:val="0"/>
              <w:marTop w:val="0"/>
              <w:marBottom w:val="0"/>
              <w:divBdr>
                <w:top w:val="none" w:sz="0" w:space="0" w:color="auto"/>
                <w:left w:val="none" w:sz="0" w:space="0" w:color="auto"/>
                <w:bottom w:val="none" w:sz="0" w:space="0" w:color="auto"/>
                <w:right w:val="none" w:sz="0" w:space="0" w:color="auto"/>
              </w:divBdr>
            </w:div>
            <w:div w:id="999892746">
              <w:marLeft w:val="0"/>
              <w:marRight w:val="0"/>
              <w:marTop w:val="0"/>
              <w:marBottom w:val="0"/>
              <w:divBdr>
                <w:top w:val="none" w:sz="0" w:space="0" w:color="auto"/>
                <w:left w:val="none" w:sz="0" w:space="0" w:color="auto"/>
                <w:bottom w:val="none" w:sz="0" w:space="0" w:color="auto"/>
                <w:right w:val="none" w:sz="0" w:space="0" w:color="auto"/>
              </w:divBdr>
            </w:div>
            <w:div w:id="1290162063">
              <w:marLeft w:val="0"/>
              <w:marRight w:val="0"/>
              <w:marTop w:val="0"/>
              <w:marBottom w:val="0"/>
              <w:divBdr>
                <w:top w:val="none" w:sz="0" w:space="0" w:color="auto"/>
                <w:left w:val="none" w:sz="0" w:space="0" w:color="auto"/>
                <w:bottom w:val="none" w:sz="0" w:space="0" w:color="auto"/>
                <w:right w:val="none" w:sz="0" w:space="0" w:color="auto"/>
              </w:divBdr>
            </w:div>
            <w:div w:id="1065760633">
              <w:marLeft w:val="0"/>
              <w:marRight w:val="0"/>
              <w:marTop w:val="0"/>
              <w:marBottom w:val="0"/>
              <w:divBdr>
                <w:top w:val="none" w:sz="0" w:space="0" w:color="auto"/>
                <w:left w:val="none" w:sz="0" w:space="0" w:color="auto"/>
                <w:bottom w:val="none" w:sz="0" w:space="0" w:color="auto"/>
                <w:right w:val="none" w:sz="0" w:space="0" w:color="auto"/>
              </w:divBdr>
            </w:div>
            <w:div w:id="7703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6059">
      <w:bodyDiv w:val="1"/>
      <w:marLeft w:val="0"/>
      <w:marRight w:val="0"/>
      <w:marTop w:val="0"/>
      <w:marBottom w:val="0"/>
      <w:divBdr>
        <w:top w:val="none" w:sz="0" w:space="0" w:color="auto"/>
        <w:left w:val="none" w:sz="0" w:space="0" w:color="auto"/>
        <w:bottom w:val="none" w:sz="0" w:space="0" w:color="auto"/>
        <w:right w:val="none" w:sz="0" w:space="0" w:color="auto"/>
      </w:divBdr>
      <w:divsChild>
        <w:div w:id="1403411533">
          <w:marLeft w:val="0"/>
          <w:marRight w:val="0"/>
          <w:marTop w:val="0"/>
          <w:marBottom w:val="0"/>
          <w:divBdr>
            <w:top w:val="none" w:sz="0" w:space="0" w:color="auto"/>
            <w:left w:val="none" w:sz="0" w:space="0" w:color="auto"/>
            <w:bottom w:val="none" w:sz="0" w:space="0" w:color="auto"/>
            <w:right w:val="none" w:sz="0" w:space="0" w:color="auto"/>
          </w:divBdr>
          <w:divsChild>
            <w:div w:id="551305873">
              <w:marLeft w:val="0"/>
              <w:marRight w:val="0"/>
              <w:marTop w:val="0"/>
              <w:marBottom w:val="0"/>
              <w:divBdr>
                <w:top w:val="none" w:sz="0" w:space="0" w:color="auto"/>
                <w:left w:val="none" w:sz="0" w:space="0" w:color="auto"/>
                <w:bottom w:val="none" w:sz="0" w:space="0" w:color="auto"/>
                <w:right w:val="none" w:sz="0" w:space="0" w:color="auto"/>
              </w:divBdr>
            </w:div>
            <w:div w:id="1535729216">
              <w:marLeft w:val="0"/>
              <w:marRight w:val="0"/>
              <w:marTop w:val="0"/>
              <w:marBottom w:val="0"/>
              <w:divBdr>
                <w:top w:val="none" w:sz="0" w:space="0" w:color="auto"/>
                <w:left w:val="none" w:sz="0" w:space="0" w:color="auto"/>
                <w:bottom w:val="none" w:sz="0" w:space="0" w:color="auto"/>
                <w:right w:val="none" w:sz="0" w:space="0" w:color="auto"/>
              </w:divBdr>
            </w:div>
            <w:div w:id="1355963407">
              <w:marLeft w:val="0"/>
              <w:marRight w:val="0"/>
              <w:marTop w:val="0"/>
              <w:marBottom w:val="0"/>
              <w:divBdr>
                <w:top w:val="none" w:sz="0" w:space="0" w:color="auto"/>
                <w:left w:val="none" w:sz="0" w:space="0" w:color="auto"/>
                <w:bottom w:val="none" w:sz="0" w:space="0" w:color="auto"/>
                <w:right w:val="none" w:sz="0" w:space="0" w:color="auto"/>
              </w:divBdr>
            </w:div>
            <w:div w:id="1161580280">
              <w:marLeft w:val="0"/>
              <w:marRight w:val="0"/>
              <w:marTop w:val="0"/>
              <w:marBottom w:val="0"/>
              <w:divBdr>
                <w:top w:val="none" w:sz="0" w:space="0" w:color="auto"/>
                <w:left w:val="none" w:sz="0" w:space="0" w:color="auto"/>
                <w:bottom w:val="none" w:sz="0" w:space="0" w:color="auto"/>
                <w:right w:val="none" w:sz="0" w:space="0" w:color="auto"/>
              </w:divBdr>
            </w:div>
            <w:div w:id="803042433">
              <w:marLeft w:val="0"/>
              <w:marRight w:val="0"/>
              <w:marTop w:val="0"/>
              <w:marBottom w:val="0"/>
              <w:divBdr>
                <w:top w:val="none" w:sz="0" w:space="0" w:color="auto"/>
                <w:left w:val="none" w:sz="0" w:space="0" w:color="auto"/>
                <w:bottom w:val="none" w:sz="0" w:space="0" w:color="auto"/>
                <w:right w:val="none" w:sz="0" w:space="0" w:color="auto"/>
              </w:divBdr>
            </w:div>
            <w:div w:id="495925527">
              <w:marLeft w:val="0"/>
              <w:marRight w:val="0"/>
              <w:marTop w:val="0"/>
              <w:marBottom w:val="0"/>
              <w:divBdr>
                <w:top w:val="none" w:sz="0" w:space="0" w:color="auto"/>
                <w:left w:val="none" w:sz="0" w:space="0" w:color="auto"/>
                <w:bottom w:val="none" w:sz="0" w:space="0" w:color="auto"/>
                <w:right w:val="none" w:sz="0" w:space="0" w:color="auto"/>
              </w:divBdr>
            </w:div>
            <w:div w:id="1272859364">
              <w:marLeft w:val="0"/>
              <w:marRight w:val="0"/>
              <w:marTop w:val="0"/>
              <w:marBottom w:val="0"/>
              <w:divBdr>
                <w:top w:val="none" w:sz="0" w:space="0" w:color="auto"/>
                <w:left w:val="none" w:sz="0" w:space="0" w:color="auto"/>
                <w:bottom w:val="none" w:sz="0" w:space="0" w:color="auto"/>
                <w:right w:val="none" w:sz="0" w:space="0" w:color="auto"/>
              </w:divBdr>
            </w:div>
            <w:div w:id="597636092">
              <w:marLeft w:val="0"/>
              <w:marRight w:val="0"/>
              <w:marTop w:val="0"/>
              <w:marBottom w:val="0"/>
              <w:divBdr>
                <w:top w:val="none" w:sz="0" w:space="0" w:color="auto"/>
                <w:left w:val="none" w:sz="0" w:space="0" w:color="auto"/>
                <w:bottom w:val="none" w:sz="0" w:space="0" w:color="auto"/>
                <w:right w:val="none" w:sz="0" w:space="0" w:color="auto"/>
              </w:divBdr>
            </w:div>
            <w:div w:id="1501919988">
              <w:marLeft w:val="0"/>
              <w:marRight w:val="0"/>
              <w:marTop w:val="0"/>
              <w:marBottom w:val="0"/>
              <w:divBdr>
                <w:top w:val="none" w:sz="0" w:space="0" w:color="auto"/>
                <w:left w:val="none" w:sz="0" w:space="0" w:color="auto"/>
                <w:bottom w:val="none" w:sz="0" w:space="0" w:color="auto"/>
                <w:right w:val="none" w:sz="0" w:space="0" w:color="auto"/>
              </w:divBdr>
            </w:div>
            <w:div w:id="108820070">
              <w:marLeft w:val="0"/>
              <w:marRight w:val="0"/>
              <w:marTop w:val="0"/>
              <w:marBottom w:val="0"/>
              <w:divBdr>
                <w:top w:val="none" w:sz="0" w:space="0" w:color="auto"/>
                <w:left w:val="none" w:sz="0" w:space="0" w:color="auto"/>
                <w:bottom w:val="none" w:sz="0" w:space="0" w:color="auto"/>
                <w:right w:val="none" w:sz="0" w:space="0" w:color="auto"/>
              </w:divBdr>
            </w:div>
            <w:div w:id="1224291720">
              <w:marLeft w:val="0"/>
              <w:marRight w:val="0"/>
              <w:marTop w:val="0"/>
              <w:marBottom w:val="0"/>
              <w:divBdr>
                <w:top w:val="none" w:sz="0" w:space="0" w:color="auto"/>
                <w:left w:val="none" w:sz="0" w:space="0" w:color="auto"/>
                <w:bottom w:val="none" w:sz="0" w:space="0" w:color="auto"/>
                <w:right w:val="none" w:sz="0" w:space="0" w:color="auto"/>
              </w:divBdr>
            </w:div>
            <w:div w:id="1293557623">
              <w:marLeft w:val="0"/>
              <w:marRight w:val="0"/>
              <w:marTop w:val="0"/>
              <w:marBottom w:val="0"/>
              <w:divBdr>
                <w:top w:val="none" w:sz="0" w:space="0" w:color="auto"/>
                <w:left w:val="none" w:sz="0" w:space="0" w:color="auto"/>
                <w:bottom w:val="none" w:sz="0" w:space="0" w:color="auto"/>
                <w:right w:val="none" w:sz="0" w:space="0" w:color="auto"/>
              </w:divBdr>
            </w:div>
            <w:div w:id="486022881">
              <w:marLeft w:val="0"/>
              <w:marRight w:val="0"/>
              <w:marTop w:val="0"/>
              <w:marBottom w:val="0"/>
              <w:divBdr>
                <w:top w:val="none" w:sz="0" w:space="0" w:color="auto"/>
                <w:left w:val="none" w:sz="0" w:space="0" w:color="auto"/>
                <w:bottom w:val="none" w:sz="0" w:space="0" w:color="auto"/>
                <w:right w:val="none" w:sz="0" w:space="0" w:color="auto"/>
              </w:divBdr>
            </w:div>
            <w:div w:id="512230072">
              <w:marLeft w:val="0"/>
              <w:marRight w:val="0"/>
              <w:marTop w:val="0"/>
              <w:marBottom w:val="0"/>
              <w:divBdr>
                <w:top w:val="none" w:sz="0" w:space="0" w:color="auto"/>
                <w:left w:val="none" w:sz="0" w:space="0" w:color="auto"/>
                <w:bottom w:val="none" w:sz="0" w:space="0" w:color="auto"/>
                <w:right w:val="none" w:sz="0" w:space="0" w:color="auto"/>
              </w:divBdr>
            </w:div>
            <w:div w:id="1695961432">
              <w:marLeft w:val="0"/>
              <w:marRight w:val="0"/>
              <w:marTop w:val="0"/>
              <w:marBottom w:val="0"/>
              <w:divBdr>
                <w:top w:val="none" w:sz="0" w:space="0" w:color="auto"/>
                <w:left w:val="none" w:sz="0" w:space="0" w:color="auto"/>
                <w:bottom w:val="none" w:sz="0" w:space="0" w:color="auto"/>
                <w:right w:val="none" w:sz="0" w:space="0" w:color="auto"/>
              </w:divBdr>
            </w:div>
            <w:div w:id="1197543755">
              <w:marLeft w:val="0"/>
              <w:marRight w:val="0"/>
              <w:marTop w:val="0"/>
              <w:marBottom w:val="0"/>
              <w:divBdr>
                <w:top w:val="none" w:sz="0" w:space="0" w:color="auto"/>
                <w:left w:val="none" w:sz="0" w:space="0" w:color="auto"/>
                <w:bottom w:val="none" w:sz="0" w:space="0" w:color="auto"/>
                <w:right w:val="none" w:sz="0" w:space="0" w:color="auto"/>
              </w:divBdr>
            </w:div>
            <w:div w:id="1733967371">
              <w:marLeft w:val="0"/>
              <w:marRight w:val="0"/>
              <w:marTop w:val="0"/>
              <w:marBottom w:val="0"/>
              <w:divBdr>
                <w:top w:val="none" w:sz="0" w:space="0" w:color="auto"/>
                <w:left w:val="none" w:sz="0" w:space="0" w:color="auto"/>
                <w:bottom w:val="none" w:sz="0" w:space="0" w:color="auto"/>
                <w:right w:val="none" w:sz="0" w:space="0" w:color="auto"/>
              </w:divBdr>
            </w:div>
            <w:div w:id="1143740237">
              <w:marLeft w:val="0"/>
              <w:marRight w:val="0"/>
              <w:marTop w:val="0"/>
              <w:marBottom w:val="0"/>
              <w:divBdr>
                <w:top w:val="none" w:sz="0" w:space="0" w:color="auto"/>
                <w:left w:val="none" w:sz="0" w:space="0" w:color="auto"/>
                <w:bottom w:val="none" w:sz="0" w:space="0" w:color="auto"/>
                <w:right w:val="none" w:sz="0" w:space="0" w:color="auto"/>
              </w:divBdr>
            </w:div>
            <w:div w:id="15809142">
              <w:marLeft w:val="0"/>
              <w:marRight w:val="0"/>
              <w:marTop w:val="0"/>
              <w:marBottom w:val="0"/>
              <w:divBdr>
                <w:top w:val="none" w:sz="0" w:space="0" w:color="auto"/>
                <w:left w:val="none" w:sz="0" w:space="0" w:color="auto"/>
                <w:bottom w:val="none" w:sz="0" w:space="0" w:color="auto"/>
                <w:right w:val="none" w:sz="0" w:space="0" w:color="auto"/>
              </w:divBdr>
            </w:div>
            <w:div w:id="1490823610">
              <w:marLeft w:val="0"/>
              <w:marRight w:val="0"/>
              <w:marTop w:val="0"/>
              <w:marBottom w:val="0"/>
              <w:divBdr>
                <w:top w:val="none" w:sz="0" w:space="0" w:color="auto"/>
                <w:left w:val="none" w:sz="0" w:space="0" w:color="auto"/>
                <w:bottom w:val="none" w:sz="0" w:space="0" w:color="auto"/>
                <w:right w:val="none" w:sz="0" w:space="0" w:color="auto"/>
              </w:divBdr>
            </w:div>
            <w:div w:id="1268539689">
              <w:marLeft w:val="0"/>
              <w:marRight w:val="0"/>
              <w:marTop w:val="0"/>
              <w:marBottom w:val="0"/>
              <w:divBdr>
                <w:top w:val="none" w:sz="0" w:space="0" w:color="auto"/>
                <w:left w:val="none" w:sz="0" w:space="0" w:color="auto"/>
                <w:bottom w:val="none" w:sz="0" w:space="0" w:color="auto"/>
                <w:right w:val="none" w:sz="0" w:space="0" w:color="auto"/>
              </w:divBdr>
            </w:div>
            <w:div w:id="2117096989">
              <w:marLeft w:val="0"/>
              <w:marRight w:val="0"/>
              <w:marTop w:val="0"/>
              <w:marBottom w:val="0"/>
              <w:divBdr>
                <w:top w:val="none" w:sz="0" w:space="0" w:color="auto"/>
                <w:left w:val="none" w:sz="0" w:space="0" w:color="auto"/>
                <w:bottom w:val="none" w:sz="0" w:space="0" w:color="auto"/>
                <w:right w:val="none" w:sz="0" w:space="0" w:color="auto"/>
              </w:divBdr>
            </w:div>
            <w:div w:id="1043485586">
              <w:marLeft w:val="0"/>
              <w:marRight w:val="0"/>
              <w:marTop w:val="0"/>
              <w:marBottom w:val="0"/>
              <w:divBdr>
                <w:top w:val="none" w:sz="0" w:space="0" w:color="auto"/>
                <w:left w:val="none" w:sz="0" w:space="0" w:color="auto"/>
                <w:bottom w:val="none" w:sz="0" w:space="0" w:color="auto"/>
                <w:right w:val="none" w:sz="0" w:space="0" w:color="auto"/>
              </w:divBdr>
            </w:div>
            <w:div w:id="585116699">
              <w:marLeft w:val="0"/>
              <w:marRight w:val="0"/>
              <w:marTop w:val="0"/>
              <w:marBottom w:val="0"/>
              <w:divBdr>
                <w:top w:val="none" w:sz="0" w:space="0" w:color="auto"/>
                <w:left w:val="none" w:sz="0" w:space="0" w:color="auto"/>
                <w:bottom w:val="none" w:sz="0" w:space="0" w:color="auto"/>
                <w:right w:val="none" w:sz="0" w:space="0" w:color="auto"/>
              </w:divBdr>
            </w:div>
            <w:div w:id="486629255">
              <w:marLeft w:val="0"/>
              <w:marRight w:val="0"/>
              <w:marTop w:val="0"/>
              <w:marBottom w:val="0"/>
              <w:divBdr>
                <w:top w:val="none" w:sz="0" w:space="0" w:color="auto"/>
                <w:left w:val="none" w:sz="0" w:space="0" w:color="auto"/>
                <w:bottom w:val="none" w:sz="0" w:space="0" w:color="auto"/>
                <w:right w:val="none" w:sz="0" w:space="0" w:color="auto"/>
              </w:divBdr>
            </w:div>
            <w:div w:id="1932204314">
              <w:marLeft w:val="0"/>
              <w:marRight w:val="0"/>
              <w:marTop w:val="0"/>
              <w:marBottom w:val="0"/>
              <w:divBdr>
                <w:top w:val="none" w:sz="0" w:space="0" w:color="auto"/>
                <w:left w:val="none" w:sz="0" w:space="0" w:color="auto"/>
                <w:bottom w:val="none" w:sz="0" w:space="0" w:color="auto"/>
                <w:right w:val="none" w:sz="0" w:space="0" w:color="auto"/>
              </w:divBdr>
            </w:div>
            <w:div w:id="341593310">
              <w:marLeft w:val="0"/>
              <w:marRight w:val="0"/>
              <w:marTop w:val="0"/>
              <w:marBottom w:val="0"/>
              <w:divBdr>
                <w:top w:val="none" w:sz="0" w:space="0" w:color="auto"/>
                <w:left w:val="none" w:sz="0" w:space="0" w:color="auto"/>
                <w:bottom w:val="none" w:sz="0" w:space="0" w:color="auto"/>
                <w:right w:val="none" w:sz="0" w:space="0" w:color="auto"/>
              </w:divBdr>
            </w:div>
            <w:div w:id="82341671">
              <w:marLeft w:val="0"/>
              <w:marRight w:val="0"/>
              <w:marTop w:val="0"/>
              <w:marBottom w:val="0"/>
              <w:divBdr>
                <w:top w:val="none" w:sz="0" w:space="0" w:color="auto"/>
                <w:left w:val="none" w:sz="0" w:space="0" w:color="auto"/>
                <w:bottom w:val="none" w:sz="0" w:space="0" w:color="auto"/>
                <w:right w:val="none" w:sz="0" w:space="0" w:color="auto"/>
              </w:divBdr>
            </w:div>
            <w:div w:id="1139608407">
              <w:marLeft w:val="0"/>
              <w:marRight w:val="0"/>
              <w:marTop w:val="0"/>
              <w:marBottom w:val="0"/>
              <w:divBdr>
                <w:top w:val="none" w:sz="0" w:space="0" w:color="auto"/>
                <w:left w:val="none" w:sz="0" w:space="0" w:color="auto"/>
                <w:bottom w:val="none" w:sz="0" w:space="0" w:color="auto"/>
                <w:right w:val="none" w:sz="0" w:space="0" w:color="auto"/>
              </w:divBdr>
            </w:div>
            <w:div w:id="160002541">
              <w:marLeft w:val="0"/>
              <w:marRight w:val="0"/>
              <w:marTop w:val="0"/>
              <w:marBottom w:val="0"/>
              <w:divBdr>
                <w:top w:val="none" w:sz="0" w:space="0" w:color="auto"/>
                <w:left w:val="none" w:sz="0" w:space="0" w:color="auto"/>
                <w:bottom w:val="none" w:sz="0" w:space="0" w:color="auto"/>
                <w:right w:val="none" w:sz="0" w:space="0" w:color="auto"/>
              </w:divBdr>
            </w:div>
            <w:div w:id="1071317629">
              <w:marLeft w:val="0"/>
              <w:marRight w:val="0"/>
              <w:marTop w:val="0"/>
              <w:marBottom w:val="0"/>
              <w:divBdr>
                <w:top w:val="none" w:sz="0" w:space="0" w:color="auto"/>
                <w:left w:val="none" w:sz="0" w:space="0" w:color="auto"/>
                <w:bottom w:val="none" w:sz="0" w:space="0" w:color="auto"/>
                <w:right w:val="none" w:sz="0" w:space="0" w:color="auto"/>
              </w:divBdr>
            </w:div>
            <w:div w:id="1813792991">
              <w:marLeft w:val="0"/>
              <w:marRight w:val="0"/>
              <w:marTop w:val="0"/>
              <w:marBottom w:val="0"/>
              <w:divBdr>
                <w:top w:val="none" w:sz="0" w:space="0" w:color="auto"/>
                <w:left w:val="none" w:sz="0" w:space="0" w:color="auto"/>
                <w:bottom w:val="none" w:sz="0" w:space="0" w:color="auto"/>
                <w:right w:val="none" w:sz="0" w:space="0" w:color="auto"/>
              </w:divBdr>
            </w:div>
            <w:div w:id="764226713">
              <w:marLeft w:val="0"/>
              <w:marRight w:val="0"/>
              <w:marTop w:val="0"/>
              <w:marBottom w:val="0"/>
              <w:divBdr>
                <w:top w:val="none" w:sz="0" w:space="0" w:color="auto"/>
                <w:left w:val="none" w:sz="0" w:space="0" w:color="auto"/>
                <w:bottom w:val="none" w:sz="0" w:space="0" w:color="auto"/>
                <w:right w:val="none" w:sz="0" w:space="0" w:color="auto"/>
              </w:divBdr>
            </w:div>
            <w:div w:id="186409086">
              <w:marLeft w:val="0"/>
              <w:marRight w:val="0"/>
              <w:marTop w:val="0"/>
              <w:marBottom w:val="0"/>
              <w:divBdr>
                <w:top w:val="none" w:sz="0" w:space="0" w:color="auto"/>
                <w:left w:val="none" w:sz="0" w:space="0" w:color="auto"/>
                <w:bottom w:val="none" w:sz="0" w:space="0" w:color="auto"/>
                <w:right w:val="none" w:sz="0" w:space="0" w:color="auto"/>
              </w:divBdr>
            </w:div>
            <w:div w:id="17186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89">
      <w:bodyDiv w:val="1"/>
      <w:marLeft w:val="0"/>
      <w:marRight w:val="0"/>
      <w:marTop w:val="0"/>
      <w:marBottom w:val="0"/>
      <w:divBdr>
        <w:top w:val="none" w:sz="0" w:space="0" w:color="auto"/>
        <w:left w:val="none" w:sz="0" w:space="0" w:color="auto"/>
        <w:bottom w:val="none" w:sz="0" w:space="0" w:color="auto"/>
        <w:right w:val="none" w:sz="0" w:space="0" w:color="auto"/>
      </w:divBdr>
    </w:div>
    <w:div w:id="620116043">
      <w:bodyDiv w:val="1"/>
      <w:marLeft w:val="0"/>
      <w:marRight w:val="0"/>
      <w:marTop w:val="0"/>
      <w:marBottom w:val="0"/>
      <w:divBdr>
        <w:top w:val="none" w:sz="0" w:space="0" w:color="auto"/>
        <w:left w:val="none" w:sz="0" w:space="0" w:color="auto"/>
        <w:bottom w:val="none" w:sz="0" w:space="0" w:color="auto"/>
        <w:right w:val="none" w:sz="0" w:space="0" w:color="auto"/>
      </w:divBdr>
    </w:div>
    <w:div w:id="621115492">
      <w:bodyDiv w:val="1"/>
      <w:marLeft w:val="0"/>
      <w:marRight w:val="0"/>
      <w:marTop w:val="0"/>
      <w:marBottom w:val="0"/>
      <w:divBdr>
        <w:top w:val="none" w:sz="0" w:space="0" w:color="auto"/>
        <w:left w:val="none" w:sz="0" w:space="0" w:color="auto"/>
        <w:bottom w:val="none" w:sz="0" w:space="0" w:color="auto"/>
        <w:right w:val="none" w:sz="0" w:space="0" w:color="auto"/>
      </w:divBdr>
      <w:divsChild>
        <w:div w:id="1770999537">
          <w:marLeft w:val="0"/>
          <w:marRight w:val="0"/>
          <w:marTop w:val="0"/>
          <w:marBottom w:val="0"/>
          <w:divBdr>
            <w:top w:val="none" w:sz="0" w:space="0" w:color="auto"/>
            <w:left w:val="none" w:sz="0" w:space="0" w:color="auto"/>
            <w:bottom w:val="none" w:sz="0" w:space="0" w:color="auto"/>
            <w:right w:val="none" w:sz="0" w:space="0" w:color="auto"/>
          </w:divBdr>
          <w:divsChild>
            <w:div w:id="1427994122">
              <w:marLeft w:val="0"/>
              <w:marRight w:val="0"/>
              <w:marTop w:val="0"/>
              <w:marBottom w:val="0"/>
              <w:divBdr>
                <w:top w:val="none" w:sz="0" w:space="0" w:color="auto"/>
                <w:left w:val="none" w:sz="0" w:space="0" w:color="auto"/>
                <w:bottom w:val="none" w:sz="0" w:space="0" w:color="auto"/>
                <w:right w:val="none" w:sz="0" w:space="0" w:color="auto"/>
              </w:divBdr>
            </w:div>
            <w:div w:id="469589149">
              <w:marLeft w:val="0"/>
              <w:marRight w:val="0"/>
              <w:marTop w:val="0"/>
              <w:marBottom w:val="0"/>
              <w:divBdr>
                <w:top w:val="none" w:sz="0" w:space="0" w:color="auto"/>
                <w:left w:val="none" w:sz="0" w:space="0" w:color="auto"/>
                <w:bottom w:val="none" w:sz="0" w:space="0" w:color="auto"/>
                <w:right w:val="none" w:sz="0" w:space="0" w:color="auto"/>
              </w:divBdr>
            </w:div>
            <w:div w:id="511845463">
              <w:marLeft w:val="0"/>
              <w:marRight w:val="0"/>
              <w:marTop w:val="0"/>
              <w:marBottom w:val="0"/>
              <w:divBdr>
                <w:top w:val="none" w:sz="0" w:space="0" w:color="auto"/>
                <w:left w:val="none" w:sz="0" w:space="0" w:color="auto"/>
                <w:bottom w:val="none" w:sz="0" w:space="0" w:color="auto"/>
                <w:right w:val="none" w:sz="0" w:space="0" w:color="auto"/>
              </w:divBdr>
            </w:div>
            <w:div w:id="693843464">
              <w:marLeft w:val="0"/>
              <w:marRight w:val="0"/>
              <w:marTop w:val="0"/>
              <w:marBottom w:val="0"/>
              <w:divBdr>
                <w:top w:val="none" w:sz="0" w:space="0" w:color="auto"/>
                <w:left w:val="none" w:sz="0" w:space="0" w:color="auto"/>
                <w:bottom w:val="none" w:sz="0" w:space="0" w:color="auto"/>
                <w:right w:val="none" w:sz="0" w:space="0" w:color="auto"/>
              </w:divBdr>
            </w:div>
            <w:div w:id="1882089328">
              <w:marLeft w:val="0"/>
              <w:marRight w:val="0"/>
              <w:marTop w:val="0"/>
              <w:marBottom w:val="0"/>
              <w:divBdr>
                <w:top w:val="none" w:sz="0" w:space="0" w:color="auto"/>
                <w:left w:val="none" w:sz="0" w:space="0" w:color="auto"/>
                <w:bottom w:val="none" w:sz="0" w:space="0" w:color="auto"/>
                <w:right w:val="none" w:sz="0" w:space="0" w:color="auto"/>
              </w:divBdr>
            </w:div>
            <w:div w:id="1759864594">
              <w:marLeft w:val="0"/>
              <w:marRight w:val="0"/>
              <w:marTop w:val="0"/>
              <w:marBottom w:val="0"/>
              <w:divBdr>
                <w:top w:val="none" w:sz="0" w:space="0" w:color="auto"/>
                <w:left w:val="none" w:sz="0" w:space="0" w:color="auto"/>
                <w:bottom w:val="none" w:sz="0" w:space="0" w:color="auto"/>
                <w:right w:val="none" w:sz="0" w:space="0" w:color="auto"/>
              </w:divBdr>
            </w:div>
            <w:div w:id="988939113">
              <w:marLeft w:val="0"/>
              <w:marRight w:val="0"/>
              <w:marTop w:val="0"/>
              <w:marBottom w:val="0"/>
              <w:divBdr>
                <w:top w:val="none" w:sz="0" w:space="0" w:color="auto"/>
                <w:left w:val="none" w:sz="0" w:space="0" w:color="auto"/>
                <w:bottom w:val="none" w:sz="0" w:space="0" w:color="auto"/>
                <w:right w:val="none" w:sz="0" w:space="0" w:color="auto"/>
              </w:divBdr>
            </w:div>
            <w:div w:id="1692876070">
              <w:marLeft w:val="0"/>
              <w:marRight w:val="0"/>
              <w:marTop w:val="0"/>
              <w:marBottom w:val="0"/>
              <w:divBdr>
                <w:top w:val="none" w:sz="0" w:space="0" w:color="auto"/>
                <w:left w:val="none" w:sz="0" w:space="0" w:color="auto"/>
                <w:bottom w:val="none" w:sz="0" w:space="0" w:color="auto"/>
                <w:right w:val="none" w:sz="0" w:space="0" w:color="auto"/>
              </w:divBdr>
            </w:div>
            <w:div w:id="2033914873">
              <w:marLeft w:val="0"/>
              <w:marRight w:val="0"/>
              <w:marTop w:val="0"/>
              <w:marBottom w:val="0"/>
              <w:divBdr>
                <w:top w:val="none" w:sz="0" w:space="0" w:color="auto"/>
                <w:left w:val="none" w:sz="0" w:space="0" w:color="auto"/>
                <w:bottom w:val="none" w:sz="0" w:space="0" w:color="auto"/>
                <w:right w:val="none" w:sz="0" w:space="0" w:color="auto"/>
              </w:divBdr>
            </w:div>
            <w:div w:id="1127698253">
              <w:marLeft w:val="0"/>
              <w:marRight w:val="0"/>
              <w:marTop w:val="0"/>
              <w:marBottom w:val="0"/>
              <w:divBdr>
                <w:top w:val="none" w:sz="0" w:space="0" w:color="auto"/>
                <w:left w:val="none" w:sz="0" w:space="0" w:color="auto"/>
                <w:bottom w:val="none" w:sz="0" w:space="0" w:color="auto"/>
                <w:right w:val="none" w:sz="0" w:space="0" w:color="auto"/>
              </w:divBdr>
            </w:div>
            <w:div w:id="1784114308">
              <w:marLeft w:val="0"/>
              <w:marRight w:val="0"/>
              <w:marTop w:val="0"/>
              <w:marBottom w:val="0"/>
              <w:divBdr>
                <w:top w:val="none" w:sz="0" w:space="0" w:color="auto"/>
                <w:left w:val="none" w:sz="0" w:space="0" w:color="auto"/>
                <w:bottom w:val="none" w:sz="0" w:space="0" w:color="auto"/>
                <w:right w:val="none" w:sz="0" w:space="0" w:color="auto"/>
              </w:divBdr>
            </w:div>
            <w:div w:id="538015432">
              <w:marLeft w:val="0"/>
              <w:marRight w:val="0"/>
              <w:marTop w:val="0"/>
              <w:marBottom w:val="0"/>
              <w:divBdr>
                <w:top w:val="none" w:sz="0" w:space="0" w:color="auto"/>
                <w:left w:val="none" w:sz="0" w:space="0" w:color="auto"/>
                <w:bottom w:val="none" w:sz="0" w:space="0" w:color="auto"/>
                <w:right w:val="none" w:sz="0" w:space="0" w:color="auto"/>
              </w:divBdr>
            </w:div>
            <w:div w:id="83843078">
              <w:marLeft w:val="0"/>
              <w:marRight w:val="0"/>
              <w:marTop w:val="0"/>
              <w:marBottom w:val="0"/>
              <w:divBdr>
                <w:top w:val="none" w:sz="0" w:space="0" w:color="auto"/>
                <w:left w:val="none" w:sz="0" w:space="0" w:color="auto"/>
                <w:bottom w:val="none" w:sz="0" w:space="0" w:color="auto"/>
                <w:right w:val="none" w:sz="0" w:space="0" w:color="auto"/>
              </w:divBdr>
            </w:div>
            <w:div w:id="175118735">
              <w:marLeft w:val="0"/>
              <w:marRight w:val="0"/>
              <w:marTop w:val="0"/>
              <w:marBottom w:val="0"/>
              <w:divBdr>
                <w:top w:val="none" w:sz="0" w:space="0" w:color="auto"/>
                <w:left w:val="none" w:sz="0" w:space="0" w:color="auto"/>
                <w:bottom w:val="none" w:sz="0" w:space="0" w:color="auto"/>
                <w:right w:val="none" w:sz="0" w:space="0" w:color="auto"/>
              </w:divBdr>
            </w:div>
            <w:div w:id="398285249">
              <w:marLeft w:val="0"/>
              <w:marRight w:val="0"/>
              <w:marTop w:val="0"/>
              <w:marBottom w:val="0"/>
              <w:divBdr>
                <w:top w:val="none" w:sz="0" w:space="0" w:color="auto"/>
                <w:left w:val="none" w:sz="0" w:space="0" w:color="auto"/>
                <w:bottom w:val="none" w:sz="0" w:space="0" w:color="auto"/>
                <w:right w:val="none" w:sz="0" w:space="0" w:color="auto"/>
              </w:divBdr>
            </w:div>
            <w:div w:id="1862547287">
              <w:marLeft w:val="0"/>
              <w:marRight w:val="0"/>
              <w:marTop w:val="0"/>
              <w:marBottom w:val="0"/>
              <w:divBdr>
                <w:top w:val="none" w:sz="0" w:space="0" w:color="auto"/>
                <w:left w:val="none" w:sz="0" w:space="0" w:color="auto"/>
                <w:bottom w:val="none" w:sz="0" w:space="0" w:color="auto"/>
                <w:right w:val="none" w:sz="0" w:space="0" w:color="auto"/>
              </w:divBdr>
            </w:div>
            <w:div w:id="809251385">
              <w:marLeft w:val="0"/>
              <w:marRight w:val="0"/>
              <w:marTop w:val="0"/>
              <w:marBottom w:val="0"/>
              <w:divBdr>
                <w:top w:val="none" w:sz="0" w:space="0" w:color="auto"/>
                <w:left w:val="none" w:sz="0" w:space="0" w:color="auto"/>
                <w:bottom w:val="none" w:sz="0" w:space="0" w:color="auto"/>
                <w:right w:val="none" w:sz="0" w:space="0" w:color="auto"/>
              </w:divBdr>
            </w:div>
            <w:div w:id="1259096866">
              <w:marLeft w:val="0"/>
              <w:marRight w:val="0"/>
              <w:marTop w:val="0"/>
              <w:marBottom w:val="0"/>
              <w:divBdr>
                <w:top w:val="none" w:sz="0" w:space="0" w:color="auto"/>
                <w:left w:val="none" w:sz="0" w:space="0" w:color="auto"/>
                <w:bottom w:val="none" w:sz="0" w:space="0" w:color="auto"/>
                <w:right w:val="none" w:sz="0" w:space="0" w:color="auto"/>
              </w:divBdr>
            </w:div>
            <w:div w:id="100760044">
              <w:marLeft w:val="0"/>
              <w:marRight w:val="0"/>
              <w:marTop w:val="0"/>
              <w:marBottom w:val="0"/>
              <w:divBdr>
                <w:top w:val="none" w:sz="0" w:space="0" w:color="auto"/>
                <w:left w:val="none" w:sz="0" w:space="0" w:color="auto"/>
                <w:bottom w:val="none" w:sz="0" w:space="0" w:color="auto"/>
                <w:right w:val="none" w:sz="0" w:space="0" w:color="auto"/>
              </w:divBdr>
            </w:div>
            <w:div w:id="238562421">
              <w:marLeft w:val="0"/>
              <w:marRight w:val="0"/>
              <w:marTop w:val="0"/>
              <w:marBottom w:val="0"/>
              <w:divBdr>
                <w:top w:val="none" w:sz="0" w:space="0" w:color="auto"/>
                <w:left w:val="none" w:sz="0" w:space="0" w:color="auto"/>
                <w:bottom w:val="none" w:sz="0" w:space="0" w:color="auto"/>
                <w:right w:val="none" w:sz="0" w:space="0" w:color="auto"/>
              </w:divBdr>
            </w:div>
            <w:div w:id="617183311">
              <w:marLeft w:val="0"/>
              <w:marRight w:val="0"/>
              <w:marTop w:val="0"/>
              <w:marBottom w:val="0"/>
              <w:divBdr>
                <w:top w:val="none" w:sz="0" w:space="0" w:color="auto"/>
                <w:left w:val="none" w:sz="0" w:space="0" w:color="auto"/>
                <w:bottom w:val="none" w:sz="0" w:space="0" w:color="auto"/>
                <w:right w:val="none" w:sz="0" w:space="0" w:color="auto"/>
              </w:divBdr>
            </w:div>
            <w:div w:id="311449407">
              <w:marLeft w:val="0"/>
              <w:marRight w:val="0"/>
              <w:marTop w:val="0"/>
              <w:marBottom w:val="0"/>
              <w:divBdr>
                <w:top w:val="none" w:sz="0" w:space="0" w:color="auto"/>
                <w:left w:val="none" w:sz="0" w:space="0" w:color="auto"/>
                <w:bottom w:val="none" w:sz="0" w:space="0" w:color="auto"/>
                <w:right w:val="none" w:sz="0" w:space="0" w:color="auto"/>
              </w:divBdr>
            </w:div>
            <w:div w:id="523249255">
              <w:marLeft w:val="0"/>
              <w:marRight w:val="0"/>
              <w:marTop w:val="0"/>
              <w:marBottom w:val="0"/>
              <w:divBdr>
                <w:top w:val="none" w:sz="0" w:space="0" w:color="auto"/>
                <w:left w:val="none" w:sz="0" w:space="0" w:color="auto"/>
                <w:bottom w:val="none" w:sz="0" w:space="0" w:color="auto"/>
                <w:right w:val="none" w:sz="0" w:space="0" w:color="auto"/>
              </w:divBdr>
            </w:div>
            <w:div w:id="1536769863">
              <w:marLeft w:val="0"/>
              <w:marRight w:val="0"/>
              <w:marTop w:val="0"/>
              <w:marBottom w:val="0"/>
              <w:divBdr>
                <w:top w:val="none" w:sz="0" w:space="0" w:color="auto"/>
                <w:left w:val="none" w:sz="0" w:space="0" w:color="auto"/>
                <w:bottom w:val="none" w:sz="0" w:space="0" w:color="auto"/>
                <w:right w:val="none" w:sz="0" w:space="0" w:color="auto"/>
              </w:divBdr>
            </w:div>
            <w:div w:id="684869713">
              <w:marLeft w:val="0"/>
              <w:marRight w:val="0"/>
              <w:marTop w:val="0"/>
              <w:marBottom w:val="0"/>
              <w:divBdr>
                <w:top w:val="none" w:sz="0" w:space="0" w:color="auto"/>
                <w:left w:val="none" w:sz="0" w:space="0" w:color="auto"/>
                <w:bottom w:val="none" w:sz="0" w:space="0" w:color="auto"/>
                <w:right w:val="none" w:sz="0" w:space="0" w:color="auto"/>
              </w:divBdr>
            </w:div>
            <w:div w:id="1453281759">
              <w:marLeft w:val="0"/>
              <w:marRight w:val="0"/>
              <w:marTop w:val="0"/>
              <w:marBottom w:val="0"/>
              <w:divBdr>
                <w:top w:val="none" w:sz="0" w:space="0" w:color="auto"/>
                <w:left w:val="none" w:sz="0" w:space="0" w:color="auto"/>
                <w:bottom w:val="none" w:sz="0" w:space="0" w:color="auto"/>
                <w:right w:val="none" w:sz="0" w:space="0" w:color="auto"/>
              </w:divBdr>
            </w:div>
            <w:div w:id="2017610561">
              <w:marLeft w:val="0"/>
              <w:marRight w:val="0"/>
              <w:marTop w:val="0"/>
              <w:marBottom w:val="0"/>
              <w:divBdr>
                <w:top w:val="none" w:sz="0" w:space="0" w:color="auto"/>
                <w:left w:val="none" w:sz="0" w:space="0" w:color="auto"/>
                <w:bottom w:val="none" w:sz="0" w:space="0" w:color="auto"/>
                <w:right w:val="none" w:sz="0" w:space="0" w:color="auto"/>
              </w:divBdr>
            </w:div>
            <w:div w:id="277567377">
              <w:marLeft w:val="0"/>
              <w:marRight w:val="0"/>
              <w:marTop w:val="0"/>
              <w:marBottom w:val="0"/>
              <w:divBdr>
                <w:top w:val="none" w:sz="0" w:space="0" w:color="auto"/>
                <w:left w:val="none" w:sz="0" w:space="0" w:color="auto"/>
                <w:bottom w:val="none" w:sz="0" w:space="0" w:color="auto"/>
                <w:right w:val="none" w:sz="0" w:space="0" w:color="auto"/>
              </w:divBdr>
            </w:div>
            <w:div w:id="17442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8951">
      <w:bodyDiv w:val="1"/>
      <w:marLeft w:val="0"/>
      <w:marRight w:val="0"/>
      <w:marTop w:val="0"/>
      <w:marBottom w:val="0"/>
      <w:divBdr>
        <w:top w:val="none" w:sz="0" w:space="0" w:color="auto"/>
        <w:left w:val="none" w:sz="0" w:space="0" w:color="auto"/>
        <w:bottom w:val="none" w:sz="0" w:space="0" w:color="auto"/>
        <w:right w:val="none" w:sz="0" w:space="0" w:color="auto"/>
      </w:divBdr>
    </w:div>
    <w:div w:id="630868071">
      <w:bodyDiv w:val="1"/>
      <w:marLeft w:val="0"/>
      <w:marRight w:val="0"/>
      <w:marTop w:val="0"/>
      <w:marBottom w:val="0"/>
      <w:divBdr>
        <w:top w:val="none" w:sz="0" w:space="0" w:color="auto"/>
        <w:left w:val="none" w:sz="0" w:space="0" w:color="auto"/>
        <w:bottom w:val="none" w:sz="0" w:space="0" w:color="auto"/>
        <w:right w:val="none" w:sz="0" w:space="0" w:color="auto"/>
      </w:divBdr>
    </w:div>
    <w:div w:id="636957483">
      <w:bodyDiv w:val="1"/>
      <w:marLeft w:val="0"/>
      <w:marRight w:val="0"/>
      <w:marTop w:val="0"/>
      <w:marBottom w:val="0"/>
      <w:divBdr>
        <w:top w:val="none" w:sz="0" w:space="0" w:color="auto"/>
        <w:left w:val="none" w:sz="0" w:space="0" w:color="auto"/>
        <w:bottom w:val="none" w:sz="0" w:space="0" w:color="auto"/>
        <w:right w:val="none" w:sz="0" w:space="0" w:color="auto"/>
      </w:divBdr>
      <w:divsChild>
        <w:div w:id="1809055832">
          <w:marLeft w:val="0"/>
          <w:marRight w:val="0"/>
          <w:marTop w:val="0"/>
          <w:marBottom w:val="0"/>
          <w:divBdr>
            <w:top w:val="none" w:sz="0" w:space="0" w:color="auto"/>
            <w:left w:val="none" w:sz="0" w:space="0" w:color="auto"/>
            <w:bottom w:val="none" w:sz="0" w:space="0" w:color="auto"/>
            <w:right w:val="none" w:sz="0" w:space="0" w:color="auto"/>
          </w:divBdr>
          <w:divsChild>
            <w:div w:id="1721980096">
              <w:marLeft w:val="0"/>
              <w:marRight w:val="0"/>
              <w:marTop w:val="0"/>
              <w:marBottom w:val="0"/>
              <w:divBdr>
                <w:top w:val="none" w:sz="0" w:space="0" w:color="auto"/>
                <w:left w:val="none" w:sz="0" w:space="0" w:color="auto"/>
                <w:bottom w:val="none" w:sz="0" w:space="0" w:color="auto"/>
                <w:right w:val="none" w:sz="0" w:space="0" w:color="auto"/>
              </w:divBdr>
            </w:div>
            <w:div w:id="1930649441">
              <w:marLeft w:val="0"/>
              <w:marRight w:val="0"/>
              <w:marTop w:val="0"/>
              <w:marBottom w:val="0"/>
              <w:divBdr>
                <w:top w:val="none" w:sz="0" w:space="0" w:color="auto"/>
                <w:left w:val="none" w:sz="0" w:space="0" w:color="auto"/>
                <w:bottom w:val="none" w:sz="0" w:space="0" w:color="auto"/>
                <w:right w:val="none" w:sz="0" w:space="0" w:color="auto"/>
              </w:divBdr>
            </w:div>
            <w:div w:id="538279587">
              <w:marLeft w:val="0"/>
              <w:marRight w:val="0"/>
              <w:marTop w:val="0"/>
              <w:marBottom w:val="0"/>
              <w:divBdr>
                <w:top w:val="none" w:sz="0" w:space="0" w:color="auto"/>
                <w:left w:val="none" w:sz="0" w:space="0" w:color="auto"/>
                <w:bottom w:val="none" w:sz="0" w:space="0" w:color="auto"/>
                <w:right w:val="none" w:sz="0" w:space="0" w:color="auto"/>
              </w:divBdr>
            </w:div>
            <w:div w:id="1941404274">
              <w:marLeft w:val="0"/>
              <w:marRight w:val="0"/>
              <w:marTop w:val="0"/>
              <w:marBottom w:val="0"/>
              <w:divBdr>
                <w:top w:val="none" w:sz="0" w:space="0" w:color="auto"/>
                <w:left w:val="none" w:sz="0" w:space="0" w:color="auto"/>
                <w:bottom w:val="none" w:sz="0" w:space="0" w:color="auto"/>
                <w:right w:val="none" w:sz="0" w:space="0" w:color="auto"/>
              </w:divBdr>
            </w:div>
            <w:div w:id="376200800">
              <w:marLeft w:val="0"/>
              <w:marRight w:val="0"/>
              <w:marTop w:val="0"/>
              <w:marBottom w:val="0"/>
              <w:divBdr>
                <w:top w:val="none" w:sz="0" w:space="0" w:color="auto"/>
                <w:left w:val="none" w:sz="0" w:space="0" w:color="auto"/>
                <w:bottom w:val="none" w:sz="0" w:space="0" w:color="auto"/>
                <w:right w:val="none" w:sz="0" w:space="0" w:color="auto"/>
              </w:divBdr>
            </w:div>
            <w:div w:id="930429589">
              <w:marLeft w:val="0"/>
              <w:marRight w:val="0"/>
              <w:marTop w:val="0"/>
              <w:marBottom w:val="0"/>
              <w:divBdr>
                <w:top w:val="none" w:sz="0" w:space="0" w:color="auto"/>
                <w:left w:val="none" w:sz="0" w:space="0" w:color="auto"/>
                <w:bottom w:val="none" w:sz="0" w:space="0" w:color="auto"/>
                <w:right w:val="none" w:sz="0" w:space="0" w:color="auto"/>
              </w:divBdr>
            </w:div>
            <w:div w:id="1845632853">
              <w:marLeft w:val="0"/>
              <w:marRight w:val="0"/>
              <w:marTop w:val="0"/>
              <w:marBottom w:val="0"/>
              <w:divBdr>
                <w:top w:val="none" w:sz="0" w:space="0" w:color="auto"/>
                <w:left w:val="none" w:sz="0" w:space="0" w:color="auto"/>
                <w:bottom w:val="none" w:sz="0" w:space="0" w:color="auto"/>
                <w:right w:val="none" w:sz="0" w:space="0" w:color="auto"/>
              </w:divBdr>
            </w:div>
            <w:div w:id="273902582">
              <w:marLeft w:val="0"/>
              <w:marRight w:val="0"/>
              <w:marTop w:val="0"/>
              <w:marBottom w:val="0"/>
              <w:divBdr>
                <w:top w:val="none" w:sz="0" w:space="0" w:color="auto"/>
                <w:left w:val="none" w:sz="0" w:space="0" w:color="auto"/>
                <w:bottom w:val="none" w:sz="0" w:space="0" w:color="auto"/>
                <w:right w:val="none" w:sz="0" w:space="0" w:color="auto"/>
              </w:divBdr>
            </w:div>
            <w:div w:id="1747265204">
              <w:marLeft w:val="0"/>
              <w:marRight w:val="0"/>
              <w:marTop w:val="0"/>
              <w:marBottom w:val="0"/>
              <w:divBdr>
                <w:top w:val="none" w:sz="0" w:space="0" w:color="auto"/>
                <w:left w:val="none" w:sz="0" w:space="0" w:color="auto"/>
                <w:bottom w:val="none" w:sz="0" w:space="0" w:color="auto"/>
                <w:right w:val="none" w:sz="0" w:space="0" w:color="auto"/>
              </w:divBdr>
            </w:div>
            <w:div w:id="1408454777">
              <w:marLeft w:val="0"/>
              <w:marRight w:val="0"/>
              <w:marTop w:val="0"/>
              <w:marBottom w:val="0"/>
              <w:divBdr>
                <w:top w:val="none" w:sz="0" w:space="0" w:color="auto"/>
                <w:left w:val="none" w:sz="0" w:space="0" w:color="auto"/>
                <w:bottom w:val="none" w:sz="0" w:space="0" w:color="auto"/>
                <w:right w:val="none" w:sz="0" w:space="0" w:color="auto"/>
              </w:divBdr>
            </w:div>
            <w:div w:id="1166047705">
              <w:marLeft w:val="0"/>
              <w:marRight w:val="0"/>
              <w:marTop w:val="0"/>
              <w:marBottom w:val="0"/>
              <w:divBdr>
                <w:top w:val="none" w:sz="0" w:space="0" w:color="auto"/>
                <w:left w:val="none" w:sz="0" w:space="0" w:color="auto"/>
                <w:bottom w:val="none" w:sz="0" w:space="0" w:color="auto"/>
                <w:right w:val="none" w:sz="0" w:space="0" w:color="auto"/>
              </w:divBdr>
            </w:div>
            <w:div w:id="796145224">
              <w:marLeft w:val="0"/>
              <w:marRight w:val="0"/>
              <w:marTop w:val="0"/>
              <w:marBottom w:val="0"/>
              <w:divBdr>
                <w:top w:val="none" w:sz="0" w:space="0" w:color="auto"/>
                <w:left w:val="none" w:sz="0" w:space="0" w:color="auto"/>
                <w:bottom w:val="none" w:sz="0" w:space="0" w:color="auto"/>
                <w:right w:val="none" w:sz="0" w:space="0" w:color="auto"/>
              </w:divBdr>
            </w:div>
            <w:div w:id="1914270272">
              <w:marLeft w:val="0"/>
              <w:marRight w:val="0"/>
              <w:marTop w:val="0"/>
              <w:marBottom w:val="0"/>
              <w:divBdr>
                <w:top w:val="none" w:sz="0" w:space="0" w:color="auto"/>
                <w:left w:val="none" w:sz="0" w:space="0" w:color="auto"/>
                <w:bottom w:val="none" w:sz="0" w:space="0" w:color="auto"/>
                <w:right w:val="none" w:sz="0" w:space="0" w:color="auto"/>
              </w:divBdr>
            </w:div>
            <w:div w:id="489256931">
              <w:marLeft w:val="0"/>
              <w:marRight w:val="0"/>
              <w:marTop w:val="0"/>
              <w:marBottom w:val="0"/>
              <w:divBdr>
                <w:top w:val="none" w:sz="0" w:space="0" w:color="auto"/>
                <w:left w:val="none" w:sz="0" w:space="0" w:color="auto"/>
                <w:bottom w:val="none" w:sz="0" w:space="0" w:color="auto"/>
                <w:right w:val="none" w:sz="0" w:space="0" w:color="auto"/>
              </w:divBdr>
            </w:div>
            <w:div w:id="1539315453">
              <w:marLeft w:val="0"/>
              <w:marRight w:val="0"/>
              <w:marTop w:val="0"/>
              <w:marBottom w:val="0"/>
              <w:divBdr>
                <w:top w:val="none" w:sz="0" w:space="0" w:color="auto"/>
                <w:left w:val="none" w:sz="0" w:space="0" w:color="auto"/>
                <w:bottom w:val="none" w:sz="0" w:space="0" w:color="auto"/>
                <w:right w:val="none" w:sz="0" w:space="0" w:color="auto"/>
              </w:divBdr>
            </w:div>
            <w:div w:id="2075004267">
              <w:marLeft w:val="0"/>
              <w:marRight w:val="0"/>
              <w:marTop w:val="0"/>
              <w:marBottom w:val="0"/>
              <w:divBdr>
                <w:top w:val="none" w:sz="0" w:space="0" w:color="auto"/>
                <w:left w:val="none" w:sz="0" w:space="0" w:color="auto"/>
                <w:bottom w:val="none" w:sz="0" w:space="0" w:color="auto"/>
                <w:right w:val="none" w:sz="0" w:space="0" w:color="auto"/>
              </w:divBdr>
            </w:div>
            <w:div w:id="1447310248">
              <w:marLeft w:val="0"/>
              <w:marRight w:val="0"/>
              <w:marTop w:val="0"/>
              <w:marBottom w:val="0"/>
              <w:divBdr>
                <w:top w:val="none" w:sz="0" w:space="0" w:color="auto"/>
                <w:left w:val="none" w:sz="0" w:space="0" w:color="auto"/>
                <w:bottom w:val="none" w:sz="0" w:space="0" w:color="auto"/>
                <w:right w:val="none" w:sz="0" w:space="0" w:color="auto"/>
              </w:divBdr>
            </w:div>
            <w:div w:id="1052386791">
              <w:marLeft w:val="0"/>
              <w:marRight w:val="0"/>
              <w:marTop w:val="0"/>
              <w:marBottom w:val="0"/>
              <w:divBdr>
                <w:top w:val="none" w:sz="0" w:space="0" w:color="auto"/>
                <w:left w:val="none" w:sz="0" w:space="0" w:color="auto"/>
                <w:bottom w:val="none" w:sz="0" w:space="0" w:color="auto"/>
                <w:right w:val="none" w:sz="0" w:space="0" w:color="auto"/>
              </w:divBdr>
            </w:div>
            <w:div w:id="818613040">
              <w:marLeft w:val="0"/>
              <w:marRight w:val="0"/>
              <w:marTop w:val="0"/>
              <w:marBottom w:val="0"/>
              <w:divBdr>
                <w:top w:val="none" w:sz="0" w:space="0" w:color="auto"/>
                <w:left w:val="none" w:sz="0" w:space="0" w:color="auto"/>
                <w:bottom w:val="none" w:sz="0" w:space="0" w:color="auto"/>
                <w:right w:val="none" w:sz="0" w:space="0" w:color="auto"/>
              </w:divBdr>
            </w:div>
            <w:div w:id="1029381604">
              <w:marLeft w:val="0"/>
              <w:marRight w:val="0"/>
              <w:marTop w:val="0"/>
              <w:marBottom w:val="0"/>
              <w:divBdr>
                <w:top w:val="none" w:sz="0" w:space="0" w:color="auto"/>
                <w:left w:val="none" w:sz="0" w:space="0" w:color="auto"/>
                <w:bottom w:val="none" w:sz="0" w:space="0" w:color="auto"/>
                <w:right w:val="none" w:sz="0" w:space="0" w:color="auto"/>
              </w:divBdr>
            </w:div>
            <w:div w:id="1194152814">
              <w:marLeft w:val="0"/>
              <w:marRight w:val="0"/>
              <w:marTop w:val="0"/>
              <w:marBottom w:val="0"/>
              <w:divBdr>
                <w:top w:val="none" w:sz="0" w:space="0" w:color="auto"/>
                <w:left w:val="none" w:sz="0" w:space="0" w:color="auto"/>
                <w:bottom w:val="none" w:sz="0" w:space="0" w:color="auto"/>
                <w:right w:val="none" w:sz="0" w:space="0" w:color="auto"/>
              </w:divBdr>
            </w:div>
            <w:div w:id="982199822">
              <w:marLeft w:val="0"/>
              <w:marRight w:val="0"/>
              <w:marTop w:val="0"/>
              <w:marBottom w:val="0"/>
              <w:divBdr>
                <w:top w:val="none" w:sz="0" w:space="0" w:color="auto"/>
                <w:left w:val="none" w:sz="0" w:space="0" w:color="auto"/>
                <w:bottom w:val="none" w:sz="0" w:space="0" w:color="auto"/>
                <w:right w:val="none" w:sz="0" w:space="0" w:color="auto"/>
              </w:divBdr>
            </w:div>
            <w:div w:id="1648241116">
              <w:marLeft w:val="0"/>
              <w:marRight w:val="0"/>
              <w:marTop w:val="0"/>
              <w:marBottom w:val="0"/>
              <w:divBdr>
                <w:top w:val="none" w:sz="0" w:space="0" w:color="auto"/>
                <w:left w:val="none" w:sz="0" w:space="0" w:color="auto"/>
                <w:bottom w:val="none" w:sz="0" w:space="0" w:color="auto"/>
                <w:right w:val="none" w:sz="0" w:space="0" w:color="auto"/>
              </w:divBdr>
            </w:div>
            <w:div w:id="2139488931">
              <w:marLeft w:val="0"/>
              <w:marRight w:val="0"/>
              <w:marTop w:val="0"/>
              <w:marBottom w:val="0"/>
              <w:divBdr>
                <w:top w:val="none" w:sz="0" w:space="0" w:color="auto"/>
                <w:left w:val="none" w:sz="0" w:space="0" w:color="auto"/>
                <w:bottom w:val="none" w:sz="0" w:space="0" w:color="auto"/>
                <w:right w:val="none" w:sz="0" w:space="0" w:color="auto"/>
              </w:divBdr>
            </w:div>
            <w:div w:id="538057340">
              <w:marLeft w:val="0"/>
              <w:marRight w:val="0"/>
              <w:marTop w:val="0"/>
              <w:marBottom w:val="0"/>
              <w:divBdr>
                <w:top w:val="none" w:sz="0" w:space="0" w:color="auto"/>
                <w:left w:val="none" w:sz="0" w:space="0" w:color="auto"/>
                <w:bottom w:val="none" w:sz="0" w:space="0" w:color="auto"/>
                <w:right w:val="none" w:sz="0" w:space="0" w:color="auto"/>
              </w:divBdr>
            </w:div>
            <w:div w:id="221990425">
              <w:marLeft w:val="0"/>
              <w:marRight w:val="0"/>
              <w:marTop w:val="0"/>
              <w:marBottom w:val="0"/>
              <w:divBdr>
                <w:top w:val="none" w:sz="0" w:space="0" w:color="auto"/>
                <w:left w:val="none" w:sz="0" w:space="0" w:color="auto"/>
                <w:bottom w:val="none" w:sz="0" w:space="0" w:color="auto"/>
                <w:right w:val="none" w:sz="0" w:space="0" w:color="auto"/>
              </w:divBdr>
            </w:div>
            <w:div w:id="934634724">
              <w:marLeft w:val="0"/>
              <w:marRight w:val="0"/>
              <w:marTop w:val="0"/>
              <w:marBottom w:val="0"/>
              <w:divBdr>
                <w:top w:val="none" w:sz="0" w:space="0" w:color="auto"/>
                <w:left w:val="none" w:sz="0" w:space="0" w:color="auto"/>
                <w:bottom w:val="none" w:sz="0" w:space="0" w:color="auto"/>
                <w:right w:val="none" w:sz="0" w:space="0" w:color="auto"/>
              </w:divBdr>
            </w:div>
            <w:div w:id="700933510">
              <w:marLeft w:val="0"/>
              <w:marRight w:val="0"/>
              <w:marTop w:val="0"/>
              <w:marBottom w:val="0"/>
              <w:divBdr>
                <w:top w:val="none" w:sz="0" w:space="0" w:color="auto"/>
                <w:left w:val="none" w:sz="0" w:space="0" w:color="auto"/>
                <w:bottom w:val="none" w:sz="0" w:space="0" w:color="auto"/>
                <w:right w:val="none" w:sz="0" w:space="0" w:color="auto"/>
              </w:divBdr>
            </w:div>
            <w:div w:id="1831359936">
              <w:marLeft w:val="0"/>
              <w:marRight w:val="0"/>
              <w:marTop w:val="0"/>
              <w:marBottom w:val="0"/>
              <w:divBdr>
                <w:top w:val="none" w:sz="0" w:space="0" w:color="auto"/>
                <w:left w:val="none" w:sz="0" w:space="0" w:color="auto"/>
                <w:bottom w:val="none" w:sz="0" w:space="0" w:color="auto"/>
                <w:right w:val="none" w:sz="0" w:space="0" w:color="auto"/>
              </w:divBdr>
            </w:div>
            <w:div w:id="952401342">
              <w:marLeft w:val="0"/>
              <w:marRight w:val="0"/>
              <w:marTop w:val="0"/>
              <w:marBottom w:val="0"/>
              <w:divBdr>
                <w:top w:val="none" w:sz="0" w:space="0" w:color="auto"/>
                <w:left w:val="none" w:sz="0" w:space="0" w:color="auto"/>
                <w:bottom w:val="none" w:sz="0" w:space="0" w:color="auto"/>
                <w:right w:val="none" w:sz="0" w:space="0" w:color="auto"/>
              </w:divBdr>
            </w:div>
            <w:div w:id="358549371">
              <w:marLeft w:val="0"/>
              <w:marRight w:val="0"/>
              <w:marTop w:val="0"/>
              <w:marBottom w:val="0"/>
              <w:divBdr>
                <w:top w:val="none" w:sz="0" w:space="0" w:color="auto"/>
                <w:left w:val="none" w:sz="0" w:space="0" w:color="auto"/>
                <w:bottom w:val="none" w:sz="0" w:space="0" w:color="auto"/>
                <w:right w:val="none" w:sz="0" w:space="0" w:color="auto"/>
              </w:divBdr>
            </w:div>
            <w:div w:id="187719008">
              <w:marLeft w:val="0"/>
              <w:marRight w:val="0"/>
              <w:marTop w:val="0"/>
              <w:marBottom w:val="0"/>
              <w:divBdr>
                <w:top w:val="none" w:sz="0" w:space="0" w:color="auto"/>
                <w:left w:val="none" w:sz="0" w:space="0" w:color="auto"/>
                <w:bottom w:val="none" w:sz="0" w:space="0" w:color="auto"/>
                <w:right w:val="none" w:sz="0" w:space="0" w:color="auto"/>
              </w:divBdr>
            </w:div>
            <w:div w:id="1039092714">
              <w:marLeft w:val="0"/>
              <w:marRight w:val="0"/>
              <w:marTop w:val="0"/>
              <w:marBottom w:val="0"/>
              <w:divBdr>
                <w:top w:val="none" w:sz="0" w:space="0" w:color="auto"/>
                <w:left w:val="none" w:sz="0" w:space="0" w:color="auto"/>
                <w:bottom w:val="none" w:sz="0" w:space="0" w:color="auto"/>
                <w:right w:val="none" w:sz="0" w:space="0" w:color="auto"/>
              </w:divBdr>
            </w:div>
            <w:div w:id="1637027840">
              <w:marLeft w:val="0"/>
              <w:marRight w:val="0"/>
              <w:marTop w:val="0"/>
              <w:marBottom w:val="0"/>
              <w:divBdr>
                <w:top w:val="none" w:sz="0" w:space="0" w:color="auto"/>
                <w:left w:val="none" w:sz="0" w:space="0" w:color="auto"/>
                <w:bottom w:val="none" w:sz="0" w:space="0" w:color="auto"/>
                <w:right w:val="none" w:sz="0" w:space="0" w:color="auto"/>
              </w:divBdr>
            </w:div>
            <w:div w:id="1326400822">
              <w:marLeft w:val="0"/>
              <w:marRight w:val="0"/>
              <w:marTop w:val="0"/>
              <w:marBottom w:val="0"/>
              <w:divBdr>
                <w:top w:val="none" w:sz="0" w:space="0" w:color="auto"/>
                <w:left w:val="none" w:sz="0" w:space="0" w:color="auto"/>
                <w:bottom w:val="none" w:sz="0" w:space="0" w:color="auto"/>
                <w:right w:val="none" w:sz="0" w:space="0" w:color="auto"/>
              </w:divBdr>
            </w:div>
            <w:div w:id="1433673255">
              <w:marLeft w:val="0"/>
              <w:marRight w:val="0"/>
              <w:marTop w:val="0"/>
              <w:marBottom w:val="0"/>
              <w:divBdr>
                <w:top w:val="none" w:sz="0" w:space="0" w:color="auto"/>
                <w:left w:val="none" w:sz="0" w:space="0" w:color="auto"/>
                <w:bottom w:val="none" w:sz="0" w:space="0" w:color="auto"/>
                <w:right w:val="none" w:sz="0" w:space="0" w:color="auto"/>
              </w:divBdr>
            </w:div>
            <w:div w:id="1434742147">
              <w:marLeft w:val="0"/>
              <w:marRight w:val="0"/>
              <w:marTop w:val="0"/>
              <w:marBottom w:val="0"/>
              <w:divBdr>
                <w:top w:val="none" w:sz="0" w:space="0" w:color="auto"/>
                <w:left w:val="none" w:sz="0" w:space="0" w:color="auto"/>
                <w:bottom w:val="none" w:sz="0" w:space="0" w:color="auto"/>
                <w:right w:val="none" w:sz="0" w:space="0" w:color="auto"/>
              </w:divBdr>
            </w:div>
            <w:div w:id="1670981694">
              <w:marLeft w:val="0"/>
              <w:marRight w:val="0"/>
              <w:marTop w:val="0"/>
              <w:marBottom w:val="0"/>
              <w:divBdr>
                <w:top w:val="none" w:sz="0" w:space="0" w:color="auto"/>
                <w:left w:val="none" w:sz="0" w:space="0" w:color="auto"/>
                <w:bottom w:val="none" w:sz="0" w:space="0" w:color="auto"/>
                <w:right w:val="none" w:sz="0" w:space="0" w:color="auto"/>
              </w:divBdr>
            </w:div>
            <w:div w:id="17933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253">
      <w:bodyDiv w:val="1"/>
      <w:marLeft w:val="0"/>
      <w:marRight w:val="0"/>
      <w:marTop w:val="0"/>
      <w:marBottom w:val="0"/>
      <w:divBdr>
        <w:top w:val="none" w:sz="0" w:space="0" w:color="auto"/>
        <w:left w:val="none" w:sz="0" w:space="0" w:color="auto"/>
        <w:bottom w:val="none" w:sz="0" w:space="0" w:color="auto"/>
        <w:right w:val="none" w:sz="0" w:space="0" w:color="auto"/>
      </w:divBdr>
    </w:div>
    <w:div w:id="642734008">
      <w:bodyDiv w:val="1"/>
      <w:marLeft w:val="0"/>
      <w:marRight w:val="0"/>
      <w:marTop w:val="0"/>
      <w:marBottom w:val="0"/>
      <w:divBdr>
        <w:top w:val="none" w:sz="0" w:space="0" w:color="auto"/>
        <w:left w:val="none" w:sz="0" w:space="0" w:color="auto"/>
        <w:bottom w:val="none" w:sz="0" w:space="0" w:color="auto"/>
        <w:right w:val="none" w:sz="0" w:space="0" w:color="auto"/>
      </w:divBdr>
      <w:divsChild>
        <w:div w:id="1809979952">
          <w:marLeft w:val="0"/>
          <w:marRight w:val="0"/>
          <w:marTop w:val="0"/>
          <w:marBottom w:val="0"/>
          <w:divBdr>
            <w:top w:val="none" w:sz="0" w:space="0" w:color="auto"/>
            <w:left w:val="none" w:sz="0" w:space="0" w:color="auto"/>
            <w:bottom w:val="none" w:sz="0" w:space="0" w:color="auto"/>
            <w:right w:val="none" w:sz="0" w:space="0" w:color="auto"/>
          </w:divBdr>
        </w:div>
      </w:divsChild>
    </w:div>
    <w:div w:id="645857726">
      <w:bodyDiv w:val="1"/>
      <w:marLeft w:val="0"/>
      <w:marRight w:val="0"/>
      <w:marTop w:val="0"/>
      <w:marBottom w:val="0"/>
      <w:divBdr>
        <w:top w:val="none" w:sz="0" w:space="0" w:color="auto"/>
        <w:left w:val="none" w:sz="0" w:space="0" w:color="auto"/>
        <w:bottom w:val="none" w:sz="0" w:space="0" w:color="auto"/>
        <w:right w:val="none" w:sz="0" w:space="0" w:color="auto"/>
      </w:divBdr>
      <w:divsChild>
        <w:div w:id="2134857405">
          <w:marLeft w:val="0"/>
          <w:marRight w:val="0"/>
          <w:marTop w:val="0"/>
          <w:marBottom w:val="0"/>
          <w:divBdr>
            <w:top w:val="none" w:sz="0" w:space="0" w:color="auto"/>
            <w:left w:val="none" w:sz="0" w:space="0" w:color="auto"/>
            <w:bottom w:val="none" w:sz="0" w:space="0" w:color="auto"/>
            <w:right w:val="none" w:sz="0" w:space="0" w:color="auto"/>
          </w:divBdr>
          <w:divsChild>
            <w:div w:id="1995598128">
              <w:marLeft w:val="0"/>
              <w:marRight w:val="0"/>
              <w:marTop w:val="0"/>
              <w:marBottom w:val="0"/>
              <w:divBdr>
                <w:top w:val="none" w:sz="0" w:space="0" w:color="auto"/>
                <w:left w:val="none" w:sz="0" w:space="0" w:color="auto"/>
                <w:bottom w:val="none" w:sz="0" w:space="0" w:color="auto"/>
                <w:right w:val="none" w:sz="0" w:space="0" w:color="auto"/>
              </w:divBdr>
            </w:div>
            <w:div w:id="200172390">
              <w:marLeft w:val="0"/>
              <w:marRight w:val="0"/>
              <w:marTop w:val="0"/>
              <w:marBottom w:val="0"/>
              <w:divBdr>
                <w:top w:val="none" w:sz="0" w:space="0" w:color="auto"/>
                <w:left w:val="none" w:sz="0" w:space="0" w:color="auto"/>
                <w:bottom w:val="none" w:sz="0" w:space="0" w:color="auto"/>
                <w:right w:val="none" w:sz="0" w:space="0" w:color="auto"/>
              </w:divBdr>
            </w:div>
            <w:div w:id="1825048872">
              <w:marLeft w:val="0"/>
              <w:marRight w:val="0"/>
              <w:marTop w:val="0"/>
              <w:marBottom w:val="0"/>
              <w:divBdr>
                <w:top w:val="none" w:sz="0" w:space="0" w:color="auto"/>
                <w:left w:val="none" w:sz="0" w:space="0" w:color="auto"/>
                <w:bottom w:val="none" w:sz="0" w:space="0" w:color="auto"/>
                <w:right w:val="none" w:sz="0" w:space="0" w:color="auto"/>
              </w:divBdr>
            </w:div>
            <w:div w:id="1039429934">
              <w:marLeft w:val="0"/>
              <w:marRight w:val="0"/>
              <w:marTop w:val="0"/>
              <w:marBottom w:val="0"/>
              <w:divBdr>
                <w:top w:val="none" w:sz="0" w:space="0" w:color="auto"/>
                <w:left w:val="none" w:sz="0" w:space="0" w:color="auto"/>
                <w:bottom w:val="none" w:sz="0" w:space="0" w:color="auto"/>
                <w:right w:val="none" w:sz="0" w:space="0" w:color="auto"/>
              </w:divBdr>
            </w:div>
            <w:div w:id="580912398">
              <w:marLeft w:val="0"/>
              <w:marRight w:val="0"/>
              <w:marTop w:val="0"/>
              <w:marBottom w:val="0"/>
              <w:divBdr>
                <w:top w:val="none" w:sz="0" w:space="0" w:color="auto"/>
                <w:left w:val="none" w:sz="0" w:space="0" w:color="auto"/>
                <w:bottom w:val="none" w:sz="0" w:space="0" w:color="auto"/>
                <w:right w:val="none" w:sz="0" w:space="0" w:color="auto"/>
              </w:divBdr>
            </w:div>
            <w:div w:id="75250387">
              <w:marLeft w:val="0"/>
              <w:marRight w:val="0"/>
              <w:marTop w:val="0"/>
              <w:marBottom w:val="0"/>
              <w:divBdr>
                <w:top w:val="none" w:sz="0" w:space="0" w:color="auto"/>
                <w:left w:val="none" w:sz="0" w:space="0" w:color="auto"/>
                <w:bottom w:val="none" w:sz="0" w:space="0" w:color="auto"/>
                <w:right w:val="none" w:sz="0" w:space="0" w:color="auto"/>
              </w:divBdr>
            </w:div>
            <w:div w:id="1081221507">
              <w:marLeft w:val="0"/>
              <w:marRight w:val="0"/>
              <w:marTop w:val="0"/>
              <w:marBottom w:val="0"/>
              <w:divBdr>
                <w:top w:val="none" w:sz="0" w:space="0" w:color="auto"/>
                <w:left w:val="none" w:sz="0" w:space="0" w:color="auto"/>
                <w:bottom w:val="none" w:sz="0" w:space="0" w:color="auto"/>
                <w:right w:val="none" w:sz="0" w:space="0" w:color="auto"/>
              </w:divBdr>
            </w:div>
            <w:div w:id="548538823">
              <w:marLeft w:val="0"/>
              <w:marRight w:val="0"/>
              <w:marTop w:val="0"/>
              <w:marBottom w:val="0"/>
              <w:divBdr>
                <w:top w:val="none" w:sz="0" w:space="0" w:color="auto"/>
                <w:left w:val="none" w:sz="0" w:space="0" w:color="auto"/>
                <w:bottom w:val="none" w:sz="0" w:space="0" w:color="auto"/>
                <w:right w:val="none" w:sz="0" w:space="0" w:color="auto"/>
              </w:divBdr>
            </w:div>
            <w:div w:id="626742825">
              <w:marLeft w:val="0"/>
              <w:marRight w:val="0"/>
              <w:marTop w:val="0"/>
              <w:marBottom w:val="0"/>
              <w:divBdr>
                <w:top w:val="none" w:sz="0" w:space="0" w:color="auto"/>
                <w:left w:val="none" w:sz="0" w:space="0" w:color="auto"/>
                <w:bottom w:val="none" w:sz="0" w:space="0" w:color="auto"/>
                <w:right w:val="none" w:sz="0" w:space="0" w:color="auto"/>
              </w:divBdr>
            </w:div>
            <w:div w:id="2058504459">
              <w:marLeft w:val="0"/>
              <w:marRight w:val="0"/>
              <w:marTop w:val="0"/>
              <w:marBottom w:val="0"/>
              <w:divBdr>
                <w:top w:val="none" w:sz="0" w:space="0" w:color="auto"/>
                <w:left w:val="none" w:sz="0" w:space="0" w:color="auto"/>
                <w:bottom w:val="none" w:sz="0" w:space="0" w:color="auto"/>
                <w:right w:val="none" w:sz="0" w:space="0" w:color="auto"/>
              </w:divBdr>
            </w:div>
            <w:div w:id="1423986331">
              <w:marLeft w:val="0"/>
              <w:marRight w:val="0"/>
              <w:marTop w:val="0"/>
              <w:marBottom w:val="0"/>
              <w:divBdr>
                <w:top w:val="none" w:sz="0" w:space="0" w:color="auto"/>
                <w:left w:val="none" w:sz="0" w:space="0" w:color="auto"/>
                <w:bottom w:val="none" w:sz="0" w:space="0" w:color="auto"/>
                <w:right w:val="none" w:sz="0" w:space="0" w:color="auto"/>
              </w:divBdr>
            </w:div>
            <w:div w:id="648172246">
              <w:marLeft w:val="0"/>
              <w:marRight w:val="0"/>
              <w:marTop w:val="0"/>
              <w:marBottom w:val="0"/>
              <w:divBdr>
                <w:top w:val="none" w:sz="0" w:space="0" w:color="auto"/>
                <w:left w:val="none" w:sz="0" w:space="0" w:color="auto"/>
                <w:bottom w:val="none" w:sz="0" w:space="0" w:color="auto"/>
                <w:right w:val="none" w:sz="0" w:space="0" w:color="auto"/>
              </w:divBdr>
            </w:div>
            <w:div w:id="1829205099">
              <w:marLeft w:val="0"/>
              <w:marRight w:val="0"/>
              <w:marTop w:val="0"/>
              <w:marBottom w:val="0"/>
              <w:divBdr>
                <w:top w:val="none" w:sz="0" w:space="0" w:color="auto"/>
                <w:left w:val="none" w:sz="0" w:space="0" w:color="auto"/>
                <w:bottom w:val="none" w:sz="0" w:space="0" w:color="auto"/>
                <w:right w:val="none" w:sz="0" w:space="0" w:color="auto"/>
              </w:divBdr>
            </w:div>
            <w:div w:id="1380085539">
              <w:marLeft w:val="0"/>
              <w:marRight w:val="0"/>
              <w:marTop w:val="0"/>
              <w:marBottom w:val="0"/>
              <w:divBdr>
                <w:top w:val="none" w:sz="0" w:space="0" w:color="auto"/>
                <w:left w:val="none" w:sz="0" w:space="0" w:color="auto"/>
                <w:bottom w:val="none" w:sz="0" w:space="0" w:color="auto"/>
                <w:right w:val="none" w:sz="0" w:space="0" w:color="auto"/>
              </w:divBdr>
            </w:div>
            <w:div w:id="1018045425">
              <w:marLeft w:val="0"/>
              <w:marRight w:val="0"/>
              <w:marTop w:val="0"/>
              <w:marBottom w:val="0"/>
              <w:divBdr>
                <w:top w:val="none" w:sz="0" w:space="0" w:color="auto"/>
                <w:left w:val="none" w:sz="0" w:space="0" w:color="auto"/>
                <w:bottom w:val="none" w:sz="0" w:space="0" w:color="auto"/>
                <w:right w:val="none" w:sz="0" w:space="0" w:color="auto"/>
              </w:divBdr>
            </w:div>
            <w:div w:id="1652443633">
              <w:marLeft w:val="0"/>
              <w:marRight w:val="0"/>
              <w:marTop w:val="0"/>
              <w:marBottom w:val="0"/>
              <w:divBdr>
                <w:top w:val="none" w:sz="0" w:space="0" w:color="auto"/>
                <w:left w:val="none" w:sz="0" w:space="0" w:color="auto"/>
                <w:bottom w:val="none" w:sz="0" w:space="0" w:color="auto"/>
                <w:right w:val="none" w:sz="0" w:space="0" w:color="auto"/>
              </w:divBdr>
            </w:div>
            <w:div w:id="955211432">
              <w:marLeft w:val="0"/>
              <w:marRight w:val="0"/>
              <w:marTop w:val="0"/>
              <w:marBottom w:val="0"/>
              <w:divBdr>
                <w:top w:val="none" w:sz="0" w:space="0" w:color="auto"/>
                <w:left w:val="none" w:sz="0" w:space="0" w:color="auto"/>
                <w:bottom w:val="none" w:sz="0" w:space="0" w:color="auto"/>
                <w:right w:val="none" w:sz="0" w:space="0" w:color="auto"/>
              </w:divBdr>
            </w:div>
            <w:div w:id="1748575610">
              <w:marLeft w:val="0"/>
              <w:marRight w:val="0"/>
              <w:marTop w:val="0"/>
              <w:marBottom w:val="0"/>
              <w:divBdr>
                <w:top w:val="none" w:sz="0" w:space="0" w:color="auto"/>
                <w:left w:val="none" w:sz="0" w:space="0" w:color="auto"/>
                <w:bottom w:val="none" w:sz="0" w:space="0" w:color="auto"/>
                <w:right w:val="none" w:sz="0" w:space="0" w:color="auto"/>
              </w:divBdr>
            </w:div>
            <w:div w:id="1237862490">
              <w:marLeft w:val="0"/>
              <w:marRight w:val="0"/>
              <w:marTop w:val="0"/>
              <w:marBottom w:val="0"/>
              <w:divBdr>
                <w:top w:val="none" w:sz="0" w:space="0" w:color="auto"/>
                <w:left w:val="none" w:sz="0" w:space="0" w:color="auto"/>
                <w:bottom w:val="none" w:sz="0" w:space="0" w:color="auto"/>
                <w:right w:val="none" w:sz="0" w:space="0" w:color="auto"/>
              </w:divBdr>
            </w:div>
            <w:div w:id="1080757964">
              <w:marLeft w:val="0"/>
              <w:marRight w:val="0"/>
              <w:marTop w:val="0"/>
              <w:marBottom w:val="0"/>
              <w:divBdr>
                <w:top w:val="none" w:sz="0" w:space="0" w:color="auto"/>
                <w:left w:val="none" w:sz="0" w:space="0" w:color="auto"/>
                <w:bottom w:val="none" w:sz="0" w:space="0" w:color="auto"/>
                <w:right w:val="none" w:sz="0" w:space="0" w:color="auto"/>
              </w:divBdr>
            </w:div>
            <w:div w:id="1086615992">
              <w:marLeft w:val="0"/>
              <w:marRight w:val="0"/>
              <w:marTop w:val="0"/>
              <w:marBottom w:val="0"/>
              <w:divBdr>
                <w:top w:val="none" w:sz="0" w:space="0" w:color="auto"/>
                <w:left w:val="none" w:sz="0" w:space="0" w:color="auto"/>
                <w:bottom w:val="none" w:sz="0" w:space="0" w:color="auto"/>
                <w:right w:val="none" w:sz="0" w:space="0" w:color="auto"/>
              </w:divBdr>
            </w:div>
            <w:div w:id="1005789374">
              <w:marLeft w:val="0"/>
              <w:marRight w:val="0"/>
              <w:marTop w:val="0"/>
              <w:marBottom w:val="0"/>
              <w:divBdr>
                <w:top w:val="none" w:sz="0" w:space="0" w:color="auto"/>
                <w:left w:val="none" w:sz="0" w:space="0" w:color="auto"/>
                <w:bottom w:val="none" w:sz="0" w:space="0" w:color="auto"/>
                <w:right w:val="none" w:sz="0" w:space="0" w:color="auto"/>
              </w:divBdr>
            </w:div>
            <w:div w:id="1016155744">
              <w:marLeft w:val="0"/>
              <w:marRight w:val="0"/>
              <w:marTop w:val="0"/>
              <w:marBottom w:val="0"/>
              <w:divBdr>
                <w:top w:val="none" w:sz="0" w:space="0" w:color="auto"/>
                <w:left w:val="none" w:sz="0" w:space="0" w:color="auto"/>
                <w:bottom w:val="none" w:sz="0" w:space="0" w:color="auto"/>
                <w:right w:val="none" w:sz="0" w:space="0" w:color="auto"/>
              </w:divBdr>
            </w:div>
            <w:div w:id="1675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7559">
      <w:bodyDiv w:val="1"/>
      <w:marLeft w:val="0"/>
      <w:marRight w:val="0"/>
      <w:marTop w:val="0"/>
      <w:marBottom w:val="0"/>
      <w:divBdr>
        <w:top w:val="none" w:sz="0" w:space="0" w:color="auto"/>
        <w:left w:val="none" w:sz="0" w:space="0" w:color="auto"/>
        <w:bottom w:val="none" w:sz="0" w:space="0" w:color="auto"/>
        <w:right w:val="none" w:sz="0" w:space="0" w:color="auto"/>
      </w:divBdr>
      <w:divsChild>
        <w:div w:id="39937853">
          <w:marLeft w:val="0"/>
          <w:marRight w:val="0"/>
          <w:marTop w:val="300"/>
          <w:marBottom w:val="0"/>
          <w:divBdr>
            <w:top w:val="none" w:sz="0" w:space="0" w:color="auto"/>
            <w:left w:val="none" w:sz="0" w:space="0" w:color="auto"/>
            <w:bottom w:val="none" w:sz="0" w:space="0" w:color="auto"/>
            <w:right w:val="none" w:sz="0" w:space="0" w:color="auto"/>
          </w:divBdr>
          <w:divsChild>
            <w:div w:id="177085549">
              <w:marLeft w:val="-225"/>
              <w:marRight w:val="-225"/>
              <w:marTop w:val="0"/>
              <w:marBottom w:val="0"/>
              <w:divBdr>
                <w:top w:val="none" w:sz="0" w:space="0" w:color="auto"/>
                <w:left w:val="none" w:sz="0" w:space="0" w:color="auto"/>
                <w:bottom w:val="none" w:sz="0" w:space="0" w:color="auto"/>
                <w:right w:val="none" w:sz="0" w:space="0" w:color="auto"/>
              </w:divBdr>
              <w:divsChild>
                <w:div w:id="7834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25750">
      <w:bodyDiv w:val="1"/>
      <w:marLeft w:val="0"/>
      <w:marRight w:val="0"/>
      <w:marTop w:val="0"/>
      <w:marBottom w:val="0"/>
      <w:divBdr>
        <w:top w:val="none" w:sz="0" w:space="0" w:color="auto"/>
        <w:left w:val="none" w:sz="0" w:space="0" w:color="auto"/>
        <w:bottom w:val="none" w:sz="0" w:space="0" w:color="auto"/>
        <w:right w:val="none" w:sz="0" w:space="0" w:color="auto"/>
      </w:divBdr>
    </w:div>
    <w:div w:id="649867015">
      <w:bodyDiv w:val="1"/>
      <w:marLeft w:val="0"/>
      <w:marRight w:val="0"/>
      <w:marTop w:val="0"/>
      <w:marBottom w:val="0"/>
      <w:divBdr>
        <w:top w:val="none" w:sz="0" w:space="0" w:color="auto"/>
        <w:left w:val="none" w:sz="0" w:space="0" w:color="auto"/>
        <w:bottom w:val="none" w:sz="0" w:space="0" w:color="auto"/>
        <w:right w:val="none" w:sz="0" w:space="0" w:color="auto"/>
      </w:divBdr>
    </w:div>
    <w:div w:id="650451286">
      <w:bodyDiv w:val="1"/>
      <w:marLeft w:val="0"/>
      <w:marRight w:val="0"/>
      <w:marTop w:val="0"/>
      <w:marBottom w:val="0"/>
      <w:divBdr>
        <w:top w:val="none" w:sz="0" w:space="0" w:color="auto"/>
        <w:left w:val="none" w:sz="0" w:space="0" w:color="auto"/>
        <w:bottom w:val="none" w:sz="0" w:space="0" w:color="auto"/>
        <w:right w:val="none" w:sz="0" w:space="0" w:color="auto"/>
      </w:divBdr>
    </w:div>
    <w:div w:id="658384467">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3">
          <w:marLeft w:val="0"/>
          <w:marRight w:val="0"/>
          <w:marTop w:val="0"/>
          <w:marBottom w:val="0"/>
          <w:divBdr>
            <w:top w:val="none" w:sz="0" w:space="0" w:color="auto"/>
            <w:left w:val="none" w:sz="0" w:space="0" w:color="auto"/>
            <w:bottom w:val="none" w:sz="0" w:space="0" w:color="auto"/>
            <w:right w:val="none" w:sz="0" w:space="0" w:color="auto"/>
          </w:divBdr>
          <w:divsChild>
            <w:div w:id="314408752">
              <w:marLeft w:val="0"/>
              <w:marRight w:val="0"/>
              <w:marTop w:val="0"/>
              <w:marBottom w:val="0"/>
              <w:divBdr>
                <w:top w:val="none" w:sz="0" w:space="0" w:color="auto"/>
                <w:left w:val="none" w:sz="0" w:space="0" w:color="auto"/>
                <w:bottom w:val="none" w:sz="0" w:space="0" w:color="auto"/>
                <w:right w:val="none" w:sz="0" w:space="0" w:color="auto"/>
              </w:divBdr>
            </w:div>
            <w:div w:id="2062825687">
              <w:marLeft w:val="0"/>
              <w:marRight w:val="0"/>
              <w:marTop w:val="0"/>
              <w:marBottom w:val="0"/>
              <w:divBdr>
                <w:top w:val="none" w:sz="0" w:space="0" w:color="auto"/>
                <w:left w:val="none" w:sz="0" w:space="0" w:color="auto"/>
                <w:bottom w:val="none" w:sz="0" w:space="0" w:color="auto"/>
                <w:right w:val="none" w:sz="0" w:space="0" w:color="auto"/>
              </w:divBdr>
            </w:div>
            <w:div w:id="583145870">
              <w:marLeft w:val="0"/>
              <w:marRight w:val="0"/>
              <w:marTop w:val="0"/>
              <w:marBottom w:val="0"/>
              <w:divBdr>
                <w:top w:val="none" w:sz="0" w:space="0" w:color="auto"/>
                <w:left w:val="none" w:sz="0" w:space="0" w:color="auto"/>
                <w:bottom w:val="none" w:sz="0" w:space="0" w:color="auto"/>
                <w:right w:val="none" w:sz="0" w:space="0" w:color="auto"/>
              </w:divBdr>
            </w:div>
            <w:div w:id="1808740654">
              <w:marLeft w:val="0"/>
              <w:marRight w:val="0"/>
              <w:marTop w:val="0"/>
              <w:marBottom w:val="0"/>
              <w:divBdr>
                <w:top w:val="none" w:sz="0" w:space="0" w:color="auto"/>
                <w:left w:val="none" w:sz="0" w:space="0" w:color="auto"/>
                <w:bottom w:val="none" w:sz="0" w:space="0" w:color="auto"/>
                <w:right w:val="none" w:sz="0" w:space="0" w:color="auto"/>
              </w:divBdr>
            </w:div>
            <w:div w:id="9211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70377">
      <w:bodyDiv w:val="1"/>
      <w:marLeft w:val="0"/>
      <w:marRight w:val="0"/>
      <w:marTop w:val="0"/>
      <w:marBottom w:val="0"/>
      <w:divBdr>
        <w:top w:val="none" w:sz="0" w:space="0" w:color="auto"/>
        <w:left w:val="none" w:sz="0" w:space="0" w:color="auto"/>
        <w:bottom w:val="none" w:sz="0" w:space="0" w:color="auto"/>
        <w:right w:val="none" w:sz="0" w:space="0" w:color="auto"/>
      </w:divBdr>
    </w:div>
    <w:div w:id="675884214">
      <w:bodyDiv w:val="1"/>
      <w:marLeft w:val="0"/>
      <w:marRight w:val="0"/>
      <w:marTop w:val="0"/>
      <w:marBottom w:val="0"/>
      <w:divBdr>
        <w:top w:val="none" w:sz="0" w:space="0" w:color="auto"/>
        <w:left w:val="none" w:sz="0" w:space="0" w:color="auto"/>
        <w:bottom w:val="none" w:sz="0" w:space="0" w:color="auto"/>
        <w:right w:val="none" w:sz="0" w:space="0" w:color="auto"/>
      </w:divBdr>
    </w:div>
    <w:div w:id="676689073">
      <w:bodyDiv w:val="1"/>
      <w:marLeft w:val="0"/>
      <w:marRight w:val="0"/>
      <w:marTop w:val="0"/>
      <w:marBottom w:val="0"/>
      <w:divBdr>
        <w:top w:val="none" w:sz="0" w:space="0" w:color="auto"/>
        <w:left w:val="none" w:sz="0" w:space="0" w:color="auto"/>
        <w:bottom w:val="none" w:sz="0" w:space="0" w:color="auto"/>
        <w:right w:val="none" w:sz="0" w:space="0" w:color="auto"/>
      </w:divBdr>
    </w:div>
    <w:div w:id="691957897">
      <w:bodyDiv w:val="1"/>
      <w:marLeft w:val="0"/>
      <w:marRight w:val="0"/>
      <w:marTop w:val="0"/>
      <w:marBottom w:val="0"/>
      <w:divBdr>
        <w:top w:val="none" w:sz="0" w:space="0" w:color="auto"/>
        <w:left w:val="none" w:sz="0" w:space="0" w:color="auto"/>
        <w:bottom w:val="none" w:sz="0" w:space="0" w:color="auto"/>
        <w:right w:val="none" w:sz="0" w:space="0" w:color="auto"/>
      </w:divBdr>
    </w:div>
    <w:div w:id="705449434">
      <w:bodyDiv w:val="1"/>
      <w:marLeft w:val="0"/>
      <w:marRight w:val="0"/>
      <w:marTop w:val="0"/>
      <w:marBottom w:val="0"/>
      <w:divBdr>
        <w:top w:val="none" w:sz="0" w:space="0" w:color="auto"/>
        <w:left w:val="none" w:sz="0" w:space="0" w:color="auto"/>
        <w:bottom w:val="none" w:sz="0" w:space="0" w:color="auto"/>
        <w:right w:val="none" w:sz="0" w:space="0" w:color="auto"/>
      </w:divBdr>
    </w:div>
    <w:div w:id="706032632">
      <w:bodyDiv w:val="1"/>
      <w:marLeft w:val="0"/>
      <w:marRight w:val="0"/>
      <w:marTop w:val="0"/>
      <w:marBottom w:val="0"/>
      <w:divBdr>
        <w:top w:val="none" w:sz="0" w:space="0" w:color="auto"/>
        <w:left w:val="none" w:sz="0" w:space="0" w:color="auto"/>
        <w:bottom w:val="none" w:sz="0" w:space="0" w:color="auto"/>
        <w:right w:val="none" w:sz="0" w:space="0" w:color="auto"/>
      </w:divBdr>
    </w:div>
    <w:div w:id="710544193">
      <w:bodyDiv w:val="1"/>
      <w:marLeft w:val="0"/>
      <w:marRight w:val="0"/>
      <w:marTop w:val="0"/>
      <w:marBottom w:val="0"/>
      <w:divBdr>
        <w:top w:val="none" w:sz="0" w:space="0" w:color="auto"/>
        <w:left w:val="none" w:sz="0" w:space="0" w:color="auto"/>
        <w:bottom w:val="none" w:sz="0" w:space="0" w:color="auto"/>
        <w:right w:val="none" w:sz="0" w:space="0" w:color="auto"/>
      </w:divBdr>
    </w:div>
    <w:div w:id="719015909">
      <w:bodyDiv w:val="1"/>
      <w:marLeft w:val="0"/>
      <w:marRight w:val="0"/>
      <w:marTop w:val="0"/>
      <w:marBottom w:val="0"/>
      <w:divBdr>
        <w:top w:val="none" w:sz="0" w:space="0" w:color="auto"/>
        <w:left w:val="none" w:sz="0" w:space="0" w:color="auto"/>
        <w:bottom w:val="none" w:sz="0" w:space="0" w:color="auto"/>
        <w:right w:val="none" w:sz="0" w:space="0" w:color="auto"/>
      </w:divBdr>
    </w:div>
    <w:div w:id="754591639">
      <w:bodyDiv w:val="1"/>
      <w:marLeft w:val="0"/>
      <w:marRight w:val="0"/>
      <w:marTop w:val="0"/>
      <w:marBottom w:val="0"/>
      <w:divBdr>
        <w:top w:val="none" w:sz="0" w:space="0" w:color="auto"/>
        <w:left w:val="none" w:sz="0" w:space="0" w:color="auto"/>
        <w:bottom w:val="none" w:sz="0" w:space="0" w:color="auto"/>
        <w:right w:val="none" w:sz="0" w:space="0" w:color="auto"/>
      </w:divBdr>
    </w:div>
    <w:div w:id="788088684">
      <w:bodyDiv w:val="1"/>
      <w:marLeft w:val="0"/>
      <w:marRight w:val="0"/>
      <w:marTop w:val="0"/>
      <w:marBottom w:val="0"/>
      <w:divBdr>
        <w:top w:val="none" w:sz="0" w:space="0" w:color="auto"/>
        <w:left w:val="none" w:sz="0" w:space="0" w:color="auto"/>
        <w:bottom w:val="none" w:sz="0" w:space="0" w:color="auto"/>
        <w:right w:val="none" w:sz="0" w:space="0" w:color="auto"/>
      </w:divBdr>
    </w:div>
    <w:div w:id="794058003">
      <w:bodyDiv w:val="1"/>
      <w:marLeft w:val="0"/>
      <w:marRight w:val="0"/>
      <w:marTop w:val="0"/>
      <w:marBottom w:val="0"/>
      <w:divBdr>
        <w:top w:val="none" w:sz="0" w:space="0" w:color="auto"/>
        <w:left w:val="none" w:sz="0" w:space="0" w:color="auto"/>
        <w:bottom w:val="none" w:sz="0" w:space="0" w:color="auto"/>
        <w:right w:val="none" w:sz="0" w:space="0" w:color="auto"/>
      </w:divBdr>
    </w:div>
    <w:div w:id="794981919">
      <w:bodyDiv w:val="1"/>
      <w:marLeft w:val="0"/>
      <w:marRight w:val="0"/>
      <w:marTop w:val="0"/>
      <w:marBottom w:val="0"/>
      <w:divBdr>
        <w:top w:val="none" w:sz="0" w:space="0" w:color="auto"/>
        <w:left w:val="none" w:sz="0" w:space="0" w:color="auto"/>
        <w:bottom w:val="none" w:sz="0" w:space="0" w:color="auto"/>
        <w:right w:val="none" w:sz="0" w:space="0" w:color="auto"/>
      </w:divBdr>
    </w:div>
    <w:div w:id="806968146">
      <w:bodyDiv w:val="1"/>
      <w:marLeft w:val="0"/>
      <w:marRight w:val="0"/>
      <w:marTop w:val="0"/>
      <w:marBottom w:val="0"/>
      <w:divBdr>
        <w:top w:val="none" w:sz="0" w:space="0" w:color="auto"/>
        <w:left w:val="none" w:sz="0" w:space="0" w:color="auto"/>
        <w:bottom w:val="none" w:sz="0" w:space="0" w:color="auto"/>
        <w:right w:val="none" w:sz="0" w:space="0" w:color="auto"/>
      </w:divBdr>
      <w:divsChild>
        <w:div w:id="1822959683">
          <w:marLeft w:val="0"/>
          <w:marRight w:val="0"/>
          <w:marTop w:val="0"/>
          <w:marBottom w:val="0"/>
          <w:divBdr>
            <w:top w:val="none" w:sz="0" w:space="0" w:color="auto"/>
            <w:left w:val="none" w:sz="0" w:space="0" w:color="auto"/>
            <w:bottom w:val="none" w:sz="0" w:space="0" w:color="auto"/>
            <w:right w:val="none" w:sz="0" w:space="0" w:color="auto"/>
          </w:divBdr>
          <w:divsChild>
            <w:div w:id="1554121257">
              <w:marLeft w:val="0"/>
              <w:marRight w:val="0"/>
              <w:marTop w:val="0"/>
              <w:marBottom w:val="0"/>
              <w:divBdr>
                <w:top w:val="none" w:sz="0" w:space="0" w:color="auto"/>
                <w:left w:val="none" w:sz="0" w:space="0" w:color="auto"/>
                <w:bottom w:val="none" w:sz="0" w:space="0" w:color="auto"/>
                <w:right w:val="none" w:sz="0" w:space="0" w:color="auto"/>
              </w:divBdr>
            </w:div>
            <w:div w:id="1888566317">
              <w:marLeft w:val="0"/>
              <w:marRight w:val="0"/>
              <w:marTop w:val="0"/>
              <w:marBottom w:val="0"/>
              <w:divBdr>
                <w:top w:val="none" w:sz="0" w:space="0" w:color="auto"/>
                <w:left w:val="none" w:sz="0" w:space="0" w:color="auto"/>
                <w:bottom w:val="none" w:sz="0" w:space="0" w:color="auto"/>
                <w:right w:val="none" w:sz="0" w:space="0" w:color="auto"/>
              </w:divBdr>
            </w:div>
            <w:div w:id="404038890">
              <w:marLeft w:val="0"/>
              <w:marRight w:val="0"/>
              <w:marTop w:val="0"/>
              <w:marBottom w:val="0"/>
              <w:divBdr>
                <w:top w:val="none" w:sz="0" w:space="0" w:color="auto"/>
                <w:left w:val="none" w:sz="0" w:space="0" w:color="auto"/>
                <w:bottom w:val="none" w:sz="0" w:space="0" w:color="auto"/>
                <w:right w:val="none" w:sz="0" w:space="0" w:color="auto"/>
              </w:divBdr>
            </w:div>
            <w:div w:id="618267181">
              <w:marLeft w:val="0"/>
              <w:marRight w:val="0"/>
              <w:marTop w:val="0"/>
              <w:marBottom w:val="0"/>
              <w:divBdr>
                <w:top w:val="none" w:sz="0" w:space="0" w:color="auto"/>
                <w:left w:val="none" w:sz="0" w:space="0" w:color="auto"/>
                <w:bottom w:val="none" w:sz="0" w:space="0" w:color="auto"/>
                <w:right w:val="none" w:sz="0" w:space="0" w:color="auto"/>
              </w:divBdr>
            </w:div>
            <w:div w:id="244193418">
              <w:marLeft w:val="0"/>
              <w:marRight w:val="0"/>
              <w:marTop w:val="0"/>
              <w:marBottom w:val="0"/>
              <w:divBdr>
                <w:top w:val="none" w:sz="0" w:space="0" w:color="auto"/>
                <w:left w:val="none" w:sz="0" w:space="0" w:color="auto"/>
                <w:bottom w:val="none" w:sz="0" w:space="0" w:color="auto"/>
                <w:right w:val="none" w:sz="0" w:space="0" w:color="auto"/>
              </w:divBdr>
            </w:div>
            <w:div w:id="1949652235">
              <w:marLeft w:val="0"/>
              <w:marRight w:val="0"/>
              <w:marTop w:val="0"/>
              <w:marBottom w:val="0"/>
              <w:divBdr>
                <w:top w:val="none" w:sz="0" w:space="0" w:color="auto"/>
                <w:left w:val="none" w:sz="0" w:space="0" w:color="auto"/>
                <w:bottom w:val="none" w:sz="0" w:space="0" w:color="auto"/>
                <w:right w:val="none" w:sz="0" w:space="0" w:color="auto"/>
              </w:divBdr>
            </w:div>
            <w:div w:id="790901084">
              <w:marLeft w:val="0"/>
              <w:marRight w:val="0"/>
              <w:marTop w:val="0"/>
              <w:marBottom w:val="0"/>
              <w:divBdr>
                <w:top w:val="none" w:sz="0" w:space="0" w:color="auto"/>
                <w:left w:val="none" w:sz="0" w:space="0" w:color="auto"/>
                <w:bottom w:val="none" w:sz="0" w:space="0" w:color="auto"/>
                <w:right w:val="none" w:sz="0" w:space="0" w:color="auto"/>
              </w:divBdr>
            </w:div>
            <w:div w:id="808402712">
              <w:marLeft w:val="0"/>
              <w:marRight w:val="0"/>
              <w:marTop w:val="0"/>
              <w:marBottom w:val="0"/>
              <w:divBdr>
                <w:top w:val="none" w:sz="0" w:space="0" w:color="auto"/>
                <w:left w:val="none" w:sz="0" w:space="0" w:color="auto"/>
                <w:bottom w:val="none" w:sz="0" w:space="0" w:color="auto"/>
                <w:right w:val="none" w:sz="0" w:space="0" w:color="auto"/>
              </w:divBdr>
            </w:div>
            <w:div w:id="606036887">
              <w:marLeft w:val="0"/>
              <w:marRight w:val="0"/>
              <w:marTop w:val="0"/>
              <w:marBottom w:val="0"/>
              <w:divBdr>
                <w:top w:val="none" w:sz="0" w:space="0" w:color="auto"/>
                <w:left w:val="none" w:sz="0" w:space="0" w:color="auto"/>
                <w:bottom w:val="none" w:sz="0" w:space="0" w:color="auto"/>
                <w:right w:val="none" w:sz="0" w:space="0" w:color="auto"/>
              </w:divBdr>
            </w:div>
            <w:div w:id="997851579">
              <w:marLeft w:val="0"/>
              <w:marRight w:val="0"/>
              <w:marTop w:val="0"/>
              <w:marBottom w:val="0"/>
              <w:divBdr>
                <w:top w:val="none" w:sz="0" w:space="0" w:color="auto"/>
                <w:left w:val="none" w:sz="0" w:space="0" w:color="auto"/>
                <w:bottom w:val="none" w:sz="0" w:space="0" w:color="auto"/>
                <w:right w:val="none" w:sz="0" w:space="0" w:color="auto"/>
              </w:divBdr>
            </w:div>
            <w:div w:id="1565603598">
              <w:marLeft w:val="0"/>
              <w:marRight w:val="0"/>
              <w:marTop w:val="0"/>
              <w:marBottom w:val="0"/>
              <w:divBdr>
                <w:top w:val="none" w:sz="0" w:space="0" w:color="auto"/>
                <w:left w:val="none" w:sz="0" w:space="0" w:color="auto"/>
                <w:bottom w:val="none" w:sz="0" w:space="0" w:color="auto"/>
                <w:right w:val="none" w:sz="0" w:space="0" w:color="auto"/>
              </w:divBdr>
            </w:div>
            <w:div w:id="933124464">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1132363774">
              <w:marLeft w:val="0"/>
              <w:marRight w:val="0"/>
              <w:marTop w:val="0"/>
              <w:marBottom w:val="0"/>
              <w:divBdr>
                <w:top w:val="none" w:sz="0" w:space="0" w:color="auto"/>
                <w:left w:val="none" w:sz="0" w:space="0" w:color="auto"/>
                <w:bottom w:val="none" w:sz="0" w:space="0" w:color="auto"/>
                <w:right w:val="none" w:sz="0" w:space="0" w:color="auto"/>
              </w:divBdr>
            </w:div>
            <w:div w:id="1688630999">
              <w:marLeft w:val="0"/>
              <w:marRight w:val="0"/>
              <w:marTop w:val="0"/>
              <w:marBottom w:val="0"/>
              <w:divBdr>
                <w:top w:val="none" w:sz="0" w:space="0" w:color="auto"/>
                <w:left w:val="none" w:sz="0" w:space="0" w:color="auto"/>
                <w:bottom w:val="none" w:sz="0" w:space="0" w:color="auto"/>
                <w:right w:val="none" w:sz="0" w:space="0" w:color="auto"/>
              </w:divBdr>
            </w:div>
            <w:div w:id="1241793022">
              <w:marLeft w:val="0"/>
              <w:marRight w:val="0"/>
              <w:marTop w:val="0"/>
              <w:marBottom w:val="0"/>
              <w:divBdr>
                <w:top w:val="none" w:sz="0" w:space="0" w:color="auto"/>
                <w:left w:val="none" w:sz="0" w:space="0" w:color="auto"/>
                <w:bottom w:val="none" w:sz="0" w:space="0" w:color="auto"/>
                <w:right w:val="none" w:sz="0" w:space="0" w:color="auto"/>
              </w:divBdr>
            </w:div>
            <w:div w:id="1244031321">
              <w:marLeft w:val="0"/>
              <w:marRight w:val="0"/>
              <w:marTop w:val="0"/>
              <w:marBottom w:val="0"/>
              <w:divBdr>
                <w:top w:val="none" w:sz="0" w:space="0" w:color="auto"/>
                <w:left w:val="none" w:sz="0" w:space="0" w:color="auto"/>
                <w:bottom w:val="none" w:sz="0" w:space="0" w:color="auto"/>
                <w:right w:val="none" w:sz="0" w:space="0" w:color="auto"/>
              </w:divBdr>
            </w:div>
            <w:div w:id="418256934">
              <w:marLeft w:val="0"/>
              <w:marRight w:val="0"/>
              <w:marTop w:val="0"/>
              <w:marBottom w:val="0"/>
              <w:divBdr>
                <w:top w:val="none" w:sz="0" w:space="0" w:color="auto"/>
                <w:left w:val="none" w:sz="0" w:space="0" w:color="auto"/>
                <w:bottom w:val="none" w:sz="0" w:space="0" w:color="auto"/>
                <w:right w:val="none" w:sz="0" w:space="0" w:color="auto"/>
              </w:divBdr>
            </w:div>
            <w:div w:id="43213399">
              <w:marLeft w:val="0"/>
              <w:marRight w:val="0"/>
              <w:marTop w:val="0"/>
              <w:marBottom w:val="0"/>
              <w:divBdr>
                <w:top w:val="none" w:sz="0" w:space="0" w:color="auto"/>
                <w:left w:val="none" w:sz="0" w:space="0" w:color="auto"/>
                <w:bottom w:val="none" w:sz="0" w:space="0" w:color="auto"/>
                <w:right w:val="none" w:sz="0" w:space="0" w:color="auto"/>
              </w:divBdr>
            </w:div>
            <w:div w:id="1021711115">
              <w:marLeft w:val="0"/>
              <w:marRight w:val="0"/>
              <w:marTop w:val="0"/>
              <w:marBottom w:val="0"/>
              <w:divBdr>
                <w:top w:val="none" w:sz="0" w:space="0" w:color="auto"/>
                <w:left w:val="none" w:sz="0" w:space="0" w:color="auto"/>
                <w:bottom w:val="none" w:sz="0" w:space="0" w:color="auto"/>
                <w:right w:val="none" w:sz="0" w:space="0" w:color="auto"/>
              </w:divBdr>
            </w:div>
            <w:div w:id="296304944">
              <w:marLeft w:val="0"/>
              <w:marRight w:val="0"/>
              <w:marTop w:val="0"/>
              <w:marBottom w:val="0"/>
              <w:divBdr>
                <w:top w:val="none" w:sz="0" w:space="0" w:color="auto"/>
                <w:left w:val="none" w:sz="0" w:space="0" w:color="auto"/>
                <w:bottom w:val="none" w:sz="0" w:space="0" w:color="auto"/>
                <w:right w:val="none" w:sz="0" w:space="0" w:color="auto"/>
              </w:divBdr>
            </w:div>
            <w:div w:id="1669361207">
              <w:marLeft w:val="0"/>
              <w:marRight w:val="0"/>
              <w:marTop w:val="0"/>
              <w:marBottom w:val="0"/>
              <w:divBdr>
                <w:top w:val="none" w:sz="0" w:space="0" w:color="auto"/>
                <w:left w:val="none" w:sz="0" w:space="0" w:color="auto"/>
                <w:bottom w:val="none" w:sz="0" w:space="0" w:color="auto"/>
                <w:right w:val="none" w:sz="0" w:space="0" w:color="auto"/>
              </w:divBdr>
            </w:div>
            <w:div w:id="1653562250">
              <w:marLeft w:val="0"/>
              <w:marRight w:val="0"/>
              <w:marTop w:val="0"/>
              <w:marBottom w:val="0"/>
              <w:divBdr>
                <w:top w:val="none" w:sz="0" w:space="0" w:color="auto"/>
                <w:left w:val="none" w:sz="0" w:space="0" w:color="auto"/>
                <w:bottom w:val="none" w:sz="0" w:space="0" w:color="auto"/>
                <w:right w:val="none" w:sz="0" w:space="0" w:color="auto"/>
              </w:divBdr>
            </w:div>
            <w:div w:id="18454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8513">
      <w:bodyDiv w:val="1"/>
      <w:marLeft w:val="0"/>
      <w:marRight w:val="0"/>
      <w:marTop w:val="0"/>
      <w:marBottom w:val="0"/>
      <w:divBdr>
        <w:top w:val="none" w:sz="0" w:space="0" w:color="auto"/>
        <w:left w:val="none" w:sz="0" w:space="0" w:color="auto"/>
        <w:bottom w:val="none" w:sz="0" w:space="0" w:color="auto"/>
        <w:right w:val="none" w:sz="0" w:space="0" w:color="auto"/>
      </w:divBdr>
    </w:div>
    <w:div w:id="809784180">
      <w:bodyDiv w:val="1"/>
      <w:marLeft w:val="0"/>
      <w:marRight w:val="0"/>
      <w:marTop w:val="0"/>
      <w:marBottom w:val="0"/>
      <w:divBdr>
        <w:top w:val="none" w:sz="0" w:space="0" w:color="auto"/>
        <w:left w:val="none" w:sz="0" w:space="0" w:color="auto"/>
        <w:bottom w:val="none" w:sz="0" w:space="0" w:color="auto"/>
        <w:right w:val="none" w:sz="0" w:space="0" w:color="auto"/>
      </w:divBdr>
    </w:div>
    <w:div w:id="811025849">
      <w:bodyDiv w:val="1"/>
      <w:marLeft w:val="0"/>
      <w:marRight w:val="0"/>
      <w:marTop w:val="0"/>
      <w:marBottom w:val="0"/>
      <w:divBdr>
        <w:top w:val="none" w:sz="0" w:space="0" w:color="auto"/>
        <w:left w:val="none" w:sz="0" w:space="0" w:color="auto"/>
        <w:bottom w:val="none" w:sz="0" w:space="0" w:color="auto"/>
        <w:right w:val="none" w:sz="0" w:space="0" w:color="auto"/>
      </w:divBdr>
      <w:divsChild>
        <w:div w:id="1458378298">
          <w:marLeft w:val="0"/>
          <w:marRight w:val="0"/>
          <w:marTop w:val="0"/>
          <w:marBottom w:val="0"/>
          <w:divBdr>
            <w:top w:val="none" w:sz="0" w:space="0" w:color="auto"/>
            <w:left w:val="none" w:sz="0" w:space="0" w:color="auto"/>
            <w:bottom w:val="none" w:sz="0" w:space="0" w:color="auto"/>
            <w:right w:val="none" w:sz="0" w:space="0" w:color="auto"/>
          </w:divBdr>
          <w:divsChild>
            <w:div w:id="346058075">
              <w:marLeft w:val="0"/>
              <w:marRight w:val="0"/>
              <w:marTop w:val="0"/>
              <w:marBottom w:val="0"/>
              <w:divBdr>
                <w:top w:val="none" w:sz="0" w:space="0" w:color="auto"/>
                <w:left w:val="none" w:sz="0" w:space="0" w:color="auto"/>
                <w:bottom w:val="none" w:sz="0" w:space="0" w:color="auto"/>
                <w:right w:val="none" w:sz="0" w:space="0" w:color="auto"/>
              </w:divBdr>
            </w:div>
            <w:div w:id="1747605669">
              <w:marLeft w:val="0"/>
              <w:marRight w:val="0"/>
              <w:marTop w:val="0"/>
              <w:marBottom w:val="0"/>
              <w:divBdr>
                <w:top w:val="none" w:sz="0" w:space="0" w:color="auto"/>
                <w:left w:val="none" w:sz="0" w:space="0" w:color="auto"/>
                <w:bottom w:val="none" w:sz="0" w:space="0" w:color="auto"/>
                <w:right w:val="none" w:sz="0" w:space="0" w:color="auto"/>
              </w:divBdr>
            </w:div>
            <w:div w:id="1541088786">
              <w:marLeft w:val="0"/>
              <w:marRight w:val="0"/>
              <w:marTop w:val="0"/>
              <w:marBottom w:val="0"/>
              <w:divBdr>
                <w:top w:val="none" w:sz="0" w:space="0" w:color="auto"/>
                <w:left w:val="none" w:sz="0" w:space="0" w:color="auto"/>
                <w:bottom w:val="none" w:sz="0" w:space="0" w:color="auto"/>
                <w:right w:val="none" w:sz="0" w:space="0" w:color="auto"/>
              </w:divBdr>
            </w:div>
            <w:div w:id="86655724">
              <w:marLeft w:val="0"/>
              <w:marRight w:val="0"/>
              <w:marTop w:val="0"/>
              <w:marBottom w:val="0"/>
              <w:divBdr>
                <w:top w:val="none" w:sz="0" w:space="0" w:color="auto"/>
                <w:left w:val="none" w:sz="0" w:space="0" w:color="auto"/>
                <w:bottom w:val="none" w:sz="0" w:space="0" w:color="auto"/>
                <w:right w:val="none" w:sz="0" w:space="0" w:color="auto"/>
              </w:divBdr>
            </w:div>
            <w:div w:id="1864245866">
              <w:marLeft w:val="0"/>
              <w:marRight w:val="0"/>
              <w:marTop w:val="0"/>
              <w:marBottom w:val="0"/>
              <w:divBdr>
                <w:top w:val="none" w:sz="0" w:space="0" w:color="auto"/>
                <w:left w:val="none" w:sz="0" w:space="0" w:color="auto"/>
                <w:bottom w:val="none" w:sz="0" w:space="0" w:color="auto"/>
                <w:right w:val="none" w:sz="0" w:space="0" w:color="auto"/>
              </w:divBdr>
            </w:div>
            <w:div w:id="1174228429">
              <w:marLeft w:val="0"/>
              <w:marRight w:val="0"/>
              <w:marTop w:val="0"/>
              <w:marBottom w:val="0"/>
              <w:divBdr>
                <w:top w:val="none" w:sz="0" w:space="0" w:color="auto"/>
                <w:left w:val="none" w:sz="0" w:space="0" w:color="auto"/>
                <w:bottom w:val="none" w:sz="0" w:space="0" w:color="auto"/>
                <w:right w:val="none" w:sz="0" w:space="0" w:color="auto"/>
              </w:divBdr>
            </w:div>
            <w:div w:id="1205017491">
              <w:marLeft w:val="0"/>
              <w:marRight w:val="0"/>
              <w:marTop w:val="0"/>
              <w:marBottom w:val="0"/>
              <w:divBdr>
                <w:top w:val="none" w:sz="0" w:space="0" w:color="auto"/>
                <w:left w:val="none" w:sz="0" w:space="0" w:color="auto"/>
                <w:bottom w:val="none" w:sz="0" w:space="0" w:color="auto"/>
                <w:right w:val="none" w:sz="0" w:space="0" w:color="auto"/>
              </w:divBdr>
            </w:div>
            <w:div w:id="1875194218">
              <w:marLeft w:val="0"/>
              <w:marRight w:val="0"/>
              <w:marTop w:val="0"/>
              <w:marBottom w:val="0"/>
              <w:divBdr>
                <w:top w:val="none" w:sz="0" w:space="0" w:color="auto"/>
                <w:left w:val="none" w:sz="0" w:space="0" w:color="auto"/>
                <w:bottom w:val="none" w:sz="0" w:space="0" w:color="auto"/>
                <w:right w:val="none" w:sz="0" w:space="0" w:color="auto"/>
              </w:divBdr>
            </w:div>
            <w:div w:id="920481645">
              <w:marLeft w:val="0"/>
              <w:marRight w:val="0"/>
              <w:marTop w:val="0"/>
              <w:marBottom w:val="0"/>
              <w:divBdr>
                <w:top w:val="none" w:sz="0" w:space="0" w:color="auto"/>
                <w:left w:val="none" w:sz="0" w:space="0" w:color="auto"/>
                <w:bottom w:val="none" w:sz="0" w:space="0" w:color="auto"/>
                <w:right w:val="none" w:sz="0" w:space="0" w:color="auto"/>
              </w:divBdr>
            </w:div>
            <w:div w:id="1454985775">
              <w:marLeft w:val="0"/>
              <w:marRight w:val="0"/>
              <w:marTop w:val="0"/>
              <w:marBottom w:val="0"/>
              <w:divBdr>
                <w:top w:val="none" w:sz="0" w:space="0" w:color="auto"/>
                <w:left w:val="none" w:sz="0" w:space="0" w:color="auto"/>
                <w:bottom w:val="none" w:sz="0" w:space="0" w:color="auto"/>
                <w:right w:val="none" w:sz="0" w:space="0" w:color="auto"/>
              </w:divBdr>
            </w:div>
            <w:div w:id="1850175393">
              <w:marLeft w:val="0"/>
              <w:marRight w:val="0"/>
              <w:marTop w:val="0"/>
              <w:marBottom w:val="0"/>
              <w:divBdr>
                <w:top w:val="none" w:sz="0" w:space="0" w:color="auto"/>
                <w:left w:val="none" w:sz="0" w:space="0" w:color="auto"/>
                <w:bottom w:val="none" w:sz="0" w:space="0" w:color="auto"/>
                <w:right w:val="none" w:sz="0" w:space="0" w:color="auto"/>
              </w:divBdr>
            </w:div>
            <w:div w:id="719331744">
              <w:marLeft w:val="0"/>
              <w:marRight w:val="0"/>
              <w:marTop w:val="0"/>
              <w:marBottom w:val="0"/>
              <w:divBdr>
                <w:top w:val="none" w:sz="0" w:space="0" w:color="auto"/>
                <w:left w:val="none" w:sz="0" w:space="0" w:color="auto"/>
                <w:bottom w:val="none" w:sz="0" w:space="0" w:color="auto"/>
                <w:right w:val="none" w:sz="0" w:space="0" w:color="auto"/>
              </w:divBdr>
            </w:div>
            <w:div w:id="266083546">
              <w:marLeft w:val="0"/>
              <w:marRight w:val="0"/>
              <w:marTop w:val="0"/>
              <w:marBottom w:val="0"/>
              <w:divBdr>
                <w:top w:val="none" w:sz="0" w:space="0" w:color="auto"/>
                <w:left w:val="none" w:sz="0" w:space="0" w:color="auto"/>
                <w:bottom w:val="none" w:sz="0" w:space="0" w:color="auto"/>
                <w:right w:val="none" w:sz="0" w:space="0" w:color="auto"/>
              </w:divBdr>
            </w:div>
            <w:div w:id="2060664429">
              <w:marLeft w:val="0"/>
              <w:marRight w:val="0"/>
              <w:marTop w:val="0"/>
              <w:marBottom w:val="0"/>
              <w:divBdr>
                <w:top w:val="none" w:sz="0" w:space="0" w:color="auto"/>
                <w:left w:val="none" w:sz="0" w:space="0" w:color="auto"/>
                <w:bottom w:val="none" w:sz="0" w:space="0" w:color="auto"/>
                <w:right w:val="none" w:sz="0" w:space="0" w:color="auto"/>
              </w:divBdr>
            </w:div>
            <w:div w:id="1939099931">
              <w:marLeft w:val="0"/>
              <w:marRight w:val="0"/>
              <w:marTop w:val="0"/>
              <w:marBottom w:val="0"/>
              <w:divBdr>
                <w:top w:val="none" w:sz="0" w:space="0" w:color="auto"/>
                <w:left w:val="none" w:sz="0" w:space="0" w:color="auto"/>
                <w:bottom w:val="none" w:sz="0" w:space="0" w:color="auto"/>
                <w:right w:val="none" w:sz="0" w:space="0" w:color="auto"/>
              </w:divBdr>
            </w:div>
            <w:div w:id="209463857">
              <w:marLeft w:val="0"/>
              <w:marRight w:val="0"/>
              <w:marTop w:val="0"/>
              <w:marBottom w:val="0"/>
              <w:divBdr>
                <w:top w:val="none" w:sz="0" w:space="0" w:color="auto"/>
                <w:left w:val="none" w:sz="0" w:space="0" w:color="auto"/>
                <w:bottom w:val="none" w:sz="0" w:space="0" w:color="auto"/>
                <w:right w:val="none" w:sz="0" w:space="0" w:color="auto"/>
              </w:divBdr>
            </w:div>
            <w:div w:id="846796798">
              <w:marLeft w:val="0"/>
              <w:marRight w:val="0"/>
              <w:marTop w:val="0"/>
              <w:marBottom w:val="0"/>
              <w:divBdr>
                <w:top w:val="none" w:sz="0" w:space="0" w:color="auto"/>
                <w:left w:val="none" w:sz="0" w:space="0" w:color="auto"/>
                <w:bottom w:val="none" w:sz="0" w:space="0" w:color="auto"/>
                <w:right w:val="none" w:sz="0" w:space="0" w:color="auto"/>
              </w:divBdr>
            </w:div>
            <w:div w:id="1796751876">
              <w:marLeft w:val="0"/>
              <w:marRight w:val="0"/>
              <w:marTop w:val="0"/>
              <w:marBottom w:val="0"/>
              <w:divBdr>
                <w:top w:val="none" w:sz="0" w:space="0" w:color="auto"/>
                <w:left w:val="none" w:sz="0" w:space="0" w:color="auto"/>
                <w:bottom w:val="none" w:sz="0" w:space="0" w:color="auto"/>
                <w:right w:val="none" w:sz="0" w:space="0" w:color="auto"/>
              </w:divBdr>
            </w:div>
            <w:div w:id="716202809">
              <w:marLeft w:val="0"/>
              <w:marRight w:val="0"/>
              <w:marTop w:val="0"/>
              <w:marBottom w:val="0"/>
              <w:divBdr>
                <w:top w:val="none" w:sz="0" w:space="0" w:color="auto"/>
                <w:left w:val="none" w:sz="0" w:space="0" w:color="auto"/>
                <w:bottom w:val="none" w:sz="0" w:space="0" w:color="auto"/>
                <w:right w:val="none" w:sz="0" w:space="0" w:color="auto"/>
              </w:divBdr>
            </w:div>
            <w:div w:id="604773554">
              <w:marLeft w:val="0"/>
              <w:marRight w:val="0"/>
              <w:marTop w:val="0"/>
              <w:marBottom w:val="0"/>
              <w:divBdr>
                <w:top w:val="none" w:sz="0" w:space="0" w:color="auto"/>
                <w:left w:val="none" w:sz="0" w:space="0" w:color="auto"/>
                <w:bottom w:val="none" w:sz="0" w:space="0" w:color="auto"/>
                <w:right w:val="none" w:sz="0" w:space="0" w:color="auto"/>
              </w:divBdr>
            </w:div>
            <w:div w:id="2043049438">
              <w:marLeft w:val="0"/>
              <w:marRight w:val="0"/>
              <w:marTop w:val="0"/>
              <w:marBottom w:val="0"/>
              <w:divBdr>
                <w:top w:val="none" w:sz="0" w:space="0" w:color="auto"/>
                <w:left w:val="none" w:sz="0" w:space="0" w:color="auto"/>
                <w:bottom w:val="none" w:sz="0" w:space="0" w:color="auto"/>
                <w:right w:val="none" w:sz="0" w:space="0" w:color="auto"/>
              </w:divBdr>
            </w:div>
            <w:div w:id="1937442110">
              <w:marLeft w:val="0"/>
              <w:marRight w:val="0"/>
              <w:marTop w:val="0"/>
              <w:marBottom w:val="0"/>
              <w:divBdr>
                <w:top w:val="none" w:sz="0" w:space="0" w:color="auto"/>
                <w:left w:val="none" w:sz="0" w:space="0" w:color="auto"/>
                <w:bottom w:val="none" w:sz="0" w:space="0" w:color="auto"/>
                <w:right w:val="none" w:sz="0" w:space="0" w:color="auto"/>
              </w:divBdr>
            </w:div>
            <w:div w:id="700206439">
              <w:marLeft w:val="0"/>
              <w:marRight w:val="0"/>
              <w:marTop w:val="0"/>
              <w:marBottom w:val="0"/>
              <w:divBdr>
                <w:top w:val="none" w:sz="0" w:space="0" w:color="auto"/>
                <w:left w:val="none" w:sz="0" w:space="0" w:color="auto"/>
                <w:bottom w:val="none" w:sz="0" w:space="0" w:color="auto"/>
                <w:right w:val="none" w:sz="0" w:space="0" w:color="auto"/>
              </w:divBdr>
            </w:div>
            <w:div w:id="362100858">
              <w:marLeft w:val="0"/>
              <w:marRight w:val="0"/>
              <w:marTop w:val="0"/>
              <w:marBottom w:val="0"/>
              <w:divBdr>
                <w:top w:val="none" w:sz="0" w:space="0" w:color="auto"/>
                <w:left w:val="none" w:sz="0" w:space="0" w:color="auto"/>
                <w:bottom w:val="none" w:sz="0" w:space="0" w:color="auto"/>
                <w:right w:val="none" w:sz="0" w:space="0" w:color="auto"/>
              </w:divBdr>
            </w:div>
            <w:div w:id="1066538494">
              <w:marLeft w:val="0"/>
              <w:marRight w:val="0"/>
              <w:marTop w:val="0"/>
              <w:marBottom w:val="0"/>
              <w:divBdr>
                <w:top w:val="none" w:sz="0" w:space="0" w:color="auto"/>
                <w:left w:val="none" w:sz="0" w:space="0" w:color="auto"/>
                <w:bottom w:val="none" w:sz="0" w:space="0" w:color="auto"/>
                <w:right w:val="none" w:sz="0" w:space="0" w:color="auto"/>
              </w:divBdr>
            </w:div>
            <w:div w:id="764233097">
              <w:marLeft w:val="0"/>
              <w:marRight w:val="0"/>
              <w:marTop w:val="0"/>
              <w:marBottom w:val="0"/>
              <w:divBdr>
                <w:top w:val="none" w:sz="0" w:space="0" w:color="auto"/>
                <w:left w:val="none" w:sz="0" w:space="0" w:color="auto"/>
                <w:bottom w:val="none" w:sz="0" w:space="0" w:color="auto"/>
                <w:right w:val="none" w:sz="0" w:space="0" w:color="auto"/>
              </w:divBdr>
            </w:div>
            <w:div w:id="922565833">
              <w:marLeft w:val="0"/>
              <w:marRight w:val="0"/>
              <w:marTop w:val="0"/>
              <w:marBottom w:val="0"/>
              <w:divBdr>
                <w:top w:val="none" w:sz="0" w:space="0" w:color="auto"/>
                <w:left w:val="none" w:sz="0" w:space="0" w:color="auto"/>
                <w:bottom w:val="none" w:sz="0" w:space="0" w:color="auto"/>
                <w:right w:val="none" w:sz="0" w:space="0" w:color="auto"/>
              </w:divBdr>
            </w:div>
            <w:div w:id="2036150261">
              <w:marLeft w:val="0"/>
              <w:marRight w:val="0"/>
              <w:marTop w:val="0"/>
              <w:marBottom w:val="0"/>
              <w:divBdr>
                <w:top w:val="none" w:sz="0" w:space="0" w:color="auto"/>
                <w:left w:val="none" w:sz="0" w:space="0" w:color="auto"/>
                <w:bottom w:val="none" w:sz="0" w:space="0" w:color="auto"/>
                <w:right w:val="none" w:sz="0" w:space="0" w:color="auto"/>
              </w:divBdr>
            </w:div>
            <w:div w:id="1605654619">
              <w:marLeft w:val="0"/>
              <w:marRight w:val="0"/>
              <w:marTop w:val="0"/>
              <w:marBottom w:val="0"/>
              <w:divBdr>
                <w:top w:val="none" w:sz="0" w:space="0" w:color="auto"/>
                <w:left w:val="none" w:sz="0" w:space="0" w:color="auto"/>
                <w:bottom w:val="none" w:sz="0" w:space="0" w:color="auto"/>
                <w:right w:val="none" w:sz="0" w:space="0" w:color="auto"/>
              </w:divBdr>
            </w:div>
            <w:div w:id="782916947">
              <w:marLeft w:val="0"/>
              <w:marRight w:val="0"/>
              <w:marTop w:val="0"/>
              <w:marBottom w:val="0"/>
              <w:divBdr>
                <w:top w:val="none" w:sz="0" w:space="0" w:color="auto"/>
                <w:left w:val="none" w:sz="0" w:space="0" w:color="auto"/>
                <w:bottom w:val="none" w:sz="0" w:space="0" w:color="auto"/>
                <w:right w:val="none" w:sz="0" w:space="0" w:color="auto"/>
              </w:divBdr>
            </w:div>
            <w:div w:id="1269116191">
              <w:marLeft w:val="0"/>
              <w:marRight w:val="0"/>
              <w:marTop w:val="0"/>
              <w:marBottom w:val="0"/>
              <w:divBdr>
                <w:top w:val="none" w:sz="0" w:space="0" w:color="auto"/>
                <w:left w:val="none" w:sz="0" w:space="0" w:color="auto"/>
                <w:bottom w:val="none" w:sz="0" w:space="0" w:color="auto"/>
                <w:right w:val="none" w:sz="0" w:space="0" w:color="auto"/>
              </w:divBdr>
            </w:div>
            <w:div w:id="513496353">
              <w:marLeft w:val="0"/>
              <w:marRight w:val="0"/>
              <w:marTop w:val="0"/>
              <w:marBottom w:val="0"/>
              <w:divBdr>
                <w:top w:val="none" w:sz="0" w:space="0" w:color="auto"/>
                <w:left w:val="none" w:sz="0" w:space="0" w:color="auto"/>
                <w:bottom w:val="none" w:sz="0" w:space="0" w:color="auto"/>
                <w:right w:val="none" w:sz="0" w:space="0" w:color="auto"/>
              </w:divBdr>
            </w:div>
            <w:div w:id="7415704">
              <w:marLeft w:val="0"/>
              <w:marRight w:val="0"/>
              <w:marTop w:val="0"/>
              <w:marBottom w:val="0"/>
              <w:divBdr>
                <w:top w:val="none" w:sz="0" w:space="0" w:color="auto"/>
                <w:left w:val="none" w:sz="0" w:space="0" w:color="auto"/>
                <w:bottom w:val="none" w:sz="0" w:space="0" w:color="auto"/>
                <w:right w:val="none" w:sz="0" w:space="0" w:color="auto"/>
              </w:divBdr>
            </w:div>
            <w:div w:id="2126844363">
              <w:marLeft w:val="0"/>
              <w:marRight w:val="0"/>
              <w:marTop w:val="0"/>
              <w:marBottom w:val="0"/>
              <w:divBdr>
                <w:top w:val="none" w:sz="0" w:space="0" w:color="auto"/>
                <w:left w:val="none" w:sz="0" w:space="0" w:color="auto"/>
                <w:bottom w:val="none" w:sz="0" w:space="0" w:color="auto"/>
                <w:right w:val="none" w:sz="0" w:space="0" w:color="auto"/>
              </w:divBdr>
            </w:div>
            <w:div w:id="778835947">
              <w:marLeft w:val="0"/>
              <w:marRight w:val="0"/>
              <w:marTop w:val="0"/>
              <w:marBottom w:val="0"/>
              <w:divBdr>
                <w:top w:val="none" w:sz="0" w:space="0" w:color="auto"/>
                <w:left w:val="none" w:sz="0" w:space="0" w:color="auto"/>
                <w:bottom w:val="none" w:sz="0" w:space="0" w:color="auto"/>
                <w:right w:val="none" w:sz="0" w:space="0" w:color="auto"/>
              </w:divBdr>
            </w:div>
            <w:div w:id="774398002">
              <w:marLeft w:val="0"/>
              <w:marRight w:val="0"/>
              <w:marTop w:val="0"/>
              <w:marBottom w:val="0"/>
              <w:divBdr>
                <w:top w:val="none" w:sz="0" w:space="0" w:color="auto"/>
                <w:left w:val="none" w:sz="0" w:space="0" w:color="auto"/>
                <w:bottom w:val="none" w:sz="0" w:space="0" w:color="auto"/>
                <w:right w:val="none" w:sz="0" w:space="0" w:color="auto"/>
              </w:divBdr>
            </w:div>
            <w:div w:id="290480566">
              <w:marLeft w:val="0"/>
              <w:marRight w:val="0"/>
              <w:marTop w:val="0"/>
              <w:marBottom w:val="0"/>
              <w:divBdr>
                <w:top w:val="none" w:sz="0" w:space="0" w:color="auto"/>
                <w:left w:val="none" w:sz="0" w:space="0" w:color="auto"/>
                <w:bottom w:val="none" w:sz="0" w:space="0" w:color="auto"/>
                <w:right w:val="none" w:sz="0" w:space="0" w:color="auto"/>
              </w:divBdr>
            </w:div>
            <w:div w:id="931550301">
              <w:marLeft w:val="0"/>
              <w:marRight w:val="0"/>
              <w:marTop w:val="0"/>
              <w:marBottom w:val="0"/>
              <w:divBdr>
                <w:top w:val="none" w:sz="0" w:space="0" w:color="auto"/>
                <w:left w:val="none" w:sz="0" w:space="0" w:color="auto"/>
                <w:bottom w:val="none" w:sz="0" w:space="0" w:color="auto"/>
                <w:right w:val="none" w:sz="0" w:space="0" w:color="auto"/>
              </w:divBdr>
            </w:div>
            <w:div w:id="283772192">
              <w:marLeft w:val="0"/>
              <w:marRight w:val="0"/>
              <w:marTop w:val="0"/>
              <w:marBottom w:val="0"/>
              <w:divBdr>
                <w:top w:val="none" w:sz="0" w:space="0" w:color="auto"/>
                <w:left w:val="none" w:sz="0" w:space="0" w:color="auto"/>
                <w:bottom w:val="none" w:sz="0" w:space="0" w:color="auto"/>
                <w:right w:val="none" w:sz="0" w:space="0" w:color="auto"/>
              </w:divBdr>
            </w:div>
            <w:div w:id="596521206">
              <w:marLeft w:val="0"/>
              <w:marRight w:val="0"/>
              <w:marTop w:val="0"/>
              <w:marBottom w:val="0"/>
              <w:divBdr>
                <w:top w:val="none" w:sz="0" w:space="0" w:color="auto"/>
                <w:left w:val="none" w:sz="0" w:space="0" w:color="auto"/>
                <w:bottom w:val="none" w:sz="0" w:space="0" w:color="auto"/>
                <w:right w:val="none" w:sz="0" w:space="0" w:color="auto"/>
              </w:divBdr>
            </w:div>
            <w:div w:id="1375547015">
              <w:marLeft w:val="0"/>
              <w:marRight w:val="0"/>
              <w:marTop w:val="0"/>
              <w:marBottom w:val="0"/>
              <w:divBdr>
                <w:top w:val="none" w:sz="0" w:space="0" w:color="auto"/>
                <w:left w:val="none" w:sz="0" w:space="0" w:color="auto"/>
                <w:bottom w:val="none" w:sz="0" w:space="0" w:color="auto"/>
                <w:right w:val="none" w:sz="0" w:space="0" w:color="auto"/>
              </w:divBdr>
            </w:div>
            <w:div w:id="2062706857">
              <w:marLeft w:val="0"/>
              <w:marRight w:val="0"/>
              <w:marTop w:val="0"/>
              <w:marBottom w:val="0"/>
              <w:divBdr>
                <w:top w:val="none" w:sz="0" w:space="0" w:color="auto"/>
                <w:left w:val="none" w:sz="0" w:space="0" w:color="auto"/>
                <w:bottom w:val="none" w:sz="0" w:space="0" w:color="auto"/>
                <w:right w:val="none" w:sz="0" w:space="0" w:color="auto"/>
              </w:divBdr>
            </w:div>
            <w:div w:id="898322110">
              <w:marLeft w:val="0"/>
              <w:marRight w:val="0"/>
              <w:marTop w:val="0"/>
              <w:marBottom w:val="0"/>
              <w:divBdr>
                <w:top w:val="none" w:sz="0" w:space="0" w:color="auto"/>
                <w:left w:val="none" w:sz="0" w:space="0" w:color="auto"/>
                <w:bottom w:val="none" w:sz="0" w:space="0" w:color="auto"/>
                <w:right w:val="none" w:sz="0" w:space="0" w:color="auto"/>
              </w:divBdr>
            </w:div>
            <w:div w:id="2075152488">
              <w:marLeft w:val="0"/>
              <w:marRight w:val="0"/>
              <w:marTop w:val="0"/>
              <w:marBottom w:val="0"/>
              <w:divBdr>
                <w:top w:val="none" w:sz="0" w:space="0" w:color="auto"/>
                <w:left w:val="none" w:sz="0" w:space="0" w:color="auto"/>
                <w:bottom w:val="none" w:sz="0" w:space="0" w:color="auto"/>
                <w:right w:val="none" w:sz="0" w:space="0" w:color="auto"/>
              </w:divBdr>
            </w:div>
            <w:div w:id="1487627053">
              <w:marLeft w:val="0"/>
              <w:marRight w:val="0"/>
              <w:marTop w:val="0"/>
              <w:marBottom w:val="0"/>
              <w:divBdr>
                <w:top w:val="none" w:sz="0" w:space="0" w:color="auto"/>
                <w:left w:val="none" w:sz="0" w:space="0" w:color="auto"/>
                <w:bottom w:val="none" w:sz="0" w:space="0" w:color="auto"/>
                <w:right w:val="none" w:sz="0" w:space="0" w:color="auto"/>
              </w:divBdr>
            </w:div>
            <w:div w:id="1625313068">
              <w:marLeft w:val="0"/>
              <w:marRight w:val="0"/>
              <w:marTop w:val="0"/>
              <w:marBottom w:val="0"/>
              <w:divBdr>
                <w:top w:val="none" w:sz="0" w:space="0" w:color="auto"/>
                <w:left w:val="none" w:sz="0" w:space="0" w:color="auto"/>
                <w:bottom w:val="none" w:sz="0" w:space="0" w:color="auto"/>
                <w:right w:val="none" w:sz="0" w:space="0" w:color="auto"/>
              </w:divBdr>
            </w:div>
            <w:div w:id="1783651286">
              <w:marLeft w:val="0"/>
              <w:marRight w:val="0"/>
              <w:marTop w:val="0"/>
              <w:marBottom w:val="0"/>
              <w:divBdr>
                <w:top w:val="none" w:sz="0" w:space="0" w:color="auto"/>
                <w:left w:val="none" w:sz="0" w:space="0" w:color="auto"/>
                <w:bottom w:val="none" w:sz="0" w:space="0" w:color="auto"/>
                <w:right w:val="none" w:sz="0" w:space="0" w:color="auto"/>
              </w:divBdr>
            </w:div>
            <w:div w:id="1126116329">
              <w:marLeft w:val="0"/>
              <w:marRight w:val="0"/>
              <w:marTop w:val="0"/>
              <w:marBottom w:val="0"/>
              <w:divBdr>
                <w:top w:val="none" w:sz="0" w:space="0" w:color="auto"/>
                <w:left w:val="none" w:sz="0" w:space="0" w:color="auto"/>
                <w:bottom w:val="none" w:sz="0" w:space="0" w:color="auto"/>
                <w:right w:val="none" w:sz="0" w:space="0" w:color="auto"/>
              </w:divBdr>
            </w:div>
            <w:div w:id="595670281">
              <w:marLeft w:val="0"/>
              <w:marRight w:val="0"/>
              <w:marTop w:val="0"/>
              <w:marBottom w:val="0"/>
              <w:divBdr>
                <w:top w:val="none" w:sz="0" w:space="0" w:color="auto"/>
                <w:left w:val="none" w:sz="0" w:space="0" w:color="auto"/>
                <w:bottom w:val="none" w:sz="0" w:space="0" w:color="auto"/>
                <w:right w:val="none" w:sz="0" w:space="0" w:color="auto"/>
              </w:divBdr>
            </w:div>
            <w:div w:id="1155877135">
              <w:marLeft w:val="0"/>
              <w:marRight w:val="0"/>
              <w:marTop w:val="0"/>
              <w:marBottom w:val="0"/>
              <w:divBdr>
                <w:top w:val="none" w:sz="0" w:space="0" w:color="auto"/>
                <w:left w:val="none" w:sz="0" w:space="0" w:color="auto"/>
                <w:bottom w:val="none" w:sz="0" w:space="0" w:color="auto"/>
                <w:right w:val="none" w:sz="0" w:space="0" w:color="auto"/>
              </w:divBdr>
            </w:div>
            <w:div w:id="1591350818">
              <w:marLeft w:val="0"/>
              <w:marRight w:val="0"/>
              <w:marTop w:val="0"/>
              <w:marBottom w:val="0"/>
              <w:divBdr>
                <w:top w:val="none" w:sz="0" w:space="0" w:color="auto"/>
                <w:left w:val="none" w:sz="0" w:space="0" w:color="auto"/>
                <w:bottom w:val="none" w:sz="0" w:space="0" w:color="auto"/>
                <w:right w:val="none" w:sz="0" w:space="0" w:color="auto"/>
              </w:divBdr>
            </w:div>
            <w:div w:id="663817597">
              <w:marLeft w:val="0"/>
              <w:marRight w:val="0"/>
              <w:marTop w:val="0"/>
              <w:marBottom w:val="0"/>
              <w:divBdr>
                <w:top w:val="none" w:sz="0" w:space="0" w:color="auto"/>
                <w:left w:val="none" w:sz="0" w:space="0" w:color="auto"/>
                <w:bottom w:val="none" w:sz="0" w:space="0" w:color="auto"/>
                <w:right w:val="none" w:sz="0" w:space="0" w:color="auto"/>
              </w:divBdr>
            </w:div>
            <w:div w:id="1985238092">
              <w:marLeft w:val="0"/>
              <w:marRight w:val="0"/>
              <w:marTop w:val="0"/>
              <w:marBottom w:val="0"/>
              <w:divBdr>
                <w:top w:val="none" w:sz="0" w:space="0" w:color="auto"/>
                <w:left w:val="none" w:sz="0" w:space="0" w:color="auto"/>
                <w:bottom w:val="none" w:sz="0" w:space="0" w:color="auto"/>
                <w:right w:val="none" w:sz="0" w:space="0" w:color="auto"/>
              </w:divBdr>
            </w:div>
            <w:div w:id="414322050">
              <w:marLeft w:val="0"/>
              <w:marRight w:val="0"/>
              <w:marTop w:val="0"/>
              <w:marBottom w:val="0"/>
              <w:divBdr>
                <w:top w:val="none" w:sz="0" w:space="0" w:color="auto"/>
                <w:left w:val="none" w:sz="0" w:space="0" w:color="auto"/>
                <w:bottom w:val="none" w:sz="0" w:space="0" w:color="auto"/>
                <w:right w:val="none" w:sz="0" w:space="0" w:color="auto"/>
              </w:divBdr>
            </w:div>
            <w:div w:id="784809626">
              <w:marLeft w:val="0"/>
              <w:marRight w:val="0"/>
              <w:marTop w:val="0"/>
              <w:marBottom w:val="0"/>
              <w:divBdr>
                <w:top w:val="none" w:sz="0" w:space="0" w:color="auto"/>
                <w:left w:val="none" w:sz="0" w:space="0" w:color="auto"/>
                <w:bottom w:val="none" w:sz="0" w:space="0" w:color="auto"/>
                <w:right w:val="none" w:sz="0" w:space="0" w:color="auto"/>
              </w:divBdr>
            </w:div>
            <w:div w:id="836070344">
              <w:marLeft w:val="0"/>
              <w:marRight w:val="0"/>
              <w:marTop w:val="0"/>
              <w:marBottom w:val="0"/>
              <w:divBdr>
                <w:top w:val="none" w:sz="0" w:space="0" w:color="auto"/>
                <w:left w:val="none" w:sz="0" w:space="0" w:color="auto"/>
                <w:bottom w:val="none" w:sz="0" w:space="0" w:color="auto"/>
                <w:right w:val="none" w:sz="0" w:space="0" w:color="auto"/>
              </w:divBdr>
            </w:div>
            <w:div w:id="146017161">
              <w:marLeft w:val="0"/>
              <w:marRight w:val="0"/>
              <w:marTop w:val="0"/>
              <w:marBottom w:val="0"/>
              <w:divBdr>
                <w:top w:val="none" w:sz="0" w:space="0" w:color="auto"/>
                <w:left w:val="none" w:sz="0" w:space="0" w:color="auto"/>
                <w:bottom w:val="none" w:sz="0" w:space="0" w:color="auto"/>
                <w:right w:val="none" w:sz="0" w:space="0" w:color="auto"/>
              </w:divBdr>
            </w:div>
            <w:div w:id="312873177">
              <w:marLeft w:val="0"/>
              <w:marRight w:val="0"/>
              <w:marTop w:val="0"/>
              <w:marBottom w:val="0"/>
              <w:divBdr>
                <w:top w:val="none" w:sz="0" w:space="0" w:color="auto"/>
                <w:left w:val="none" w:sz="0" w:space="0" w:color="auto"/>
                <w:bottom w:val="none" w:sz="0" w:space="0" w:color="auto"/>
                <w:right w:val="none" w:sz="0" w:space="0" w:color="auto"/>
              </w:divBdr>
            </w:div>
            <w:div w:id="1707559926">
              <w:marLeft w:val="0"/>
              <w:marRight w:val="0"/>
              <w:marTop w:val="0"/>
              <w:marBottom w:val="0"/>
              <w:divBdr>
                <w:top w:val="none" w:sz="0" w:space="0" w:color="auto"/>
                <w:left w:val="none" w:sz="0" w:space="0" w:color="auto"/>
                <w:bottom w:val="none" w:sz="0" w:space="0" w:color="auto"/>
                <w:right w:val="none" w:sz="0" w:space="0" w:color="auto"/>
              </w:divBdr>
            </w:div>
            <w:div w:id="1145581731">
              <w:marLeft w:val="0"/>
              <w:marRight w:val="0"/>
              <w:marTop w:val="0"/>
              <w:marBottom w:val="0"/>
              <w:divBdr>
                <w:top w:val="none" w:sz="0" w:space="0" w:color="auto"/>
                <w:left w:val="none" w:sz="0" w:space="0" w:color="auto"/>
                <w:bottom w:val="none" w:sz="0" w:space="0" w:color="auto"/>
                <w:right w:val="none" w:sz="0" w:space="0" w:color="auto"/>
              </w:divBdr>
            </w:div>
            <w:div w:id="19011545">
              <w:marLeft w:val="0"/>
              <w:marRight w:val="0"/>
              <w:marTop w:val="0"/>
              <w:marBottom w:val="0"/>
              <w:divBdr>
                <w:top w:val="none" w:sz="0" w:space="0" w:color="auto"/>
                <w:left w:val="none" w:sz="0" w:space="0" w:color="auto"/>
                <w:bottom w:val="none" w:sz="0" w:space="0" w:color="auto"/>
                <w:right w:val="none" w:sz="0" w:space="0" w:color="auto"/>
              </w:divBdr>
            </w:div>
            <w:div w:id="1671326730">
              <w:marLeft w:val="0"/>
              <w:marRight w:val="0"/>
              <w:marTop w:val="0"/>
              <w:marBottom w:val="0"/>
              <w:divBdr>
                <w:top w:val="none" w:sz="0" w:space="0" w:color="auto"/>
                <w:left w:val="none" w:sz="0" w:space="0" w:color="auto"/>
                <w:bottom w:val="none" w:sz="0" w:space="0" w:color="auto"/>
                <w:right w:val="none" w:sz="0" w:space="0" w:color="auto"/>
              </w:divBdr>
            </w:div>
            <w:div w:id="1811247996">
              <w:marLeft w:val="0"/>
              <w:marRight w:val="0"/>
              <w:marTop w:val="0"/>
              <w:marBottom w:val="0"/>
              <w:divBdr>
                <w:top w:val="none" w:sz="0" w:space="0" w:color="auto"/>
                <w:left w:val="none" w:sz="0" w:space="0" w:color="auto"/>
                <w:bottom w:val="none" w:sz="0" w:space="0" w:color="auto"/>
                <w:right w:val="none" w:sz="0" w:space="0" w:color="auto"/>
              </w:divBdr>
            </w:div>
            <w:div w:id="1984696658">
              <w:marLeft w:val="0"/>
              <w:marRight w:val="0"/>
              <w:marTop w:val="0"/>
              <w:marBottom w:val="0"/>
              <w:divBdr>
                <w:top w:val="none" w:sz="0" w:space="0" w:color="auto"/>
                <w:left w:val="none" w:sz="0" w:space="0" w:color="auto"/>
                <w:bottom w:val="none" w:sz="0" w:space="0" w:color="auto"/>
                <w:right w:val="none" w:sz="0" w:space="0" w:color="auto"/>
              </w:divBdr>
            </w:div>
            <w:div w:id="24522462">
              <w:marLeft w:val="0"/>
              <w:marRight w:val="0"/>
              <w:marTop w:val="0"/>
              <w:marBottom w:val="0"/>
              <w:divBdr>
                <w:top w:val="none" w:sz="0" w:space="0" w:color="auto"/>
                <w:left w:val="none" w:sz="0" w:space="0" w:color="auto"/>
                <w:bottom w:val="none" w:sz="0" w:space="0" w:color="auto"/>
                <w:right w:val="none" w:sz="0" w:space="0" w:color="auto"/>
              </w:divBdr>
            </w:div>
            <w:div w:id="269821777">
              <w:marLeft w:val="0"/>
              <w:marRight w:val="0"/>
              <w:marTop w:val="0"/>
              <w:marBottom w:val="0"/>
              <w:divBdr>
                <w:top w:val="none" w:sz="0" w:space="0" w:color="auto"/>
                <w:left w:val="none" w:sz="0" w:space="0" w:color="auto"/>
                <w:bottom w:val="none" w:sz="0" w:space="0" w:color="auto"/>
                <w:right w:val="none" w:sz="0" w:space="0" w:color="auto"/>
              </w:divBdr>
            </w:div>
            <w:div w:id="1686319726">
              <w:marLeft w:val="0"/>
              <w:marRight w:val="0"/>
              <w:marTop w:val="0"/>
              <w:marBottom w:val="0"/>
              <w:divBdr>
                <w:top w:val="none" w:sz="0" w:space="0" w:color="auto"/>
                <w:left w:val="none" w:sz="0" w:space="0" w:color="auto"/>
                <w:bottom w:val="none" w:sz="0" w:space="0" w:color="auto"/>
                <w:right w:val="none" w:sz="0" w:space="0" w:color="auto"/>
              </w:divBdr>
            </w:div>
            <w:div w:id="1023214996">
              <w:marLeft w:val="0"/>
              <w:marRight w:val="0"/>
              <w:marTop w:val="0"/>
              <w:marBottom w:val="0"/>
              <w:divBdr>
                <w:top w:val="none" w:sz="0" w:space="0" w:color="auto"/>
                <w:left w:val="none" w:sz="0" w:space="0" w:color="auto"/>
                <w:bottom w:val="none" w:sz="0" w:space="0" w:color="auto"/>
                <w:right w:val="none" w:sz="0" w:space="0" w:color="auto"/>
              </w:divBdr>
            </w:div>
            <w:div w:id="366028383">
              <w:marLeft w:val="0"/>
              <w:marRight w:val="0"/>
              <w:marTop w:val="0"/>
              <w:marBottom w:val="0"/>
              <w:divBdr>
                <w:top w:val="none" w:sz="0" w:space="0" w:color="auto"/>
                <w:left w:val="none" w:sz="0" w:space="0" w:color="auto"/>
                <w:bottom w:val="none" w:sz="0" w:space="0" w:color="auto"/>
                <w:right w:val="none" w:sz="0" w:space="0" w:color="auto"/>
              </w:divBdr>
            </w:div>
            <w:div w:id="346753536">
              <w:marLeft w:val="0"/>
              <w:marRight w:val="0"/>
              <w:marTop w:val="0"/>
              <w:marBottom w:val="0"/>
              <w:divBdr>
                <w:top w:val="none" w:sz="0" w:space="0" w:color="auto"/>
                <w:left w:val="none" w:sz="0" w:space="0" w:color="auto"/>
                <w:bottom w:val="none" w:sz="0" w:space="0" w:color="auto"/>
                <w:right w:val="none" w:sz="0" w:space="0" w:color="auto"/>
              </w:divBdr>
            </w:div>
            <w:div w:id="657729886">
              <w:marLeft w:val="0"/>
              <w:marRight w:val="0"/>
              <w:marTop w:val="0"/>
              <w:marBottom w:val="0"/>
              <w:divBdr>
                <w:top w:val="none" w:sz="0" w:space="0" w:color="auto"/>
                <w:left w:val="none" w:sz="0" w:space="0" w:color="auto"/>
                <w:bottom w:val="none" w:sz="0" w:space="0" w:color="auto"/>
                <w:right w:val="none" w:sz="0" w:space="0" w:color="auto"/>
              </w:divBdr>
            </w:div>
            <w:div w:id="456533912">
              <w:marLeft w:val="0"/>
              <w:marRight w:val="0"/>
              <w:marTop w:val="0"/>
              <w:marBottom w:val="0"/>
              <w:divBdr>
                <w:top w:val="none" w:sz="0" w:space="0" w:color="auto"/>
                <w:left w:val="none" w:sz="0" w:space="0" w:color="auto"/>
                <w:bottom w:val="none" w:sz="0" w:space="0" w:color="auto"/>
                <w:right w:val="none" w:sz="0" w:space="0" w:color="auto"/>
              </w:divBdr>
            </w:div>
            <w:div w:id="1938631873">
              <w:marLeft w:val="0"/>
              <w:marRight w:val="0"/>
              <w:marTop w:val="0"/>
              <w:marBottom w:val="0"/>
              <w:divBdr>
                <w:top w:val="none" w:sz="0" w:space="0" w:color="auto"/>
                <w:left w:val="none" w:sz="0" w:space="0" w:color="auto"/>
                <w:bottom w:val="none" w:sz="0" w:space="0" w:color="auto"/>
                <w:right w:val="none" w:sz="0" w:space="0" w:color="auto"/>
              </w:divBdr>
            </w:div>
            <w:div w:id="262108005">
              <w:marLeft w:val="0"/>
              <w:marRight w:val="0"/>
              <w:marTop w:val="0"/>
              <w:marBottom w:val="0"/>
              <w:divBdr>
                <w:top w:val="none" w:sz="0" w:space="0" w:color="auto"/>
                <w:left w:val="none" w:sz="0" w:space="0" w:color="auto"/>
                <w:bottom w:val="none" w:sz="0" w:space="0" w:color="auto"/>
                <w:right w:val="none" w:sz="0" w:space="0" w:color="auto"/>
              </w:divBdr>
            </w:div>
            <w:div w:id="641161219">
              <w:marLeft w:val="0"/>
              <w:marRight w:val="0"/>
              <w:marTop w:val="0"/>
              <w:marBottom w:val="0"/>
              <w:divBdr>
                <w:top w:val="none" w:sz="0" w:space="0" w:color="auto"/>
                <w:left w:val="none" w:sz="0" w:space="0" w:color="auto"/>
                <w:bottom w:val="none" w:sz="0" w:space="0" w:color="auto"/>
                <w:right w:val="none" w:sz="0" w:space="0" w:color="auto"/>
              </w:divBdr>
            </w:div>
            <w:div w:id="331875345">
              <w:marLeft w:val="0"/>
              <w:marRight w:val="0"/>
              <w:marTop w:val="0"/>
              <w:marBottom w:val="0"/>
              <w:divBdr>
                <w:top w:val="none" w:sz="0" w:space="0" w:color="auto"/>
                <w:left w:val="none" w:sz="0" w:space="0" w:color="auto"/>
                <w:bottom w:val="none" w:sz="0" w:space="0" w:color="auto"/>
                <w:right w:val="none" w:sz="0" w:space="0" w:color="auto"/>
              </w:divBdr>
            </w:div>
            <w:div w:id="2051495989">
              <w:marLeft w:val="0"/>
              <w:marRight w:val="0"/>
              <w:marTop w:val="0"/>
              <w:marBottom w:val="0"/>
              <w:divBdr>
                <w:top w:val="none" w:sz="0" w:space="0" w:color="auto"/>
                <w:left w:val="none" w:sz="0" w:space="0" w:color="auto"/>
                <w:bottom w:val="none" w:sz="0" w:space="0" w:color="auto"/>
                <w:right w:val="none" w:sz="0" w:space="0" w:color="auto"/>
              </w:divBdr>
            </w:div>
            <w:div w:id="102919621">
              <w:marLeft w:val="0"/>
              <w:marRight w:val="0"/>
              <w:marTop w:val="0"/>
              <w:marBottom w:val="0"/>
              <w:divBdr>
                <w:top w:val="none" w:sz="0" w:space="0" w:color="auto"/>
                <w:left w:val="none" w:sz="0" w:space="0" w:color="auto"/>
                <w:bottom w:val="none" w:sz="0" w:space="0" w:color="auto"/>
                <w:right w:val="none" w:sz="0" w:space="0" w:color="auto"/>
              </w:divBdr>
            </w:div>
            <w:div w:id="1475441936">
              <w:marLeft w:val="0"/>
              <w:marRight w:val="0"/>
              <w:marTop w:val="0"/>
              <w:marBottom w:val="0"/>
              <w:divBdr>
                <w:top w:val="none" w:sz="0" w:space="0" w:color="auto"/>
                <w:left w:val="none" w:sz="0" w:space="0" w:color="auto"/>
                <w:bottom w:val="none" w:sz="0" w:space="0" w:color="auto"/>
                <w:right w:val="none" w:sz="0" w:space="0" w:color="auto"/>
              </w:divBdr>
            </w:div>
            <w:div w:id="324747254">
              <w:marLeft w:val="0"/>
              <w:marRight w:val="0"/>
              <w:marTop w:val="0"/>
              <w:marBottom w:val="0"/>
              <w:divBdr>
                <w:top w:val="none" w:sz="0" w:space="0" w:color="auto"/>
                <w:left w:val="none" w:sz="0" w:space="0" w:color="auto"/>
                <w:bottom w:val="none" w:sz="0" w:space="0" w:color="auto"/>
                <w:right w:val="none" w:sz="0" w:space="0" w:color="auto"/>
              </w:divBdr>
            </w:div>
            <w:div w:id="1387486962">
              <w:marLeft w:val="0"/>
              <w:marRight w:val="0"/>
              <w:marTop w:val="0"/>
              <w:marBottom w:val="0"/>
              <w:divBdr>
                <w:top w:val="none" w:sz="0" w:space="0" w:color="auto"/>
                <w:left w:val="none" w:sz="0" w:space="0" w:color="auto"/>
                <w:bottom w:val="none" w:sz="0" w:space="0" w:color="auto"/>
                <w:right w:val="none" w:sz="0" w:space="0" w:color="auto"/>
              </w:divBdr>
            </w:div>
            <w:div w:id="347604250">
              <w:marLeft w:val="0"/>
              <w:marRight w:val="0"/>
              <w:marTop w:val="0"/>
              <w:marBottom w:val="0"/>
              <w:divBdr>
                <w:top w:val="none" w:sz="0" w:space="0" w:color="auto"/>
                <w:left w:val="none" w:sz="0" w:space="0" w:color="auto"/>
                <w:bottom w:val="none" w:sz="0" w:space="0" w:color="auto"/>
                <w:right w:val="none" w:sz="0" w:space="0" w:color="auto"/>
              </w:divBdr>
            </w:div>
            <w:div w:id="1164248554">
              <w:marLeft w:val="0"/>
              <w:marRight w:val="0"/>
              <w:marTop w:val="0"/>
              <w:marBottom w:val="0"/>
              <w:divBdr>
                <w:top w:val="none" w:sz="0" w:space="0" w:color="auto"/>
                <w:left w:val="none" w:sz="0" w:space="0" w:color="auto"/>
                <w:bottom w:val="none" w:sz="0" w:space="0" w:color="auto"/>
                <w:right w:val="none" w:sz="0" w:space="0" w:color="auto"/>
              </w:divBdr>
            </w:div>
            <w:div w:id="2026711236">
              <w:marLeft w:val="0"/>
              <w:marRight w:val="0"/>
              <w:marTop w:val="0"/>
              <w:marBottom w:val="0"/>
              <w:divBdr>
                <w:top w:val="none" w:sz="0" w:space="0" w:color="auto"/>
                <w:left w:val="none" w:sz="0" w:space="0" w:color="auto"/>
                <w:bottom w:val="none" w:sz="0" w:space="0" w:color="auto"/>
                <w:right w:val="none" w:sz="0" w:space="0" w:color="auto"/>
              </w:divBdr>
            </w:div>
            <w:div w:id="1906841215">
              <w:marLeft w:val="0"/>
              <w:marRight w:val="0"/>
              <w:marTop w:val="0"/>
              <w:marBottom w:val="0"/>
              <w:divBdr>
                <w:top w:val="none" w:sz="0" w:space="0" w:color="auto"/>
                <w:left w:val="none" w:sz="0" w:space="0" w:color="auto"/>
                <w:bottom w:val="none" w:sz="0" w:space="0" w:color="auto"/>
                <w:right w:val="none" w:sz="0" w:space="0" w:color="auto"/>
              </w:divBdr>
            </w:div>
            <w:div w:id="186066902">
              <w:marLeft w:val="0"/>
              <w:marRight w:val="0"/>
              <w:marTop w:val="0"/>
              <w:marBottom w:val="0"/>
              <w:divBdr>
                <w:top w:val="none" w:sz="0" w:space="0" w:color="auto"/>
                <w:left w:val="none" w:sz="0" w:space="0" w:color="auto"/>
                <w:bottom w:val="none" w:sz="0" w:space="0" w:color="auto"/>
                <w:right w:val="none" w:sz="0" w:space="0" w:color="auto"/>
              </w:divBdr>
            </w:div>
            <w:div w:id="1366250493">
              <w:marLeft w:val="0"/>
              <w:marRight w:val="0"/>
              <w:marTop w:val="0"/>
              <w:marBottom w:val="0"/>
              <w:divBdr>
                <w:top w:val="none" w:sz="0" w:space="0" w:color="auto"/>
                <w:left w:val="none" w:sz="0" w:space="0" w:color="auto"/>
                <w:bottom w:val="none" w:sz="0" w:space="0" w:color="auto"/>
                <w:right w:val="none" w:sz="0" w:space="0" w:color="auto"/>
              </w:divBdr>
            </w:div>
            <w:div w:id="680277360">
              <w:marLeft w:val="0"/>
              <w:marRight w:val="0"/>
              <w:marTop w:val="0"/>
              <w:marBottom w:val="0"/>
              <w:divBdr>
                <w:top w:val="none" w:sz="0" w:space="0" w:color="auto"/>
                <w:left w:val="none" w:sz="0" w:space="0" w:color="auto"/>
                <w:bottom w:val="none" w:sz="0" w:space="0" w:color="auto"/>
                <w:right w:val="none" w:sz="0" w:space="0" w:color="auto"/>
              </w:divBdr>
            </w:div>
            <w:div w:id="664162667">
              <w:marLeft w:val="0"/>
              <w:marRight w:val="0"/>
              <w:marTop w:val="0"/>
              <w:marBottom w:val="0"/>
              <w:divBdr>
                <w:top w:val="none" w:sz="0" w:space="0" w:color="auto"/>
                <w:left w:val="none" w:sz="0" w:space="0" w:color="auto"/>
                <w:bottom w:val="none" w:sz="0" w:space="0" w:color="auto"/>
                <w:right w:val="none" w:sz="0" w:space="0" w:color="auto"/>
              </w:divBdr>
            </w:div>
            <w:div w:id="511072590">
              <w:marLeft w:val="0"/>
              <w:marRight w:val="0"/>
              <w:marTop w:val="0"/>
              <w:marBottom w:val="0"/>
              <w:divBdr>
                <w:top w:val="none" w:sz="0" w:space="0" w:color="auto"/>
                <w:left w:val="none" w:sz="0" w:space="0" w:color="auto"/>
                <w:bottom w:val="none" w:sz="0" w:space="0" w:color="auto"/>
                <w:right w:val="none" w:sz="0" w:space="0" w:color="auto"/>
              </w:divBdr>
            </w:div>
            <w:div w:id="511844065">
              <w:marLeft w:val="0"/>
              <w:marRight w:val="0"/>
              <w:marTop w:val="0"/>
              <w:marBottom w:val="0"/>
              <w:divBdr>
                <w:top w:val="none" w:sz="0" w:space="0" w:color="auto"/>
                <w:left w:val="none" w:sz="0" w:space="0" w:color="auto"/>
                <w:bottom w:val="none" w:sz="0" w:space="0" w:color="auto"/>
                <w:right w:val="none" w:sz="0" w:space="0" w:color="auto"/>
              </w:divBdr>
            </w:div>
            <w:div w:id="637339618">
              <w:marLeft w:val="0"/>
              <w:marRight w:val="0"/>
              <w:marTop w:val="0"/>
              <w:marBottom w:val="0"/>
              <w:divBdr>
                <w:top w:val="none" w:sz="0" w:space="0" w:color="auto"/>
                <w:left w:val="none" w:sz="0" w:space="0" w:color="auto"/>
                <w:bottom w:val="none" w:sz="0" w:space="0" w:color="auto"/>
                <w:right w:val="none" w:sz="0" w:space="0" w:color="auto"/>
              </w:divBdr>
            </w:div>
            <w:div w:id="83841658">
              <w:marLeft w:val="0"/>
              <w:marRight w:val="0"/>
              <w:marTop w:val="0"/>
              <w:marBottom w:val="0"/>
              <w:divBdr>
                <w:top w:val="none" w:sz="0" w:space="0" w:color="auto"/>
                <w:left w:val="none" w:sz="0" w:space="0" w:color="auto"/>
                <w:bottom w:val="none" w:sz="0" w:space="0" w:color="auto"/>
                <w:right w:val="none" w:sz="0" w:space="0" w:color="auto"/>
              </w:divBdr>
            </w:div>
            <w:div w:id="743456598">
              <w:marLeft w:val="0"/>
              <w:marRight w:val="0"/>
              <w:marTop w:val="0"/>
              <w:marBottom w:val="0"/>
              <w:divBdr>
                <w:top w:val="none" w:sz="0" w:space="0" w:color="auto"/>
                <w:left w:val="none" w:sz="0" w:space="0" w:color="auto"/>
                <w:bottom w:val="none" w:sz="0" w:space="0" w:color="auto"/>
                <w:right w:val="none" w:sz="0" w:space="0" w:color="auto"/>
              </w:divBdr>
            </w:div>
            <w:div w:id="1576276342">
              <w:marLeft w:val="0"/>
              <w:marRight w:val="0"/>
              <w:marTop w:val="0"/>
              <w:marBottom w:val="0"/>
              <w:divBdr>
                <w:top w:val="none" w:sz="0" w:space="0" w:color="auto"/>
                <w:left w:val="none" w:sz="0" w:space="0" w:color="auto"/>
                <w:bottom w:val="none" w:sz="0" w:space="0" w:color="auto"/>
                <w:right w:val="none" w:sz="0" w:space="0" w:color="auto"/>
              </w:divBdr>
            </w:div>
            <w:div w:id="1541085280">
              <w:marLeft w:val="0"/>
              <w:marRight w:val="0"/>
              <w:marTop w:val="0"/>
              <w:marBottom w:val="0"/>
              <w:divBdr>
                <w:top w:val="none" w:sz="0" w:space="0" w:color="auto"/>
                <w:left w:val="none" w:sz="0" w:space="0" w:color="auto"/>
                <w:bottom w:val="none" w:sz="0" w:space="0" w:color="auto"/>
                <w:right w:val="none" w:sz="0" w:space="0" w:color="auto"/>
              </w:divBdr>
            </w:div>
            <w:div w:id="913857123">
              <w:marLeft w:val="0"/>
              <w:marRight w:val="0"/>
              <w:marTop w:val="0"/>
              <w:marBottom w:val="0"/>
              <w:divBdr>
                <w:top w:val="none" w:sz="0" w:space="0" w:color="auto"/>
                <w:left w:val="none" w:sz="0" w:space="0" w:color="auto"/>
                <w:bottom w:val="none" w:sz="0" w:space="0" w:color="auto"/>
                <w:right w:val="none" w:sz="0" w:space="0" w:color="auto"/>
              </w:divBdr>
            </w:div>
            <w:div w:id="427507544">
              <w:marLeft w:val="0"/>
              <w:marRight w:val="0"/>
              <w:marTop w:val="0"/>
              <w:marBottom w:val="0"/>
              <w:divBdr>
                <w:top w:val="none" w:sz="0" w:space="0" w:color="auto"/>
                <w:left w:val="none" w:sz="0" w:space="0" w:color="auto"/>
                <w:bottom w:val="none" w:sz="0" w:space="0" w:color="auto"/>
                <w:right w:val="none" w:sz="0" w:space="0" w:color="auto"/>
              </w:divBdr>
            </w:div>
            <w:div w:id="643581092">
              <w:marLeft w:val="0"/>
              <w:marRight w:val="0"/>
              <w:marTop w:val="0"/>
              <w:marBottom w:val="0"/>
              <w:divBdr>
                <w:top w:val="none" w:sz="0" w:space="0" w:color="auto"/>
                <w:left w:val="none" w:sz="0" w:space="0" w:color="auto"/>
                <w:bottom w:val="none" w:sz="0" w:space="0" w:color="auto"/>
                <w:right w:val="none" w:sz="0" w:space="0" w:color="auto"/>
              </w:divBdr>
            </w:div>
            <w:div w:id="1475951307">
              <w:marLeft w:val="0"/>
              <w:marRight w:val="0"/>
              <w:marTop w:val="0"/>
              <w:marBottom w:val="0"/>
              <w:divBdr>
                <w:top w:val="none" w:sz="0" w:space="0" w:color="auto"/>
                <w:left w:val="none" w:sz="0" w:space="0" w:color="auto"/>
                <w:bottom w:val="none" w:sz="0" w:space="0" w:color="auto"/>
                <w:right w:val="none" w:sz="0" w:space="0" w:color="auto"/>
              </w:divBdr>
            </w:div>
            <w:div w:id="271740934">
              <w:marLeft w:val="0"/>
              <w:marRight w:val="0"/>
              <w:marTop w:val="0"/>
              <w:marBottom w:val="0"/>
              <w:divBdr>
                <w:top w:val="none" w:sz="0" w:space="0" w:color="auto"/>
                <w:left w:val="none" w:sz="0" w:space="0" w:color="auto"/>
                <w:bottom w:val="none" w:sz="0" w:space="0" w:color="auto"/>
                <w:right w:val="none" w:sz="0" w:space="0" w:color="auto"/>
              </w:divBdr>
            </w:div>
            <w:div w:id="12752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69500">
      <w:bodyDiv w:val="1"/>
      <w:marLeft w:val="0"/>
      <w:marRight w:val="0"/>
      <w:marTop w:val="0"/>
      <w:marBottom w:val="0"/>
      <w:divBdr>
        <w:top w:val="none" w:sz="0" w:space="0" w:color="auto"/>
        <w:left w:val="none" w:sz="0" w:space="0" w:color="auto"/>
        <w:bottom w:val="none" w:sz="0" w:space="0" w:color="auto"/>
        <w:right w:val="none" w:sz="0" w:space="0" w:color="auto"/>
      </w:divBdr>
    </w:div>
    <w:div w:id="825243192">
      <w:bodyDiv w:val="1"/>
      <w:marLeft w:val="0"/>
      <w:marRight w:val="0"/>
      <w:marTop w:val="0"/>
      <w:marBottom w:val="0"/>
      <w:divBdr>
        <w:top w:val="none" w:sz="0" w:space="0" w:color="auto"/>
        <w:left w:val="none" w:sz="0" w:space="0" w:color="auto"/>
        <w:bottom w:val="none" w:sz="0" w:space="0" w:color="auto"/>
        <w:right w:val="none" w:sz="0" w:space="0" w:color="auto"/>
      </w:divBdr>
    </w:div>
    <w:div w:id="833300362">
      <w:bodyDiv w:val="1"/>
      <w:marLeft w:val="0"/>
      <w:marRight w:val="0"/>
      <w:marTop w:val="0"/>
      <w:marBottom w:val="0"/>
      <w:divBdr>
        <w:top w:val="none" w:sz="0" w:space="0" w:color="auto"/>
        <w:left w:val="none" w:sz="0" w:space="0" w:color="auto"/>
        <w:bottom w:val="none" w:sz="0" w:space="0" w:color="auto"/>
        <w:right w:val="none" w:sz="0" w:space="0" w:color="auto"/>
      </w:divBdr>
      <w:divsChild>
        <w:div w:id="1544974338">
          <w:marLeft w:val="0"/>
          <w:marRight w:val="0"/>
          <w:marTop w:val="0"/>
          <w:marBottom w:val="0"/>
          <w:divBdr>
            <w:top w:val="none" w:sz="0" w:space="0" w:color="auto"/>
            <w:left w:val="none" w:sz="0" w:space="0" w:color="auto"/>
            <w:bottom w:val="none" w:sz="0" w:space="0" w:color="auto"/>
            <w:right w:val="none" w:sz="0" w:space="0" w:color="auto"/>
          </w:divBdr>
          <w:divsChild>
            <w:div w:id="2059010542">
              <w:marLeft w:val="0"/>
              <w:marRight w:val="0"/>
              <w:marTop w:val="0"/>
              <w:marBottom w:val="0"/>
              <w:divBdr>
                <w:top w:val="none" w:sz="0" w:space="0" w:color="auto"/>
                <w:left w:val="none" w:sz="0" w:space="0" w:color="auto"/>
                <w:bottom w:val="none" w:sz="0" w:space="0" w:color="auto"/>
                <w:right w:val="none" w:sz="0" w:space="0" w:color="auto"/>
              </w:divBdr>
            </w:div>
            <w:div w:id="6639754">
              <w:marLeft w:val="0"/>
              <w:marRight w:val="0"/>
              <w:marTop w:val="0"/>
              <w:marBottom w:val="0"/>
              <w:divBdr>
                <w:top w:val="none" w:sz="0" w:space="0" w:color="auto"/>
                <w:left w:val="none" w:sz="0" w:space="0" w:color="auto"/>
                <w:bottom w:val="none" w:sz="0" w:space="0" w:color="auto"/>
                <w:right w:val="none" w:sz="0" w:space="0" w:color="auto"/>
              </w:divBdr>
            </w:div>
            <w:div w:id="1567181884">
              <w:marLeft w:val="0"/>
              <w:marRight w:val="0"/>
              <w:marTop w:val="0"/>
              <w:marBottom w:val="0"/>
              <w:divBdr>
                <w:top w:val="none" w:sz="0" w:space="0" w:color="auto"/>
                <w:left w:val="none" w:sz="0" w:space="0" w:color="auto"/>
                <w:bottom w:val="none" w:sz="0" w:space="0" w:color="auto"/>
                <w:right w:val="none" w:sz="0" w:space="0" w:color="auto"/>
              </w:divBdr>
            </w:div>
            <w:div w:id="736132135">
              <w:marLeft w:val="0"/>
              <w:marRight w:val="0"/>
              <w:marTop w:val="0"/>
              <w:marBottom w:val="0"/>
              <w:divBdr>
                <w:top w:val="none" w:sz="0" w:space="0" w:color="auto"/>
                <w:left w:val="none" w:sz="0" w:space="0" w:color="auto"/>
                <w:bottom w:val="none" w:sz="0" w:space="0" w:color="auto"/>
                <w:right w:val="none" w:sz="0" w:space="0" w:color="auto"/>
              </w:divBdr>
            </w:div>
            <w:div w:id="168258943">
              <w:marLeft w:val="0"/>
              <w:marRight w:val="0"/>
              <w:marTop w:val="0"/>
              <w:marBottom w:val="0"/>
              <w:divBdr>
                <w:top w:val="none" w:sz="0" w:space="0" w:color="auto"/>
                <w:left w:val="none" w:sz="0" w:space="0" w:color="auto"/>
                <w:bottom w:val="none" w:sz="0" w:space="0" w:color="auto"/>
                <w:right w:val="none" w:sz="0" w:space="0" w:color="auto"/>
              </w:divBdr>
            </w:div>
            <w:div w:id="1118377581">
              <w:marLeft w:val="0"/>
              <w:marRight w:val="0"/>
              <w:marTop w:val="0"/>
              <w:marBottom w:val="0"/>
              <w:divBdr>
                <w:top w:val="none" w:sz="0" w:space="0" w:color="auto"/>
                <w:left w:val="none" w:sz="0" w:space="0" w:color="auto"/>
                <w:bottom w:val="none" w:sz="0" w:space="0" w:color="auto"/>
                <w:right w:val="none" w:sz="0" w:space="0" w:color="auto"/>
              </w:divBdr>
            </w:div>
            <w:div w:id="1660383311">
              <w:marLeft w:val="0"/>
              <w:marRight w:val="0"/>
              <w:marTop w:val="0"/>
              <w:marBottom w:val="0"/>
              <w:divBdr>
                <w:top w:val="none" w:sz="0" w:space="0" w:color="auto"/>
                <w:left w:val="none" w:sz="0" w:space="0" w:color="auto"/>
                <w:bottom w:val="none" w:sz="0" w:space="0" w:color="auto"/>
                <w:right w:val="none" w:sz="0" w:space="0" w:color="auto"/>
              </w:divBdr>
            </w:div>
            <w:div w:id="689530324">
              <w:marLeft w:val="0"/>
              <w:marRight w:val="0"/>
              <w:marTop w:val="0"/>
              <w:marBottom w:val="0"/>
              <w:divBdr>
                <w:top w:val="none" w:sz="0" w:space="0" w:color="auto"/>
                <w:left w:val="none" w:sz="0" w:space="0" w:color="auto"/>
                <w:bottom w:val="none" w:sz="0" w:space="0" w:color="auto"/>
                <w:right w:val="none" w:sz="0" w:space="0" w:color="auto"/>
              </w:divBdr>
            </w:div>
            <w:div w:id="704410823">
              <w:marLeft w:val="0"/>
              <w:marRight w:val="0"/>
              <w:marTop w:val="0"/>
              <w:marBottom w:val="0"/>
              <w:divBdr>
                <w:top w:val="none" w:sz="0" w:space="0" w:color="auto"/>
                <w:left w:val="none" w:sz="0" w:space="0" w:color="auto"/>
                <w:bottom w:val="none" w:sz="0" w:space="0" w:color="auto"/>
                <w:right w:val="none" w:sz="0" w:space="0" w:color="auto"/>
              </w:divBdr>
            </w:div>
            <w:div w:id="549076160">
              <w:marLeft w:val="0"/>
              <w:marRight w:val="0"/>
              <w:marTop w:val="0"/>
              <w:marBottom w:val="0"/>
              <w:divBdr>
                <w:top w:val="none" w:sz="0" w:space="0" w:color="auto"/>
                <w:left w:val="none" w:sz="0" w:space="0" w:color="auto"/>
                <w:bottom w:val="none" w:sz="0" w:space="0" w:color="auto"/>
                <w:right w:val="none" w:sz="0" w:space="0" w:color="auto"/>
              </w:divBdr>
            </w:div>
            <w:div w:id="740561912">
              <w:marLeft w:val="0"/>
              <w:marRight w:val="0"/>
              <w:marTop w:val="0"/>
              <w:marBottom w:val="0"/>
              <w:divBdr>
                <w:top w:val="none" w:sz="0" w:space="0" w:color="auto"/>
                <w:left w:val="none" w:sz="0" w:space="0" w:color="auto"/>
                <w:bottom w:val="none" w:sz="0" w:space="0" w:color="auto"/>
                <w:right w:val="none" w:sz="0" w:space="0" w:color="auto"/>
              </w:divBdr>
            </w:div>
            <w:div w:id="649557614">
              <w:marLeft w:val="0"/>
              <w:marRight w:val="0"/>
              <w:marTop w:val="0"/>
              <w:marBottom w:val="0"/>
              <w:divBdr>
                <w:top w:val="none" w:sz="0" w:space="0" w:color="auto"/>
                <w:left w:val="none" w:sz="0" w:space="0" w:color="auto"/>
                <w:bottom w:val="none" w:sz="0" w:space="0" w:color="auto"/>
                <w:right w:val="none" w:sz="0" w:space="0" w:color="auto"/>
              </w:divBdr>
            </w:div>
            <w:div w:id="228272181">
              <w:marLeft w:val="0"/>
              <w:marRight w:val="0"/>
              <w:marTop w:val="0"/>
              <w:marBottom w:val="0"/>
              <w:divBdr>
                <w:top w:val="none" w:sz="0" w:space="0" w:color="auto"/>
                <w:left w:val="none" w:sz="0" w:space="0" w:color="auto"/>
                <w:bottom w:val="none" w:sz="0" w:space="0" w:color="auto"/>
                <w:right w:val="none" w:sz="0" w:space="0" w:color="auto"/>
              </w:divBdr>
            </w:div>
            <w:div w:id="153449297">
              <w:marLeft w:val="0"/>
              <w:marRight w:val="0"/>
              <w:marTop w:val="0"/>
              <w:marBottom w:val="0"/>
              <w:divBdr>
                <w:top w:val="none" w:sz="0" w:space="0" w:color="auto"/>
                <w:left w:val="none" w:sz="0" w:space="0" w:color="auto"/>
                <w:bottom w:val="none" w:sz="0" w:space="0" w:color="auto"/>
                <w:right w:val="none" w:sz="0" w:space="0" w:color="auto"/>
              </w:divBdr>
            </w:div>
            <w:div w:id="126968978">
              <w:marLeft w:val="0"/>
              <w:marRight w:val="0"/>
              <w:marTop w:val="0"/>
              <w:marBottom w:val="0"/>
              <w:divBdr>
                <w:top w:val="none" w:sz="0" w:space="0" w:color="auto"/>
                <w:left w:val="none" w:sz="0" w:space="0" w:color="auto"/>
                <w:bottom w:val="none" w:sz="0" w:space="0" w:color="auto"/>
                <w:right w:val="none" w:sz="0" w:space="0" w:color="auto"/>
              </w:divBdr>
            </w:div>
            <w:div w:id="1605841423">
              <w:marLeft w:val="0"/>
              <w:marRight w:val="0"/>
              <w:marTop w:val="0"/>
              <w:marBottom w:val="0"/>
              <w:divBdr>
                <w:top w:val="none" w:sz="0" w:space="0" w:color="auto"/>
                <w:left w:val="none" w:sz="0" w:space="0" w:color="auto"/>
                <w:bottom w:val="none" w:sz="0" w:space="0" w:color="auto"/>
                <w:right w:val="none" w:sz="0" w:space="0" w:color="auto"/>
              </w:divBdr>
            </w:div>
            <w:div w:id="61489422">
              <w:marLeft w:val="0"/>
              <w:marRight w:val="0"/>
              <w:marTop w:val="0"/>
              <w:marBottom w:val="0"/>
              <w:divBdr>
                <w:top w:val="none" w:sz="0" w:space="0" w:color="auto"/>
                <w:left w:val="none" w:sz="0" w:space="0" w:color="auto"/>
                <w:bottom w:val="none" w:sz="0" w:space="0" w:color="auto"/>
                <w:right w:val="none" w:sz="0" w:space="0" w:color="auto"/>
              </w:divBdr>
            </w:div>
            <w:div w:id="1293634117">
              <w:marLeft w:val="0"/>
              <w:marRight w:val="0"/>
              <w:marTop w:val="0"/>
              <w:marBottom w:val="0"/>
              <w:divBdr>
                <w:top w:val="none" w:sz="0" w:space="0" w:color="auto"/>
                <w:left w:val="none" w:sz="0" w:space="0" w:color="auto"/>
                <w:bottom w:val="none" w:sz="0" w:space="0" w:color="auto"/>
                <w:right w:val="none" w:sz="0" w:space="0" w:color="auto"/>
              </w:divBdr>
            </w:div>
            <w:div w:id="1769617693">
              <w:marLeft w:val="0"/>
              <w:marRight w:val="0"/>
              <w:marTop w:val="0"/>
              <w:marBottom w:val="0"/>
              <w:divBdr>
                <w:top w:val="none" w:sz="0" w:space="0" w:color="auto"/>
                <w:left w:val="none" w:sz="0" w:space="0" w:color="auto"/>
                <w:bottom w:val="none" w:sz="0" w:space="0" w:color="auto"/>
                <w:right w:val="none" w:sz="0" w:space="0" w:color="auto"/>
              </w:divBdr>
            </w:div>
            <w:div w:id="714699524">
              <w:marLeft w:val="0"/>
              <w:marRight w:val="0"/>
              <w:marTop w:val="0"/>
              <w:marBottom w:val="0"/>
              <w:divBdr>
                <w:top w:val="none" w:sz="0" w:space="0" w:color="auto"/>
                <w:left w:val="none" w:sz="0" w:space="0" w:color="auto"/>
                <w:bottom w:val="none" w:sz="0" w:space="0" w:color="auto"/>
                <w:right w:val="none" w:sz="0" w:space="0" w:color="auto"/>
              </w:divBdr>
            </w:div>
            <w:div w:id="2093504494">
              <w:marLeft w:val="0"/>
              <w:marRight w:val="0"/>
              <w:marTop w:val="0"/>
              <w:marBottom w:val="0"/>
              <w:divBdr>
                <w:top w:val="none" w:sz="0" w:space="0" w:color="auto"/>
                <w:left w:val="none" w:sz="0" w:space="0" w:color="auto"/>
                <w:bottom w:val="none" w:sz="0" w:space="0" w:color="auto"/>
                <w:right w:val="none" w:sz="0" w:space="0" w:color="auto"/>
              </w:divBdr>
            </w:div>
            <w:div w:id="19781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70120">
      <w:bodyDiv w:val="1"/>
      <w:marLeft w:val="0"/>
      <w:marRight w:val="0"/>
      <w:marTop w:val="0"/>
      <w:marBottom w:val="0"/>
      <w:divBdr>
        <w:top w:val="none" w:sz="0" w:space="0" w:color="auto"/>
        <w:left w:val="none" w:sz="0" w:space="0" w:color="auto"/>
        <w:bottom w:val="none" w:sz="0" w:space="0" w:color="auto"/>
        <w:right w:val="none" w:sz="0" w:space="0" w:color="auto"/>
      </w:divBdr>
      <w:divsChild>
        <w:div w:id="975060611">
          <w:marLeft w:val="0"/>
          <w:marRight w:val="0"/>
          <w:marTop w:val="0"/>
          <w:marBottom w:val="0"/>
          <w:divBdr>
            <w:top w:val="none" w:sz="0" w:space="0" w:color="auto"/>
            <w:left w:val="none" w:sz="0" w:space="0" w:color="auto"/>
            <w:bottom w:val="none" w:sz="0" w:space="0" w:color="auto"/>
            <w:right w:val="none" w:sz="0" w:space="0" w:color="auto"/>
          </w:divBdr>
          <w:divsChild>
            <w:div w:id="1942373481">
              <w:marLeft w:val="0"/>
              <w:marRight w:val="0"/>
              <w:marTop w:val="0"/>
              <w:marBottom w:val="0"/>
              <w:divBdr>
                <w:top w:val="none" w:sz="0" w:space="0" w:color="auto"/>
                <w:left w:val="none" w:sz="0" w:space="0" w:color="auto"/>
                <w:bottom w:val="none" w:sz="0" w:space="0" w:color="auto"/>
                <w:right w:val="none" w:sz="0" w:space="0" w:color="auto"/>
              </w:divBdr>
            </w:div>
            <w:div w:id="294140449">
              <w:marLeft w:val="0"/>
              <w:marRight w:val="0"/>
              <w:marTop w:val="0"/>
              <w:marBottom w:val="0"/>
              <w:divBdr>
                <w:top w:val="none" w:sz="0" w:space="0" w:color="auto"/>
                <w:left w:val="none" w:sz="0" w:space="0" w:color="auto"/>
                <w:bottom w:val="none" w:sz="0" w:space="0" w:color="auto"/>
                <w:right w:val="none" w:sz="0" w:space="0" w:color="auto"/>
              </w:divBdr>
            </w:div>
            <w:div w:id="712734926">
              <w:marLeft w:val="0"/>
              <w:marRight w:val="0"/>
              <w:marTop w:val="0"/>
              <w:marBottom w:val="0"/>
              <w:divBdr>
                <w:top w:val="none" w:sz="0" w:space="0" w:color="auto"/>
                <w:left w:val="none" w:sz="0" w:space="0" w:color="auto"/>
                <w:bottom w:val="none" w:sz="0" w:space="0" w:color="auto"/>
                <w:right w:val="none" w:sz="0" w:space="0" w:color="auto"/>
              </w:divBdr>
            </w:div>
            <w:div w:id="875893556">
              <w:marLeft w:val="0"/>
              <w:marRight w:val="0"/>
              <w:marTop w:val="0"/>
              <w:marBottom w:val="0"/>
              <w:divBdr>
                <w:top w:val="none" w:sz="0" w:space="0" w:color="auto"/>
                <w:left w:val="none" w:sz="0" w:space="0" w:color="auto"/>
                <w:bottom w:val="none" w:sz="0" w:space="0" w:color="auto"/>
                <w:right w:val="none" w:sz="0" w:space="0" w:color="auto"/>
              </w:divBdr>
            </w:div>
            <w:div w:id="1257514756">
              <w:marLeft w:val="0"/>
              <w:marRight w:val="0"/>
              <w:marTop w:val="0"/>
              <w:marBottom w:val="0"/>
              <w:divBdr>
                <w:top w:val="none" w:sz="0" w:space="0" w:color="auto"/>
                <w:left w:val="none" w:sz="0" w:space="0" w:color="auto"/>
                <w:bottom w:val="none" w:sz="0" w:space="0" w:color="auto"/>
                <w:right w:val="none" w:sz="0" w:space="0" w:color="auto"/>
              </w:divBdr>
            </w:div>
            <w:div w:id="1364212174">
              <w:marLeft w:val="0"/>
              <w:marRight w:val="0"/>
              <w:marTop w:val="0"/>
              <w:marBottom w:val="0"/>
              <w:divBdr>
                <w:top w:val="none" w:sz="0" w:space="0" w:color="auto"/>
                <w:left w:val="none" w:sz="0" w:space="0" w:color="auto"/>
                <w:bottom w:val="none" w:sz="0" w:space="0" w:color="auto"/>
                <w:right w:val="none" w:sz="0" w:space="0" w:color="auto"/>
              </w:divBdr>
            </w:div>
            <w:div w:id="888418764">
              <w:marLeft w:val="0"/>
              <w:marRight w:val="0"/>
              <w:marTop w:val="0"/>
              <w:marBottom w:val="0"/>
              <w:divBdr>
                <w:top w:val="none" w:sz="0" w:space="0" w:color="auto"/>
                <w:left w:val="none" w:sz="0" w:space="0" w:color="auto"/>
                <w:bottom w:val="none" w:sz="0" w:space="0" w:color="auto"/>
                <w:right w:val="none" w:sz="0" w:space="0" w:color="auto"/>
              </w:divBdr>
            </w:div>
            <w:div w:id="1877429149">
              <w:marLeft w:val="0"/>
              <w:marRight w:val="0"/>
              <w:marTop w:val="0"/>
              <w:marBottom w:val="0"/>
              <w:divBdr>
                <w:top w:val="none" w:sz="0" w:space="0" w:color="auto"/>
                <w:left w:val="none" w:sz="0" w:space="0" w:color="auto"/>
                <w:bottom w:val="none" w:sz="0" w:space="0" w:color="auto"/>
                <w:right w:val="none" w:sz="0" w:space="0" w:color="auto"/>
              </w:divBdr>
            </w:div>
            <w:div w:id="1685545910">
              <w:marLeft w:val="0"/>
              <w:marRight w:val="0"/>
              <w:marTop w:val="0"/>
              <w:marBottom w:val="0"/>
              <w:divBdr>
                <w:top w:val="none" w:sz="0" w:space="0" w:color="auto"/>
                <w:left w:val="none" w:sz="0" w:space="0" w:color="auto"/>
                <w:bottom w:val="none" w:sz="0" w:space="0" w:color="auto"/>
                <w:right w:val="none" w:sz="0" w:space="0" w:color="auto"/>
              </w:divBdr>
            </w:div>
            <w:div w:id="1937901919">
              <w:marLeft w:val="0"/>
              <w:marRight w:val="0"/>
              <w:marTop w:val="0"/>
              <w:marBottom w:val="0"/>
              <w:divBdr>
                <w:top w:val="none" w:sz="0" w:space="0" w:color="auto"/>
                <w:left w:val="none" w:sz="0" w:space="0" w:color="auto"/>
                <w:bottom w:val="none" w:sz="0" w:space="0" w:color="auto"/>
                <w:right w:val="none" w:sz="0" w:space="0" w:color="auto"/>
              </w:divBdr>
            </w:div>
            <w:div w:id="246119044">
              <w:marLeft w:val="0"/>
              <w:marRight w:val="0"/>
              <w:marTop w:val="0"/>
              <w:marBottom w:val="0"/>
              <w:divBdr>
                <w:top w:val="none" w:sz="0" w:space="0" w:color="auto"/>
                <w:left w:val="none" w:sz="0" w:space="0" w:color="auto"/>
                <w:bottom w:val="none" w:sz="0" w:space="0" w:color="auto"/>
                <w:right w:val="none" w:sz="0" w:space="0" w:color="auto"/>
              </w:divBdr>
            </w:div>
            <w:div w:id="965237668">
              <w:marLeft w:val="0"/>
              <w:marRight w:val="0"/>
              <w:marTop w:val="0"/>
              <w:marBottom w:val="0"/>
              <w:divBdr>
                <w:top w:val="none" w:sz="0" w:space="0" w:color="auto"/>
                <w:left w:val="none" w:sz="0" w:space="0" w:color="auto"/>
                <w:bottom w:val="none" w:sz="0" w:space="0" w:color="auto"/>
                <w:right w:val="none" w:sz="0" w:space="0" w:color="auto"/>
              </w:divBdr>
            </w:div>
            <w:div w:id="1057584407">
              <w:marLeft w:val="0"/>
              <w:marRight w:val="0"/>
              <w:marTop w:val="0"/>
              <w:marBottom w:val="0"/>
              <w:divBdr>
                <w:top w:val="none" w:sz="0" w:space="0" w:color="auto"/>
                <w:left w:val="none" w:sz="0" w:space="0" w:color="auto"/>
                <w:bottom w:val="none" w:sz="0" w:space="0" w:color="auto"/>
                <w:right w:val="none" w:sz="0" w:space="0" w:color="auto"/>
              </w:divBdr>
            </w:div>
            <w:div w:id="750195807">
              <w:marLeft w:val="0"/>
              <w:marRight w:val="0"/>
              <w:marTop w:val="0"/>
              <w:marBottom w:val="0"/>
              <w:divBdr>
                <w:top w:val="none" w:sz="0" w:space="0" w:color="auto"/>
                <w:left w:val="none" w:sz="0" w:space="0" w:color="auto"/>
                <w:bottom w:val="none" w:sz="0" w:space="0" w:color="auto"/>
                <w:right w:val="none" w:sz="0" w:space="0" w:color="auto"/>
              </w:divBdr>
            </w:div>
            <w:div w:id="129827297">
              <w:marLeft w:val="0"/>
              <w:marRight w:val="0"/>
              <w:marTop w:val="0"/>
              <w:marBottom w:val="0"/>
              <w:divBdr>
                <w:top w:val="none" w:sz="0" w:space="0" w:color="auto"/>
                <w:left w:val="none" w:sz="0" w:space="0" w:color="auto"/>
                <w:bottom w:val="none" w:sz="0" w:space="0" w:color="auto"/>
                <w:right w:val="none" w:sz="0" w:space="0" w:color="auto"/>
              </w:divBdr>
            </w:div>
            <w:div w:id="641925629">
              <w:marLeft w:val="0"/>
              <w:marRight w:val="0"/>
              <w:marTop w:val="0"/>
              <w:marBottom w:val="0"/>
              <w:divBdr>
                <w:top w:val="none" w:sz="0" w:space="0" w:color="auto"/>
                <w:left w:val="none" w:sz="0" w:space="0" w:color="auto"/>
                <w:bottom w:val="none" w:sz="0" w:space="0" w:color="auto"/>
                <w:right w:val="none" w:sz="0" w:space="0" w:color="auto"/>
              </w:divBdr>
            </w:div>
            <w:div w:id="1343362487">
              <w:marLeft w:val="0"/>
              <w:marRight w:val="0"/>
              <w:marTop w:val="0"/>
              <w:marBottom w:val="0"/>
              <w:divBdr>
                <w:top w:val="none" w:sz="0" w:space="0" w:color="auto"/>
                <w:left w:val="none" w:sz="0" w:space="0" w:color="auto"/>
                <w:bottom w:val="none" w:sz="0" w:space="0" w:color="auto"/>
                <w:right w:val="none" w:sz="0" w:space="0" w:color="auto"/>
              </w:divBdr>
            </w:div>
            <w:div w:id="291520212">
              <w:marLeft w:val="0"/>
              <w:marRight w:val="0"/>
              <w:marTop w:val="0"/>
              <w:marBottom w:val="0"/>
              <w:divBdr>
                <w:top w:val="none" w:sz="0" w:space="0" w:color="auto"/>
                <w:left w:val="none" w:sz="0" w:space="0" w:color="auto"/>
                <w:bottom w:val="none" w:sz="0" w:space="0" w:color="auto"/>
                <w:right w:val="none" w:sz="0" w:space="0" w:color="auto"/>
              </w:divBdr>
            </w:div>
            <w:div w:id="1739787419">
              <w:marLeft w:val="0"/>
              <w:marRight w:val="0"/>
              <w:marTop w:val="0"/>
              <w:marBottom w:val="0"/>
              <w:divBdr>
                <w:top w:val="none" w:sz="0" w:space="0" w:color="auto"/>
                <w:left w:val="none" w:sz="0" w:space="0" w:color="auto"/>
                <w:bottom w:val="none" w:sz="0" w:space="0" w:color="auto"/>
                <w:right w:val="none" w:sz="0" w:space="0" w:color="auto"/>
              </w:divBdr>
            </w:div>
            <w:div w:id="315575328">
              <w:marLeft w:val="0"/>
              <w:marRight w:val="0"/>
              <w:marTop w:val="0"/>
              <w:marBottom w:val="0"/>
              <w:divBdr>
                <w:top w:val="none" w:sz="0" w:space="0" w:color="auto"/>
                <w:left w:val="none" w:sz="0" w:space="0" w:color="auto"/>
                <w:bottom w:val="none" w:sz="0" w:space="0" w:color="auto"/>
                <w:right w:val="none" w:sz="0" w:space="0" w:color="auto"/>
              </w:divBdr>
            </w:div>
            <w:div w:id="1884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0319">
      <w:bodyDiv w:val="1"/>
      <w:marLeft w:val="0"/>
      <w:marRight w:val="0"/>
      <w:marTop w:val="0"/>
      <w:marBottom w:val="0"/>
      <w:divBdr>
        <w:top w:val="none" w:sz="0" w:space="0" w:color="auto"/>
        <w:left w:val="none" w:sz="0" w:space="0" w:color="auto"/>
        <w:bottom w:val="none" w:sz="0" w:space="0" w:color="auto"/>
        <w:right w:val="none" w:sz="0" w:space="0" w:color="auto"/>
      </w:divBdr>
      <w:divsChild>
        <w:div w:id="351688464">
          <w:marLeft w:val="0"/>
          <w:marRight w:val="0"/>
          <w:marTop w:val="0"/>
          <w:marBottom w:val="0"/>
          <w:divBdr>
            <w:top w:val="none" w:sz="0" w:space="0" w:color="auto"/>
            <w:left w:val="none" w:sz="0" w:space="0" w:color="auto"/>
            <w:bottom w:val="none" w:sz="0" w:space="0" w:color="auto"/>
            <w:right w:val="none" w:sz="0" w:space="0" w:color="auto"/>
          </w:divBdr>
          <w:divsChild>
            <w:div w:id="2091927288">
              <w:marLeft w:val="0"/>
              <w:marRight w:val="0"/>
              <w:marTop w:val="0"/>
              <w:marBottom w:val="0"/>
              <w:divBdr>
                <w:top w:val="none" w:sz="0" w:space="0" w:color="auto"/>
                <w:left w:val="none" w:sz="0" w:space="0" w:color="auto"/>
                <w:bottom w:val="none" w:sz="0" w:space="0" w:color="auto"/>
                <w:right w:val="none" w:sz="0" w:space="0" w:color="auto"/>
              </w:divBdr>
            </w:div>
            <w:div w:id="648829341">
              <w:marLeft w:val="0"/>
              <w:marRight w:val="0"/>
              <w:marTop w:val="0"/>
              <w:marBottom w:val="0"/>
              <w:divBdr>
                <w:top w:val="none" w:sz="0" w:space="0" w:color="auto"/>
                <w:left w:val="none" w:sz="0" w:space="0" w:color="auto"/>
                <w:bottom w:val="none" w:sz="0" w:space="0" w:color="auto"/>
                <w:right w:val="none" w:sz="0" w:space="0" w:color="auto"/>
              </w:divBdr>
            </w:div>
            <w:div w:id="58139753">
              <w:marLeft w:val="0"/>
              <w:marRight w:val="0"/>
              <w:marTop w:val="0"/>
              <w:marBottom w:val="0"/>
              <w:divBdr>
                <w:top w:val="none" w:sz="0" w:space="0" w:color="auto"/>
                <w:left w:val="none" w:sz="0" w:space="0" w:color="auto"/>
                <w:bottom w:val="none" w:sz="0" w:space="0" w:color="auto"/>
                <w:right w:val="none" w:sz="0" w:space="0" w:color="auto"/>
              </w:divBdr>
            </w:div>
            <w:div w:id="1716806753">
              <w:marLeft w:val="0"/>
              <w:marRight w:val="0"/>
              <w:marTop w:val="0"/>
              <w:marBottom w:val="0"/>
              <w:divBdr>
                <w:top w:val="none" w:sz="0" w:space="0" w:color="auto"/>
                <w:left w:val="none" w:sz="0" w:space="0" w:color="auto"/>
                <w:bottom w:val="none" w:sz="0" w:space="0" w:color="auto"/>
                <w:right w:val="none" w:sz="0" w:space="0" w:color="auto"/>
              </w:divBdr>
            </w:div>
            <w:div w:id="222523935">
              <w:marLeft w:val="0"/>
              <w:marRight w:val="0"/>
              <w:marTop w:val="0"/>
              <w:marBottom w:val="0"/>
              <w:divBdr>
                <w:top w:val="none" w:sz="0" w:space="0" w:color="auto"/>
                <w:left w:val="none" w:sz="0" w:space="0" w:color="auto"/>
                <w:bottom w:val="none" w:sz="0" w:space="0" w:color="auto"/>
                <w:right w:val="none" w:sz="0" w:space="0" w:color="auto"/>
              </w:divBdr>
            </w:div>
            <w:div w:id="1100027586">
              <w:marLeft w:val="0"/>
              <w:marRight w:val="0"/>
              <w:marTop w:val="0"/>
              <w:marBottom w:val="0"/>
              <w:divBdr>
                <w:top w:val="none" w:sz="0" w:space="0" w:color="auto"/>
                <w:left w:val="none" w:sz="0" w:space="0" w:color="auto"/>
                <w:bottom w:val="none" w:sz="0" w:space="0" w:color="auto"/>
                <w:right w:val="none" w:sz="0" w:space="0" w:color="auto"/>
              </w:divBdr>
            </w:div>
            <w:div w:id="499853499">
              <w:marLeft w:val="0"/>
              <w:marRight w:val="0"/>
              <w:marTop w:val="0"/>
              <w:marBottom w:val="0"/>
              <w:divBdr>
                <w:top w:val="none" w:sz="0" w:space="0" w:color="auto"/>
                <w:left w:val="none" w:sz="0" w:space="0" w:color="auto"/>
                <w:bottom w:val="none" w:sz="0" w:space="0" w:color="auto"/>
                <w:right w:val="none" w:sz="0" w:space="0" w:color="auto"/>
              </w:divBdr>
            </w:div>
            <w:div w:id="504592799">
              <w:marLeft w:val="0"/>
              <w:marRight w:val="0"/>
              <w:marTop w:val="0"/>
              <w:marBottom w:val="0"/>
              <w:divBdr>
                <w:top w:val="none" w:sz="0" w:space="0" w:color="auto"/>
                <w:left w:val="none" w:sz="0" w:space="0" w:color="auto"/>
                <w:bottom w:val="none" w:sz="0" w:space="0" w:color="auto"/>
                <w:right w:val="none" w:sz="0" w:space="0" w:color="auto"/>
              </w:divBdr>
            </w:div>
            <w:div w:id="1847011843">
              <w:marLeft w:val="0"/>
              <w:marRight w:val="0"/>
              <w:marTop w:val="0"/>
              <w:marBottom w:val="0"/>
              <w:divBdr>
                <w:top w:val="none" w:sz="0" w:space="0" w:color="auto"/>
                <w:left w:val="none" w:sz="0" w:space="0" w:color="auto"/>
                <w:bottom w:val="none" w:sz="0" w:space="0" w:color="auto"/>
                <w:right w:val="none" w:sz="0" w:space="0" w:color="auto"/>
              </w:divBdr>
            </w:div>
            <w:div w:id="1285230216">
              <w:marLeft w:val="0"/>
              <w:marRight w:val="0"/>
              <w:marTop w:val="0"/>
              <w:marBottom w:val="0"/>
              <w:divBdr>
                <w:top w:val="none" w:sz="0" w:space="0" w:color="auto"/>
                <w:left w:val="none" w:sz="0" w:space="0" w:color="auto"/>
                <w:bottom w:val="none" w:sz="0" w:space="0" w:color="auto"/>
                <w:right w:val="none" w:sz="0" w:space="0" w:color="auto"/>
              </w:divBdr>
            </w:div>
            <w:div w:id="197815072">
              <w:marLeft w:val="0"/>
              <w:marRight w:val="0"/>
              <w:marTop w:val="0"/>
              <w:marBottom w:val="0"/>
              <w:divBdr>
                <w:top w:val="none" w:sz="0" w:space="0" w:color="auto"/>
                <w:left w:val="none" w:sz="0" w:space="0" w:color="auto"/>
                <w:bottom w:val="none" w:sz="0" w:space="0" w:color="auto"/>
                <w:right w:val="none" w:sz="0" w:space="0" w:color="auto"/>
              </w:divBdr>
            </w:div>
            <w:div w:id="1561986095">
              <w:marLeft w:val="0"/>
              <w:marRight w:val="0"/>
              <w:marTop w:val="0"/>
              <w:marBottom w:val="0"/>
              <w:divBdr>
                <w:top w:val="none" w:sz="0" w:space="0" w:color="auto"/>
                <w:left w:val="none" w:sz="0" w:space="0" w:color="auto"/>
                <w:bottom w:val="none" w:sz="0" w:space="0" w:color="auto"/>
                <w:right w:val="none" w:sz="0" w:space="0" w:color="auto"/>
              </w:divBdr>
            </w:div>
            <w:div w:id="2057311309">
              <w:marLeft w:val="0"/>
              <w:marRight w:val="0"/>
              <w:marTop w:val="0"/>
              <w:marBottom w:val="0"/>
              <w:divBdr>
                <w:top w:val="none" w:sz="0" w:space="0" w:color="auto"/>
                <w:left w:val="none" w:sz="0" w:space="0" w:color="auto"/>
                <w:bottom w:val="none" w:sz="0" w:space="0" w:color="auto"/>
                <w:right w:val="none" w:sz="0" w:space="0" w:color="auto"/>
              </w:divBdr>
            </w:div>
            <w:div w:id="1848128364">
              <w:marLeft w:val="0"/>
              <w:marRight w:val="0"/>
              <w:marTop w:val="0"/>
              <w:marBottom w:val="0"/>
              <w:divBdr>
                <w:top w:val="none" w:sz="0" w:space="0" w:color="auto"/>
                <w:left w:val="none" w:sz="0" w:space="0" w:color="auto"/>
                <w:bottom w:val="none" w:sz="0" w:space="0" w:color="auto"/>
                <w:right w:val="none" w:sz="0" w:space="0" w:color="auto"/>
              </w:divBdr>
            </w:div>
            <w:div w:id="12301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5583">
      <w:bodyDiv w:val="1"/>
      <w:marLeft w:val="0"/>
      <w:marRight w:val="0"/>
      <w:marTop w:val="0"/>
      <w:marBottom w:val="0"/>
      <w:divBdr>
        <w:top w:val="none" w:sz="0" w:space="0" w:color="auto"/>
        <w:left w:val="none" w:sz="0" w:space="0" w:color="auto"/>
        <w:bottom w:val="none" w:sz="0" w:space="0" w:color="auto"/>
        <w:right w:val="none" w:sz="0" w:space="0" w:color="auto"/>
      </w:divBdr>
    </w:div>
    <w:div w:id="881554986">
      <w:bodyDiv w:val="1"/>
      <w:marLeft w:val="0"/>
      <w:marRight w:val="0"/>
      <w:marTop w:val="0"/>
      <w:marBottom w:val="0"/>
      <w:divBdr>
        <w:top w:val="none" w:sz="0" w:space="0" w:color="auto"/>
        <w:left w:val="none" w:sz="0" w:space="0" w:color="auto"/>
        <w:bottom w:val="none" w:sz="0" w:space="0" w:color="auto"/>
        <w:right w:val="none" w:sz="0" w:space="0" w:color="auto"/>
      </w:divBdr>
    </w:div>
    <w:div w:id="888498913">
      <w:bodyDiv w:val="1"/>
      <w:marLeft w:val="0"/>
      <w:marRight w:val="0"/>
      <w:marTop w:val="0"/>
      <w:marBottom w:val="0"/>
      <w:divBdr>
        <w:top w:val="none" w:sz="0" w:space="0" w:color="auto"/>
        <w:left w:val="none" w:sz="0" w:space="0" w:color="auto"/>
        <w:bottom w:val="none" w:sz="0" w:space="0" w:color="auto"/>
        <w:right w:val="none" w:sz="0" w:space="0" w:color="auto"/>
      </w:divBdr>
    </w:div>
    <w:div w:id="890848713">
      <w:bodyDiv w:val="1"/>
      <w:marLeft w:val="0"/>
      <w:marRight w:val="0"/>
      <w:marTop w:val="0"/>
      <w:marBottom w:val="0"/>
      <w:divBdr>
        <w:top w:val="none" w:sz="0" w:space="0" w:color="auto"/>
        <w:left w:val="none" w:sz="0" w:space="0" w:color="auto"/>
        <w:bottom w:val="none" w:sz="0" w:space="0" w:color="auto"/>
        <w:right w:val="none" w:sz="0" w:space="0" w:color="auto"/>
      </w:divBdr>
    </w:div>
    <w:div w:id="892351488">
      <w:bodyDiv w:val="1"/>
      <w:marLeft w:val="0"/>
      <w:marRight w:val="0"/>
      <w:marTop w:val="0"/>
      <w:marBottom w:val="0"/>
      <w:divBdr>
        <w:top w:val="none" w:sz="0" w:space="0" w:color="auto"/>
        <w:left w:val="none" w:sz="0" w:space="0" w:color="auto"/>
        <w:bottom w:val="none" w:sz="0" w:space="0" w:color="auto"/>
        <w:right w:val="none" w:sz="0" w:space="0" w:color="auto"/>
      </w:divBdr>
    </w:div>
    <w:div w:id="893203901">
      <w:bodyDiv w:val="1"/>
      <w:marLeft w:val="0"/>
      <w:marRight w:val="0"/>
      <w:marTop w:val="0"/>
      <w:marBottom w:val="0"/>
      <w:divBdr>
        <w:top w:val="none" w:sz="0" w:space="0" w:color="auto"/>
        <w:left w:val="none" w:sz="0" w:space="0" w:color="auto"/>
        <w:bottom w:val="none" w:sz="0" w:space="0" w:color="auto"/>
        <w:right w:val="none" w:sz="0" w:space="0" w:color="auto"/>
      </w:divBdr>
      <w:divsChild>
        <w:div w:id="360936187">
          <w:marLeft w:val="0"/>
          <w:marRight w:val="0"/>
          <w:marTop w:val="0"/>
          <w:marBottom w:val="0"/>
          <w:divBdr>
            <w:top w:val="none" w:sz="0" w:space="0" w:color="auto"/>
            <w:left w:val="none" w:sz="0" w:space="0" w:color="auto"/>
            <w:bottom w:val="none" w:sz="0" w:space="0" w:color="auto"/>
            <w:right w:val="none" w:sz="0" w:space="0" w:color="auto"/>
          </w:divBdr>
          <w:divsChild>
            <w:div w:id="137957836">
              <w:marLeft w:val="0"/>
              <w:marRight w:val="0"/>
              <w:marTop w:val="0"/>
              <w:marBottom w:val="0"/>
              <w:divBdr>
                <w:top w:val="none" w:sz="0" w:space="0" w:color="auto"/>
                <w:left w:val="none" w:sz="0" w:space="0" w:color="auto"/>
                <w:bottom w:val="none" w:sz="0" w:space="0" w:color="auto"/>
                <w:right w:val="none" w:sz="0" w:space="0" w:color="auto"/>
              </w:divBdr>
            </w:div>
            <w:div w:id="1437946526">
              <w:marLeft w:val="0"/>
              <w:marRight w:val="0"/>
              <w:marTop w:val="0"/>
              <w:marBottom w:val="0"/>
              <w:divBdr>
                <w:top w:val="none" w:sz="0" w:space="0" w:color="auto"/>
                <w:left w:val="none" w:sz="0" w:space="0" w:color="auto"/>
                <w:bottom w:val="none" w:sz="0" w:space="0" w:color="auto"/>
                <w:right w:val="none" w:sz="0" w:space="0" w:color="auto"/>
              </w:divBdr>
            </w:div>
            <w:div w:id="289554846">
              <w:marLeft w:val="0"/>
              <w:marRight w:val="0"/>
              <w:marTop w:val="0"/>
              <w:marBottom w:val="0"/>
              <w:divBdr>
                <w:top w:val="none" w:sz="0" w:space="0" w:color="auto"/>
                <w:left w:val="none" w:sz="0" w:space="0" w:color="auto"/>
                <w:bottom w:val="none" w:sz="0" w:space="0" w:color="auto"/>
                <w:right w:val="none" w:sz="0" w:space="0" w:color="auto"/>
              </w:divBdr>
            </w:div>
            <w:div w:id="1666664208">
              <w:marLeft w:val="0"/>
              <w:marRight w:val="0"/>
              <w:marTop w:val="0"/>
              <w:marBottom w:val="0"/>
              <w:divBdr>
                <w:top w:val="none" w:sz="0" w:space="0" w:color="auto"/>
                <w:left w:val="none" w:sz="0" w:space="0" w:color="auto"/>
                <w:bottom w:val="none" w:sz="0" w:space="0" w:color="auto"/>
                <w:right w:val="none" w:sz="0" w:space="0" w:color="auto"/>
              </w:divBdr>
            </w:div>
            <w:div w:id="1480228722">
              <w:marLeft w:val="0"/>
              <w:marRight w:val="0"/>
              <w:marTop w:val="0"/>
              <w:marBottom w:val="0"/>
              <w:divBdr>
                <w:top w:val="none" w:sz="0" w:space="0" w:color="auto"/>
                <w:left w:val="none" w:sz="0" w:space="0" w:color="auto"/>
                <w:bottom w:val="none" w:sz="0" w:space="0" w:color="auto"/>
                <w:right w:val="none" w:sz="0" w:space="0" w:color="auto"/>
              </w:divBdr>
            </w:div>
            <w:div w:id="1750079754">
              <w:marLeft w:val="0"/>
              <w:marRight w:val="0"/>
              <w:marTop w:val="0"/>
              <w:marBottom w:val="0"/>
              <w:divBdr>
                <w:top w:val="none" w:sz="0" w:space="0" w:color="auto"/>
                <w:left w:val="none" w:sz="0" w:space="0" w:color="auto"/>
                <w:bottom w:val="none" w:sz="0" w:space="0" w:color="auto"/>
                <w:right w:val="none" w:sz="0" w:space="0" w:color="auto"/>
              </w:divBdr>
            </w:div>
            <w:div w:id="504169997">
              <w:marLeft w:val="0"/>
              <w:marRight w:val="0"/>
              <w:marTop w:val="0"/>
              <w:marBottom w:val="0"/>
              <w:divBdr>
                <w:top w:val="none" w:sz="0" w:space="0" w:color="auto"/>
                <w:left w:val="none" w:sz="0" w:space="0" w:color="auto"/>
                <w:bottom w:val="none" w:sz="0" w:space="0" w:color="auto"/>
                <w:right w:val="none" w:sz="0" w:space="0" w:color="auto"/>
              </w:divBdr>
            </w:div>
            <w:div w:id="718632496">
              <w:marLeft w:val="0"/>
              <w:marRight w:val="0"/>
              <w:marTop w:val="0"/>
              <w:marBottom w:val="0"/>
              <w:divBdr>
                <w:top w:val="none" w:sz="0" w:space="0" w:color="auto"/>
                <w:left w:val="none" w:sz="0" w:space="0" w:color="auto"/>
                <w:bottom w:val="none" w:sz="0" w:space="0" w:color="auto"/>
                <w:right w:val="none" w:sz="0" w:space="0" w:color="auto"/>
              </w:divBdr>
            </w:div>
            <w:div w:id="1080175118">
              <w:marLeft w:val="0"/>
              <w:marRight w:val="0"/>
              <w:marTop w:val="0"/>
              <w:marBottom w:val="0"/>
              <w:divBdr>
                <w:top w:val="none" w:sz="0" w:space="0" w:color="auto"/>
                <w:left w:val="none" w:sz="0" w:space="0" w:color="auto"/>
                <w:bottom w:val="none" w:sz="0" w:space="0" w:color="auto"/>
                <w:right w:val="none" w:sz="0" w:space="0" w:color="auto"/>
              </w:divBdr>
            </w:div>
            <w:div w:id="2060393844">
              <w:marLeft w:val="0"/>
              <w:marRight w:val="0"/>
              <w:marTop w:val="0"/>
              <w:marBottom w:val="0"/>
              <w:divBdr>
                <w:top w:val="none" w:sz="0" w:space="0" w:color="auto"/>
                <w:left w:val="none" w:sz="0" w:space="0" w:color="auto"/>
                <w:bottom w:val="none" w:sz="0" w:space="0" w:color="auto"/>
                <w:right w:val="none" w:sz="0" w:space="0" w:color="auto"/>
              </w:divBdr>
            </w:div>
            <w:div w:id="106243707">
              <w:marLeft w:val="0"/>
              <w:marRight w:val="0"/>
              <w:marTop w:val="0"/>
              <w:marBottom w:val="0"/>
              <w:divBdr>
                <w:top w:val="none" w:sz="0" w:space="0" w:color="auto"/>
                <w:left w:val="none" w:sz="0" w:space="0" w:color="auto"/>
                <w:bottom w:val="none" w:sz="0" w:space="0" w:color="auto"/>
                <w:right w:val="none" w:sz="0" w:space="0" w:color="auto"/>
              </w:divBdr>
            </w:div>
            <w:div w:id="1640841984">
              <w:marLeft w:val="0"/>
              <w:marRight w:val="0"/>
              <w:marTop w:val="0"/>
              <w:marBottom w:val="0"/>
              <w:divBdr>
                <w:top w:val="none" w:sz="0" w:space="0" w:color="auto"/>
                <w:left w:val="none" w:sz="0" w:space="0" w:color="auto"/>
                <w:bottom w:val="none" w:sz="0" w:space="0" w:color="auto"/>
                <w:right w:val="none" w:sz="0" w:space="0" w:color="auto"/>
              </w:divBdr>
            </w:div>
            <w:div w:id="56823203">
              <w:marLeft w:val="0"/>
              <w:marRight w:val="0"/>
              <w:marTop w:val="0"/>
              <w:marBottom w:val="0"/>
              <w:divBdr>
                <w:top w:val="none" w:sz="0" w:space="0" w:color="auto"/>
                <w:left w:val="none" w:sz="0" w:space="0" w:color="auto"/>
                <w:bottom w:val="none" w:sz="0" w:space="0" w:color="auto"/>
                <w:right w:val="none" w:sz="0" w:space="0" w:color="auto"/>
              </w:divBdr>
            </w:div>
            <w:div w:id="543295439">
              <w:marLeft w:val="0"/>
              <w:marRight w:val="0"/>
              <w:marTop w:val="0"/>
              <w:marBottom w:val="0"/>
              <w:divBdr>
                <w:top w:val="none" w:sz="0" w:space="0" w:color="auto"/>
                <w:left w:val="none" w:sz="0" w:space="0" w:color="auto"/>
                <w:bottom w:val="none" w:sz="0" w:space="0" w:color="auto"/>
                <w:right w:val="none" w:sz="0" w:space="0" w:color="auto"/>
              </w:divBdr>
            </w:div>
            <w:div w:id="229922452">
              <w:marLeft w:val="0"/>
              <w:marRight w:val="0"/>
              <w:marTop w:val="0"/>
              <w:marBottom w:val="0"/>
              <w:divBdr>
                <w:top w:val="none" w:sz="0" w:space="0" w:color="auto"/>
                <w:left w:val="none" w:sz="0" w:space="0" w:color="auto"/>
                <w:bottom w:val="none" w:sz="0" w:space="0" w:color="auto"/>
                <w:right w:val="none" w:sz="0" w:space="0" w:color="auto"/>
              </w:divBdr>
            </w:div>
            <w:div w:id="37362894">
              <w:marLeft w:val="0"/>
              <w:marRight w:val="0"/>
              <w:marTop w:val="0"/>
              <w:marBottom w:val="0"/>
              <w:divBdr>
                <w:top w:val="none" w:sz="0" w:space="0" w:color="auto"/>
                <w:left w:val="none" w:sz="0" w:space="0" w:color="auto"/>
                <w:bottom w:val="none" w:sz="0" w:space="0" w:color="auto"/>
                <w:right w:val="none" w:sz="0" w:space="0" w:color="auto"/>
              </w:divBdr>
            </w:div>
            <w:div w:id="401878382">
              <w:marLeft w:val="0"/>
              <w:marRight w:val="0"/>
              <w:marTop w:val="0"/>
              <w:marBottom w:val="0"/>
              <w:divBdr>
                <w:top w:val="none" w:sz="0" w:space="0" w:color="auto"/>
                <w:left w:val="none" w:sz="0" w:space="0" w:color="auto"/>
                <w:bottom w:val="none" w:sz="0" w:space="0" w:color="auto"/>
                <w:right w:val="none" w:sz="0" w:space="0" w:color="auto"/>
              </w:divBdr>
            </w:div>
            <w:div w:id="2094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1916">
      <w:bodyDiv w:val="1"/>
      <w:marLeft w:val="0"/>
      <w:marRight w:val="0"/>
      <w:marTop w:val="0"/>
      <w:marBottom w:val="0"/>
      <w:divBdr>
        <w:top w:val="none" w:sz="0" w:space="0" w:color="auto"/>
        <w:left w:val="none" w:sz="0" w:space="0" w:color="auto"/>
        <w:bottom w:val="none" w:sz="0" w:space="0" w:color="auto"/>
        <w:right w:val="none" w:sz="0" w:space="0" w:color="auto"/>
      </w:divBdr>
    </w:div>
    <w:div w:id="900793769">
      <w:bodyDiv w:val="1"/>
      <w:marLeft w:val="0"/>
      <w:marRight w:val="0"/>
      <w:marTop w:val="0"/>
      <w:marBottom w:val="0"/>
      <w:divBdr>
        <w:top w:val="none" w:sz="0" w:space="0" w:color="auto"/>
        <w:left w:val="none" w:sz="0" w:space="0" w:color="auto"/>
        <w:bottom w:val="none" w:sz="0" w:space="0" w:color="auto"/>
        <w:right w:val="none" w:sz="0" w:space="0" w:color="auto"/>
      </w:divBdr>
      <w:divsChild>
        <w:div w:id="56242548">
          <w:marLeft w:val="0"/>
          <w:marRight w:val="0"/>
          <w:marTop w:val="0"/>
          <w:marBottom w:val="0"/>
          <w:divBdr>
            <w:top w:val="none" w:sz="0" w:space="0" w:color="auto"/>
            <w:left w:val="none" w:sz="0" w:space="0" w:color="auto"/>
            <w:bottom w:val="none" w:sz="0" w:space="0" w:color="auto"/>
            <w:right w:val="none" w:sz="0" w:space="0" w:color="auto"/>
          </w:divBdr>
          <w:divsChild>
            <w:div w:id="1658875943">
              <w:marLeft w:val="0"/>
              <w:marRight w:val="0"/>
              <w:marTop w:val="0"/>
              <w:marBottom w:val="0"/>
              <w:divBdr>
                <w:top w:val="none" w:sz="0" w:space="0" w:color="auto"/>
                <w:left w:val="none" w:sz="0" w:space="0" w:color="auto"/>
                <w:bottom w:val="none" w:sz="0" w:space="0" w:color="auto"/>
                <w:right w:val="none" w:sz="0" w:space="0" w:color="auto"/>
              </w:divBdr>
            </w:div>
            <w:div w:id="547297607">
              <w:marLeft w:val="0"/>
              <w:marRight w:val="0"/>
              <w:marTop w:val="0"/>
              <w:marBottom w:val="0"/>
              <w:divBdr>
                <w:top w:val="none" w:sz="0" w:space="0" w:color="auto"/>
                <w:left w:val="none" w:sz="0" w:space="0" w:color="auto"/>
                <w:bottom w:val="none" w:sz="0" w:space="0" w:color="auto"/>
                <w:right w:val="none" w:sz="0" w:space="0" w:color="auto"/>
              </w:divBdr>
            </w:div>
            <w:div w:id="1200170600">
              <w:marLeft w:val="0"/>
              <w:marRight w:val="0"/>
              <w:marTop w:val="0"/>
              <w:marBottom w:val="0"/>
              <w:divBdr>
                <w:top w:val="none" w:sz="0" w:space="0" w:color="auto"/>
                <w:left w:val="none" w:sz="0" w:space="0" w:color="auto"/>
                <w:bottom w:val="none" w:sz="0" w:space="0" w:color="auto"/>
                <w:right w:val="none" w:sz="0" w:space="0" w:color="auto"/>
              </w:divBdr>
            </w:div>
            <w:div w:id="1840347221">
              <w:marLeft w:val="0"/>
              <w:marRight w:val="0"/>
              <w:marTop w:val="0"/>
              <w:marBottom w:val="0"/>
              <w:divBdr>
                <w:top w:val="none" w:sz="0" w:space="0" w:color="auto"/>
                <w:left w:val="none" w:sz="0" w:space="0" w:color="auto"/>
                <w:bottom w:val="none" w:sz="0" w:space="0" w:color="auto"/>
                <w:right w:val="none" w:sz="0" w:space="0" w:color="auto"/>
              </w:divBdr>
            </w:div>
            <w:div w:id="1952936778">
              <w:marLeft w:val="0"/>
              <w:marRight w:val="0"/>
              <w:marTop w:val="0"/>
              <w:marBottom w:val="0"/>
              <w:divBdr>
                <w:top w:val="none" w:sz="0" w:space="0" w:color="auto"/>
                <w:left w:val="none" w:sz="0" w:space="0" w:color="auto"/>
                <w:bottom w:val="none" w:sz="0" w:space="0" w:color="auto"/>
                <w:right w:val="none" w:sz="0" w:space="0" w:color="auto"/>
              </w:divBdr>
            </w:div>
            <w:div w:id="204609578">
              <w:marLeft w:val="0"/>
              <w:marRight w:val="0"/>
              <w:marTop w:val="0"/>
              <w:marBottom w:val="0"/>
              <w:divBdr>
                <w:top w:val="none" w:sz="0" w:space="0" w:color="auto"/>
                <w:left w:val="none" w:sz="0" w:space="0" w:color="auto"/>
                <w:bottom w:val="none" w:sz="0" w:space="0" w:color="auto"/>
                <w:right w:val="none" w:sz="0" w:space="0" w:color="auto"/>
              </w:divBdr>
            </w:div>
            <w:div w:id="127406073">
              <w:marLeft w:val="0"/>
              <w:marRight w:val="0"/>
              <w:marTop w:val="0"/>
              <w:marBottom w:val="0"/>
              <w:divBdr>
                <w:top w:val="none" w:sz="0" w:space="0" w:color="auto"/>
                <w:left w:val="none" w:sz="0" w:space="0" w:color="auto"/>
                <w:bottom w:val="none" w:sz="0" w:space="0" w:color="auto"/>
                <w:right w:val="none" w:sz="0" w:space="0" w:color="auto"/>
              </w:divBdr>
            </w:div>
            <w:div w:id="1643000109">
              <w:marLeft w:val="0"/>
              <w:marRight w:val="0"/>
              <w:marTop w:val="0"/>
              <w:marBottom w:val="0"/>
              <w:divBdr>
                <w:top w:val="none" w:sz="0" w:space="0" w:color="auto"/>
                <w:left w:val="none" w:sz="0" w:space="0" w:color="auto"/>
                <w:bottom w:val="none" w:sz="0" w:space="0" w:color="auto"/>
                <w:right w:val="none" w:sz="0" w:space="0" w:color="auto"/>
              </w:divBdr>
            </w:div>
            <w:div w:id="429589798">
              <w:marLeft w:val="0"/>
              <w:marRight w:val="0"/>
              <w:marTop w:val="0"/>
              <w:marBottom w:val="0"/>
              <w:divBdr>
                <w:top w:val="none" w:sz="0" w:space="0" w:color="auto"/>
                <w:left w:val="none" w:sz="0" w:space="0" w:color="auto"/>
                <w:bottom w:val="none" w:sz="0" w:space="0" w:color="auto"/>
                <w:right w:val="none" w:sz="0" w:space="0" w:color="auto"/>
              </w:divBdr>
            </w:div>
            <w:div w:id="447627779">
              <w:marLeft w:val="0"/>
              <w:marRight w:val="0"/>
              <w:marTop w:val="0"/>
              <w:marBottom w:val="0"/>
              <w:divBdr>
                <w:top w:val="none" w:sz="0" w:space="0" w:color="auto"/>
                <w:left w:val="none" w:sz="0" w:space="0" w:color="auto"/>
                <w:bottom w:val="none" w:sz="0" w:space="0" w:color="auto"/>
                <w:right w:val="none" w:sz="0" w:space="0" w:color="auto"/>
              </w:divBdr>
            </w:div>
            <w:div w:id="106705620">
              <w:marLeft w:val="0"/>
              <w:marRight w:val="0"/>
              <w:marTop w:val="0"/>
              <w:marBottom w:val="0"/>
              <w:divBdr>
                <w:top w:val="none" w:sz="0" w:space="0" w:color="auto"/>
                <w:left w:val="none" w:sz="0" w:space="0" w:color="auto"/>
                <w:bottom w:val="none" w:sz="0" w:space="0" w:color="auto"/>
                <w:right w:val="none" w:sz="0" w:space="0" w:color="auto"/>
              </w:divBdr>
            </w:div>
            <w:div w:id="2049912356">
              <w:marLeft w:val="0"/>
              <w:marRight w:val="0"/>
              <w:marTop w:val="0"/>
              <w:marBottom w:val="0"/>
              <w:divBdr>
                <w:top w:val="none" w:sz="0" w:space="0" w:color="auto"/>
                <w:left w:val="none" w:sz="0" w:space="0" w:color="auto"/>
                <w:bottom w:val="none" w:sz="0" w:space="0" w:color="auto"/>
                <w:right w:val="none" w:sz="0" w:space="0" w:color="auto"/>
              </w:divBdr>
            </w:div>
            <w:div w:id="1039748099">
              <w:marLeft w:val="0"/>
              <w:marRight w:val="0"/>
              <w:marTop w:val="0"/>
              <w:marBottom w:val="0"/>
              <w:divBdr>
                <w:top w:val="none" w:sz="0" w:space="0" w:color="auto"/>
                <w:left w:val="none" w:sz="0" w:space="0" w:color="auto"/>
                <w:bottom w:val="none" w:sz="0" w:space="0" w:color="auto"/>
                <w:right w:val="none" w:sz="0" w:space="0" w:color="auto"/>
              </w:divBdr>
            </w:div>
            <w:div w:id="750127970">
              <w:marLeft w:val="0"/>
              <w:marRight w:val="0"/>
              <w:marTop w:val="0"/>
              <w:marBottom w:val="0"/>
              <w:divBdr>
                <w:top w:val="none" w:sz="0" w:space="0" w:color="auto"/>
                <w:left w:val="none" w:sz="0" w:space="0" w:color="auto"/>
                <w:bottom w:val="none" w:sz="0" w:space="0" w:color="auto"/>
                <w:right w:val="none" w:sz="0" w:space="0" w:color="auto"/>
              </w:divBdr>
            </w:div>
            <w:div w:id="803693757">
              <w:marLeft w:val="0"/>
              <w:marRight w:val="0"/>
              <w:marTop w:val="0"/>
              <w:marBottom w:val="0"/>
              <w:divBdr>
                <w:top w:val="none" w:sz="0" w:space="0" w:color="auto"/>
                <w:left w:val="none" w:sz="0" w:space="0" w:color="auto"/>
                <w:bottom w:val="none" w:sz="0" w:space="0" w:color="auto"/>
                <w:right w:val="none" w:sz="0" w:space="0" w:color="auto"/>
              </w:divBdr>
            </w:div>
            <w:div w:id="1430348491">
              <w:marLeft w:val="0"/>
              <w:marRight w:val="0"/>
              <w:marTop w:val="0"/>
              <w:marBottom w:val="0"/>
              <w:divBdr>
                <w:top w:val="none" w:sz="0" w:space="0" w:color="auto"/>
                <w:left w:val="none" w:sz="0" w:space="0" w:color="auto"/>
                <w:bottom w:val="none" w:sz="0" w:space="0" w:color="auto"/>
                <w:right w:val="none" w:sz="0" w:space="0" w:color="auto"/>
              </w:divBdr>
            </w:div>
            <w:div w:id="941380262">
              <w:marLeft w:val="0"/>
              <w:marRight w:val="0"/>
              <w:marTop w:val="0"/>
              <w:marBottom w:val="0"/>
              <w:divBdr>
                <w:top w:val="none" w:sz="0" w:space="0" w:color="auto"/>
                <w:left w:val="none" w:sz="0" w:space="0" w:color="auto"/>
                <w:bottom w:val="none" w:sz="0" w:space="0" w:color="auto"/>
                <w:right w:val="none" w:sz="0" w:space="0" w:color="auto"/>
              </w:divBdr>
            </w:div>
            <w:div w:id="1536193446">
              <w:marLeft w:val="0"/>
              <w:marRight w:val="0"/>
              <w:marTop w:val="0"/>
              <w:marBottom w:val="0"/>
              <w:divBdr>
                <w:top w:val="none" w:sz="0" w:space="0" w:color="auto"/>
                <w:left w:val="none" w:sz="0" w:space="0" w:color="auto"/>
                <w:bottom w:val="none" w:sz="0" w:space="0" w:color="auto"/>
                <w:right w:val="none" w:sz="0" w:space="0" w:color="auto"/>
              </w:divBdr>
            </w:div>
            <w:div w:id="1391340027">
              <w:marLeft w:val="0"/>
              <w:marRight w:val="0"/>
              <w:marTop w:val="0"/>
              <w:marBottom w:val="0"/>
              <w:divBdr>
                <w:top w:val="none" w:sz="0" w:space="0" w:color="auto"/>
                <w:left w:val="none" w:sz="0" w:space="0" w:color="auto"/>
                <w:bottom w:val="none" w:sz="0" w:space="0" w:color="auto"/>
                <w:right w:val="none" w:sz="0" w:space="0" w:color="auto"/>
              </w:divBdr>
            </w:div>
            <w:div w:id="666902714">
              <w:marLeft w:val="0"/>
              <w:marRight w:val="0"/>
              <w:marTop w:val="0"/>
              <w:marBottom w:val="0"/>
              <w:divBdr>
                <w:top w:val="none" w:sz="0" w:space="0" w:color="auto"/>
                <w:left w:val="none" w:sz="0" w:space="0" w:color="auto"/>
                <w:bottom w:val="none" w:sz="0" w:space="0" w:color="auto"/>
                <w:right w:val="none" w:sz="0" w:space="0" w:color="auto"/>
              </w:divBdr>
            </w:div>
            <w:div w:id="232353084">
              <w:marLeft w:val="0"/>
              <w:marRight w:val="0"/>
              <w:marTop w:val="0"/>
              <w:marBottom w:val="0"/>
              <w:divBdr>
                <w:top w:val="none" w:sz="0" w:space="0" w:color="auto"/>
                <w:left w:val="none" w:sz="0" w:space="0" w:color="auto"/>
                <w:bottom w:val="none" w:sz="0" w:space="0" w:color="auto"/>
                <w:right w:val="none" w:sz="0" w:space="0" w:color="auto"/>
              </w:divBdr>
            </w:div>
            <w:div w:id="1368408764">
              <w:marLeft w:val="0"/>
              <w:marRight w:val="0"/>
              <w:marTop w:val="0"/>
              <w:marBottom w:val="0"/>
              <w:divBdr>
                <w:top w:val="none" w:sz="0" w:space="0" w:color="auto"/>
                <w:left w:val="none" w:sz="0" w:space="0" w:color="auto"/>
                <w:bottom w:val="none" w:sz="0" w:space="0" w:color="auto"/>
                <w:right w:val="none" w:sz="0" w:space="0" w:color="auto"/>
              </w:divBdr>
            </w:div>
            <w:div w:id="1357273767">
              <w:marLeft w:val="0"/>
              <w:marRight w:val="0"/>
              <w:marTop w:val="0"/>
              <w:marBottom w:val="0"/>
              <w:divBdr>
                <w:top w:val="none" w:sz="0" w:space="0" w:color="auto"/>
                <w:left w:val="none" w:sz="0" w:space="0" w:color="auto"/>
                <w:bottom w:val="none" w:sz="0" w:space="0" w:color="auto"/>
                <w:right w:val="none" w:sz="0" w:space="0" w:color="auto"/>
              </w:divBdr>
            </w:div>
            <w:div w:id="1744906948">
              <w:marLeft w:val="0"/>
              <w:marRight w:val="0"/>
              <w:marTop w:val="0"/>
              <w:marBottom w:val="0"/>
              <w:divBdr>
                <w:top w:val="none" w:sz="0" w:space="0" w:color="auto"/>
                <w:left w:val="none" w:sz="0" w:space="0" w:color="auto"/>
                <w:bottom w:val="none" w:sz="0" w:space="0" w:color="auto"/>
                <w:right w:val="none" w:sz="0" w:space="0" w:color="auto"/>
              </w:divBdr>
            </w:div>
            <w:div w:id="620723490">
              <w:marLeft w:val="0"/>
              <w:marRight w:val="0"/>
              <w:marTop w:val="0"/>
              <w:marBottom w:val="0"/>
              <w:divBdr>
                <w:top w:val="none" w:sz="0" w:space="0" w:color="auto"/>
                <w:left w:val="none" w:sz="0" w:space="0" w:color="auto"/>
                <w:bottom w:val="none" w:sz="0" w:space="0" w:color="auto"/>
                <w:right w:val="none" w:sz="0" w:space="0" w:color="auto"/>
              </w:divBdr>
            </w:div>
            <w:div w:id="643242164">
              <w:marLeft w:val="0"/>
              <w:marRight w:val="0"/>
              <w:marTop w:val="0"/>
              <w:marBottom w:val="0"/>
              <w:divBdr>
                <w:top w:val="none" w:sz="0" w:space="0" w:color="auto"/>
                <w:left w:val="none" w:sz="0" w:space="0" w:color="auto"/>
                <w:bottom w:val="none" w:sz="0" w:space="0" w:color="auto"/>
                <w:right w:val="none" w:sz="0" w:space="0" w:color="auto"/>
              </w:divBdr>
            </w:div>
            <w:div w:id="1182084079">
              <w:marLeft w:val="0"/>
              <w:marRight w:val="0"/>
              <w:marTop w:val="0"/>
              <w:marBottom w:val="0"/>
              <w:divBdr>
                <w:top w:val="none" w:sz="0" w:space="0" w:color="auto"/>
                <w:left w:val="none" w:sz="0" w:space="0" w:color="auto"/>
                <w:bottom w:val="none" w:sz="0" w:space="0" w:color="auto"/>
                <w:right w:val="none" w:sz="0" w:space="0" w:color="auto"/>
              </w:divBdr>
            </w:div>
            <w:div w:id="360009159">
              <w:marLeft w:val="0"/>
              <w:marRight w:val="0"/>
              <w:marTop w:val="0"/>
              <w:marBottom w:val="0"/>
              <w:divBdr>
                <w:top w:val="none" w:sz="0" w:space="0" w:color="auto"/>
                <w:left w:val="none" w:sz="0" w:space="0" w:color="auto"/>
                <w:bottom w:val="none" w:sz="0" w:space="0" w:color="auto"/>
                <w:right w:val="none" w:sz="0" w:space="0" w:color="auto"/>
              </w:divBdr>
            </w:div>
            <w:div w:id="1621495039">
              <w:marLeft w:val="0"/>
              <w:marRight w:val="0"/>
              <w:marTop w:val="0"/>
              <w:marBottom w:val="0"/>
              <w:divBdr>
                <w:top w:val="none" w:sz="0" w:space="0" w:color="auto"/>
                <w:left w:val="none" w:sz="0" w:space="0" w:color="auto"/>
                <w:bottom w:val="none" w:sz="0" w:space="0" w:color="auto"/>
                <w:right w:val="none" w:sz="0" w:space="0" w:color="auto"/>
              </w:divBdr>
            </w:div>
            <w:div w:id="770127020">
              <w:marLeft w:val="0"/>
              <w:marRight w:val="0"/>
              <w:marTop w:val="0"/>
              <w:marBottom w:val="0"/>
              <w:divBdr>
                <w:top w:val="none" w:sz="0" w:space="0" w:color="auto"/>
                <w:left w:val="none" w:sz="0" w:space="0" w:color="auto"/>
                <w:bottom w:val="none" w:sz="0" w:space="0" w:color="auto"/>
                <w:right w:val="none" w:sz="0" w:space="0" w:color="auto"/>
              </w:divBdr>
            </w:div>
            <w:div w:id="1164511693">
              <w:marLeft w:val="0"/>
              <w:marRight w:val="0"/>
              <w:marTop w:val="0"/>
              <w:marBottom w:val="0"/>
              <w:divBdr>
                <w:top w:val="none" w:sz="0" w:space="0" w:color="auto"/>
                <w:left w:val="none" w:sz="0" w:space="0" w:color="auto"/>
                <w:bottom w:val="none" w:sz="0" w:space="0" w:color="auto"/>
                <w:right w:val="none" w:sz="0" w:space="0" w:color="auto"/>
              </w:divBdr>
            </w:div>
            <w:div w:id="384258495">
              <w:marLeft w:val="0"/>
              <w:marRight w:val="0"/>
              <w:marTop w:val="0"/>
              <w:marBottom w:val="0"/>
              <w:divBdr>
                <w:top w:val="none" w:sz="0" w:space="0" w:color="auto"/>
                <w:left w:val="none" w:sz="0" w:space="0" w:color="auto"/>
                <w:bottom w:val="none" w:sz="0" w:space="0" w:color="auto"/>
                <w:right w:val="none" w:sz="0" w:space="0" w:color="auto"/>
              </w:divBdr>
            </w:div>
            <w:div w:id="707418593">
              <w:marLeft w:val="0"/>
              <w:marRight w:val="0"/>
              <w:marTop w:val="0"/>
              <w:marBottom w:val="0"/>
              <w:divBdr>
                <w:top w:val="none" w:sz="0" w:space="0" w:color="auto"/>
                <w:left w:val="none" w:sz="0" w:space="0" w:color="auto"/>
                <w:bottom w:val="none" w:sz="0" w:space="0" w:color="auto"/>
                <w:right w:val="none" w:sz="0" w:space="0" w:color="auto"/>
              </w:divBdr>
            </w:div>
            <w:div w:id="514997435">
              <w:marLeft w:val="0"/>
              <w:marRight w:val="0"/>
              <w:marTop w:val="0"/>
              <w:marBottom w:val="0"/>
              <w:divBdr>
                <w:top w:val="none" w:sz="0" w:space="0" w:color="auto"/>
                <w:left w:val="none" w:sz="0" w:space="0" w:color="auto"/>
                <w:bottom w:val="none" w:sz="0" w:space="0" w:color="auto"/>
                <w:right w:val="none" w:sz="0" w:space="0" w:color="auto"/>
              </w:divBdr>
            </w:div>
            <w:div w:id="178298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773">
      <w:bodyDiv w:val="1"/>
      <w:marLeft w:val="0"/>
      <w:marRight w:val="0"/>
      <w:marTop w:val="0"/>
      <w:marBottom w:val="0"/>
      <w:divBdr>
        <w:top w:val="none" w:sz="0" w:space="0" w:color="auto"/>
        <w:left w:val="none" w:sz="0" w:space="0" w:color="auto"/>
        <w:bottom w:val="none" w:sz="0" w:space="0" w:color="auto"/>
        <w:right w:val="none" w:sz="0" w:space="0" w:color="auto"/>
      </w:divBdr>
    </w:div>
    <w:div w:id="938954022">
      <w:bodyDiv w:val="1"/>
      <w:marLeft w:val="0"/>
      <w:marRight w:val="0"/>
      <w:marTop w:val="0"/>
      <w:marBottom w:val="0"/>
      <w:divBdr>
        <w:top w:val="none" w:sz="0" w:space="0" w:color="auto"/>
        <w:left w:val="none" w:sz="0" w:space="0" w:color="auto"/>
        <w:bottom w:val="none" w:sz="0" w:space="0" w:color="auto"/>
        <w:right w:val="none" w:sz="0" w:space="0" w:color="auto"/>
      </w:divBdr>
      <w:divsChild>
        <w:div w:id="1743601249">
          <w:marLeft w:val="0"/>
          <w:marRight w:val="0"/>
          <w:marTop w:val="0"/>
          <w:marBottom w:val="0"/>
          <w:divBdr>
            <w:top w:val="none" w:sz="0" w:space="0" w:color="auto"/>
            <w:left w:val="none" w:sz="0" w:space="0" w:color="auto"/>
            <w:bottom w:val="none" w:sz="0" w:space="0" w:color="auto"/>
            <w:right w:val="none" w:sz="0" w:space="0" w:color="auto"/>
          </w:divBdr>
          <w:divsChild>
            <w:div w:id="440611057">
              <w:marLeft w:val="0"/>
              <w:marRight w:val="0"/>
              <w:marTop w:val="0"/>
              <w:marBottom w:val="0"/>
              <w:divBdr>
                <w:top w:val="none" w:sz="0" w:space="0" w:color="auto"/>
                <w:left w:val="none" w:sz="0" w:space="0" w:color="auto"/>
                <w:bottom w:val="none" w:sz="0" w:space="0" w:color="auto"/>
                <w:right w:val="none" w:sz="0" w:space="0" w:color="auto"/>
              </w:divBdr>
            </w:div>
            <w:div w:id="540048155">
              <w:marLeft w:val="0"/>
              <w:marRight w:val="0"/>
              <w:marTop w:val="0"/>
              <w:marBottom w:val="0"/>
              <w:divBdr>
                <w:top w:val="none" w:sz="0" w:space="0" w:color="auto"/>
                <w:left w:val="none" w:sz="0" w:space="0" w:color="auto"/>
                <w:bottom w:val="none" w:sz="0" w:space="0" w:color="auto"/>
                <w:right w:val="none" w:sz="0" w:space="0" w:color="auto"/>
              </w:divBdr>
            </w:div>
            <w:div w:id="1439906295">
              <w:marLeft w:val="0"/>
              <w:marRight w:val="0"/>
              <w:marTop w:val="0"/>
              <w:marBottom w:val="0"/>
              <w:divBdr>
                <w:top w:val="none" w:sz="0" w:space="0" w:color="auto"/>
                <w:left w:val="none" w:sz="0" w:space="0" w:color="auto"/>
                <w:bottom w:val="none" w:sz="0" w:space="0" w:color="auto"/>
                <w:right w:val="none" w:sz="0" w:space="0" w:color="auto"/>
              </w:divBdr>
            </w:div>
            <w:div w:id="1238637450">
              <w:marLeft w:val="0"/>
              <w:marRight w:val="0"/>
              <w:marTop w:val="0"/>
              <w:marBottom w:val="0"/>
              <w:divBdr>
                <w:top w:val="none" w:sz="0" w:space="0" w:color="auto"/>
                <w:left w:val="none" w:sz="0" w:space="0" w:color="auto"/>
                <w:bottom w:val="none" w:sz="0" w:space="0" w:color="auto"/>
                <w:right w:val="none" w:sz="0" w:space="0" w:color="auto"/>
              </w:divBdr>
            </w:div>
            <w:div w:id="484975642">
              <w:marLeft w:val="0"/>
              <w:marRight w:val="0"/>
              <w:marTop w:val="0"/>
              <w:marBottom w:val="0"/>
              <w:divBdr>
                <w:top w:val="none" w:sz="0" w:space="0" w:color="auto"/>
                <w:left w:val="none" w:sz="0" w:space="0" w:color="auto"/>
                <w:bottom w:val="none" w:sz="0" w:space="0" w:color="auto"/>
                <w:right w:val="none" w:sz="0" w:space="0" w:color="auto"/>
              </w:divBdr>
            </w:div>
            <w:div w:id="115491221">
              <w:marLeft w:val="0"/>
              <w:marRight w:val="0"/>
              <w:marTop w:val="0"/>
              <w:marBottom w:val="0"/>
              <w:divBdr>
                <w:top w:val="none" w:sz="0" w:space="0" w:color="auto"/>
                <w:left w:val="none" w:sz="0" w:space="0" w:color="auto"/>
                <w:bottom w:val="none" w:sz="0" w:space="0" w:color="auto"/>
                <w:right w:val="none" w:sz="0" w:space="0" w:color="auto"/>
              </w:divBdr>
            </w:div>
            <w:div w:id="295961408">
              <w:marLeft w:val="0"/>
              <w:marRight w:val="0"/>
              <w:marTop w:val="0"/>
              <w:marBottom w:val="0"/>
              <w:divBdr>
                <w:top w:val="none" w:sz="0" w:space="0" w:color="auto"/>
                <w:left w:val="none" w:sz="0" w:space="0" w:color="auto"/>
                <w:bottom w:val="none" w:sz="0" w:space="0" w:color="auto"/>
                <w:right w:val="none" w:sz="0" w:space="0" w:color="auto"/>
              </w:divBdr>
            </w:div>
            <w:div w:id="756052319">
              <w:marLeft w:val="0"/>
              <w:marRight w:val="0"/>
              <w:marTop w:val="0"/>
              <w:marBottom w:val="0"/>
              <w:divBdr>
                <w:top w:val="none" w:sz="0" w:space="0" w:color="auto"/>
                <w:left w:val="none" w:sz="0" w:space="0" w:color="auto"/>
                <w:bottom w:val="none" w:sz="0" w:space="0" w:color="auto"/>
                <w:right w:val="none" w:sz="0" w:space="0" w:color="auto"/>
              </w:divBdr>
            </w:div>
            <w:div w:id="1623029588">
              <w:marLeft w:val="0"/>
              <w:marRight w:val="0"/>
              <w:marTop w:val="0"/>
              <w:marBottom w:val="0"/>
              <w:divBdr>
                <w:top w:val="none" w:sz="0" w:space="0" w:color="auto"/>
                <w:left w:val="none" w:sz="0" w:space="0" w:color="auto"/>
                <w:bottom w:val="none" w:sz="0" w:space="0" w:color="auto"/>
                <w:right w:val="none" w:sz="0" w:space="0" w:color="auto"/>
              </w:divBdr>
            </w:div>
            <w:div w:id="1815095829">
              <w:marLeft w:val="0"/>
              <w:marRight w:val="0"/>
              <w:marTop w:val="0"/>
              <w:marBottom w:val="0"/>
              <w:divBdr>
                <w:top w:val="none" w:sz="0" w:space="0" w:color="auto"/>
                <w:left w:val="none" w:sz="0" w:space="0" w:color="auto"/>
                <w:bottom w:val="none" w:sz="0" w:space="0" w:color="auto"/>
                <w:right w:val="none" w:sz="0" w:space="0" w:color="auto"/>
              </w:divBdr>
            </w:div>
            <w:div w:id="140580783">
              <w:marLeft w:val="0"/>
              <w:marRight w:val="0"/>
              <w:marTop w:val="0"/>
              <w:marBottom w:val="0"/>
              <w:divBdr>
                <w:top w:val="none" w:sz="0" w:space="0" w:color="auto"/>
                <w:left w:val="none" w:sz="0" w:space="0" w:color="auto"/>
                <w:bottom w:val="none" w:sz="0" w:space="0" w:color="auto"/>
                <w:right w:val="none" w:sz="0" w:space="0" w:color="auto"/>
              </w:divBdr>
            </w:div>
            <w:div w:id="717317405">
              <w:marLeft w:val="0"/>
              <w:marRight w:val="0"/>
              <w:marTop w:val="0"/>
              <w:marBottom w:val="0"/>
              <w:divBdr>
                <w:top w:val="none" w:sz="0" w:space="0" w:color="auto"/>
                <w:left w:val="none" w:sz="0" w:space="0" w:color="auto"/>
                <w:bottom w:val="none" w:sz="0" w:space="0" w:color="auto"/>
                <w:right w:val="none" w:sz="0" w:space="0" w:color="auto"/>
              </w:divBdr>
            </w:div>
            <w:div w:id="885065848">
              <w:marLeft w:val="0"/>
              <w:marRight w:val="0"/>
              <w:marTop w:val="0"/>
              <w:marBottom w:val="0"/>
              <w:divBdr>
                <w:top w:val="none" w:sz="0" w:space="0" w:color="auto"/>
                <w:left w:val="none" w:sz="0" w:space="0" w:color="auto"/>
                <w:bottom w:val="none" w:sz="0" w:space="0" w:color="auto"/>
                <w:right w:val="none" w:sz="0" w:space="0" w:color="auto"/>
              </w:divBdr>
            </w:div>
            <w:div w:id="2060204152">
              <w:marLeft w:val="0"/>
              <w:marRight w:val="0"/>
              <w:marTop w:val="0"/>
              <w:marBottom w:val="0"/>
              <w:divBdr>
                <w:top w:val="none" w:sz="0" w:space="0" w:color="auto"/>
                <w:left w:val="none" w:sz="0" w:space="0" w:color="auto"/>
                <w:bottom w:val="none" w:sz="0" w:space="0" w:color="auto"/>
                <w:right w:val="none" w:sz="0" w:space="0" w:color="auto"/>
              </w:divBdr>
            </w:div>
            <w:div w:id="2107117040">
              <w:marLeft w:val="0"/>
              <w:marRight w:val="0"/>
              <w:marTop w:val="0"/>
              <w:marBottom w:val="0"/>
              <w:divBdr>
                <w:top w:val="none" w:sz="0" w:space="0" w:color="auto"/>
                <w:left w:val="none" w:sz="0" w:space="0" w:color="auto"/>
                <w:bottom w:val="none" w:sz="0" w:space="0" w:color="auto"/>
                <w:right w:val="none" w:sz="0" w:space="0" w:color="auto"/>
              </w:divBdr>
            </w:div>
            <w:div w:id="766314369">
              <w:marLeft w:val="0"/>
              <w:marRight w:val="0"/>
              <w:marTop w:val="0"/>
              <w:marBottom w:val="0"/>
              <w:divBdr>
                <w:top w:val="none" w:sz="0" w:space="0" w:color="auto"/>
                <w:left w:val="none" w:sz="0" w:space="0" w:color="auto"/>
                <w:bottom w:val="none" w:sz="0" w:space="0" w:color="auto"/>
                <w:right w:val="none" w:sz="0" w:space="0" w:color="auto"/>
              </w:divBdr>
            </w:div>
            <w:div w:id="1874535203">
              <w:marLeft w:val="0"/>
              <w:marRight w:val="0"/>
              <w:marTop w:val="0"/>
              <w:marBottom w:val="0"/>
              <w:divBdr>
                <w:top w:val="none" w:sz="0" w:space="0" w:color="auto"/>
                <w:left w:val="none" w:sz="0" w:space="0" w:color="auto"/>
                <w:bottom w:val="none" w:sz="0" w:space="0" w:color="auto"/>
                <w:right w:val="none" w:sz="0" w:space="0" w:color="auto"/>
              </w:divBdr>
            </w:div>
            <w:div w:id="452479957">
              <w:marLeft w:val="0"/>
              <w:marRight w:val="0"/>
              <w:marTop w:val="0"/>
              <w:marBottom w:val="0"/>
              <w:divBdr>
                <w:top w:val="none" w:sz="0" w:space="0" w:color="auto"/>
                <w:left w:val="none" w:sz="0" w:space="0" w:color="auto"/>
                <w:bottom w:val="none" w:sz="0" w:space="0" w:color="auto"/>
                <w:right w:val="none" w:sz="0" w:space="0" w:color="auto"/>
              </w:divBdr>
            </w:div>
            <w:div w:id="1410880227">
              <w:marLeft w:val="0"/>
              <w:marRight w:val="0"/>
              <w:marTop w:val="0"/>
              <w:marBottom w:val="0"/>
              <w:divBdr>
                <w:top w:val="none" w:sz="0" w:space="0" w:color="auto"/>
                <w:left w:val="none" w:sz="0" w:space="0" w:color="auto"/>
                <w:bottom w:val="none" w:sz="0" w:space="0" w:color="auto"/>
                <w:right w:val="none" w:sz="0" w:space="0" w:color="auto"/>
              </w:divBdr>
            </w:div>
            <w:div w:id="1613441046">
              <w:marLeft w:val="0"/>
              <w:marRight w:val="0"/>
              <w:marTop w:val="0"/>
              <w:marBottom w:val="0"/>
              <w:divBdr>
                <w:top w:val="none" w:sz="0" w:space="0" w:color="auto"/>
                <w:left w:val="none" w:sz="0" w:space="0" w:color="auto"/>
                <w:bottom w:val="none" w:sz="0" w:space="0" w:color="auto"/>
                <w:right w:val="none" w:sz="0" w:space="0" w:color="auto"/>
              </w:divBdr>
            </w:div>
            <w:div w:id="1699820547">
              <w:marLeft w:val="0"/>
              <w:marRight w:val="0"/>
              <w:marTop w:val="0"/>
              <w:marBottom w:val="0"/>
              <w:divBdr>
                <w:top w:val="none" w:sz="0" w:space="0" w:color="auto"/>
                <w:left w:val="none" w:sz="0" w:space="0" w:color="auto"/>
                <w:bottom w:val="none" w:sz="0" w:space="0" w:color="auto"/>
                <w:right w:val="none" w:sz="0" w:space="0" w:color="auto"/>
              </w:divBdr>
            </w:div>
            <w:div w:id="1598168776">
              <w:marLeft w:val="0"/>
              <w:marRight w:val="0"/>
              <w:marTop w:val="0"/>
              <w:marBottom w:val="0"/>
              <w:divBdr>
                <w:top w:val="none" w:sz="0" w:space="0" w:color="auto"/>
                <w:left w:val="none" w:sz="0" w:space="0" w:color="auto"/>
                <w:bottom w:val="none" w:sz="0" w:space="0" w:color="auto"/>
                <w:right w:val="none" w:sz="0" w:space="0" w:color="auto"/>
              </w:divBdr>
            </w:div>
            <w:div w:id="1900631196">
              <w:marLeft w:val="0"/>
              <w:marRight w:val="0"/>
              <w:marTop w:val="0"/>
              <w:marBottom w:val="0"/>
              <w:divBdr>
                <w:top w:val="none" w:sz="0" w:space="0" w:color="auto"/>
                <w:left w:val="none" w:sz="0" w:space="0" w:color="auto"/>
                <w:bottom w:val="none" w:sz="0" w:space="0" w:color="auto"/>
                <w:right w:val="none" w:sz="0" w:space="0" w:color="auto"/>
              </w:divBdr>
            </w:div>
            <w:div w:id="2083290212">
              <w:marLeft w:val="0"/>
              <w:marRight w:val="0"/>
              <w:marTop w:val="0"/>
              <w:marBottom w:val="0"/>
              <w:divBdr>
                <w:top w:val="none" w:sz="0" w:space="0" w:color="auto"/>
                <w:left w:val="none" w:sz="0" w:space="0" w:color="auto"/>
                <w:bottom w:val="none" w:sz="0" w:space="0" w:color="auto"/>
                <w:right w:val="none" w:sz="0" w:space="0" w:color="auto"/>
              </w:divBdr>
            </w:div>
            <w:div w:id="775101848">
              <w:marLeft w:val="0"/>
              <w:marRight w:val="0"/>
              <w:marTop w:val="0"/>
              <w:marBottom w:val="0"/>
              <w:divBdr>
                <w:top w:val="none" w:sz="0" w:space="0" w:color="auto"/>
                <w:left w:val="none" w:sz="0" w:space="0" w:color="auto"/>
                <w:bottom w:val="none" w:sz="0" w:space="0" w:color="auto"/>
                <w:right w:val="none" w:sz="0" w:space="0" w:color="auto"/>
              </w:divBdr>
            </w:div>
            <w:div w:id="1674647512">
              <w:marLeft w:val="0"/>
              <w:marRight w:val="0"/>
              <w:marTop w:val="0"/>
              <w:marBottom w:val="0"/>
              <w:divBdr>
                <w:top w:val="none" w:sz="0" w:space="0" w:color="auto"/>
                <w:left w:val="none" w:sz="0" w:space="0" w:color="auto"/>
                <w:bottom w:val="none" w:sz="0" w:space="0" w:color="auto"/>
                <w:right w:val="none" w:sz="0" w:space="0" w:color="auto"/>
              </w:divBdr>
            </w:div>
            <w:div w:id="1162771037">
              <w:marLeft w:val="0"/>
              <w:marRight w:val="0"/>
              <w:marTop w:val="0"/>
              <w:marBottom w:val="0"/>
              <w:divBdr>
                <w:top w:val="none" w:sz="0" w:space="0" w:color="auto"/>
                <w:left w:val="none" w:sz="0" w:space="0" w:color="auto"/>
                <w:bottom w:val="none" w:sz="0" w:space="0" w:color="auto"/>
                <w:right w:val="none" w:sz="0" w:space="0" w:color="auto"/>
              </w:divBdr>
            </w:div>
            <w:div w:id="2130782459">
              <w:marLeft w:val="0"/>
              <w:marRight w:val="0"/>
              <w:marTop w:val="0"/>
              <w:marBottom w:val="0"/>
              <w:divBdr>
                <w:top w:val="none" w:sz="0" w:space="0" w:color="auto"/>
                <w:left w:val="none" w:sz="0" w:space="0" w:color="auto"/>
                <w:bottom w:val="none" w:sz="0" w:space="0" w:color="auto"/>
                <w:right w:val="none" w:sz="0" w:space="0" w:color="auto"/>
              </w:divBdr>
            </w:div>
            <w:div w:id="995646970">
              <w:marLeft w:val="0"/>
              <w:marRight w:val="0"/>
              <w:marTop w:val="0"/>
              <w:marBottom w:val="0"/>
              <w:divBdr>
                <w:top w:val="none" w:sz="0" w:space="0" w:color="auto"/>
                <w:left w:val="none" w:sz="0" w:space="0" w:color="auto"/>
                <w:bottom w:val="none" w:sz="0" w:space="0" w:color="auto"/>
                <w:right w:val="none" w:sz="0" w:space="0" w:color="auto"/>
              </w:divBdr>
            </w:div>
            <w:div w:id="1486706083">
              <w:marLeft w:val="0"/>
              <w:marRight w:val="0"/>
              <w:marTop w:val="0"/>
              <w:marBottom w:val="0"/>
              <w:divBdr>
                <w:top w:val="none" w:sz="0" w:space="0" w:color="auto"/>
                <w:left w:val="none" w:sz="0" w:space="0" w:color="auto"/>
                <w:bottom w:val="none" w:sz="0" w:space="0" w:color="auto"/>
                <w:right w:val="none" w:sz="0" w:space="0" w:color="auto"/>
              </w:divBdr>
            </w:div>
            <w:div w:id="19647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8635">
      <w:bodyDiv w:val="1"/>
      <w:marLeft w:val="0"/>
      <w:marRight w:val="0"/>
      <w:marTop w:val="0"/>
      <w:marBottom w:val="0"/>
      <w:divBdr>
        <w:top w:val="none" w:sz="0" w:space="0" w:color="auto"/>
        <w:left w:val="none" w:sz="0" w:space="0" w:color="auto"/>
        <w:bottom w:val="none" w:sz="0" w:space="0" w:color="auto"/>
        <w:right w:val="none" w:sz="0" w:space="0" w:color="auto"/>
      </w:divBdr>
    </w:div>
    <w:div w:id="952636883">
      <w:bodyDiv w:val="1"/>
      <w:marLeft w:val="0"/>
      <w:marRight w:val="0"/>
      <w:marTop w:val="0"/>
      <w:marBottom w:val="0"/>
      <w:divBdr>
        <w:top w:val="none" w:sz="0" w:space="0" w:color="auto"/>
        <w:left w:val="none" w:sz="0" w:space="0" w:color="auto"/>
        <w:bottom w:val="none" w:sz="0" w:space="0" w:color="auto"/>
        <w:right w:val="none" w:sz="0" w:space="0" w:color="auto"/>
      </w:divBdr>
    </w:div>
    <w:div w:id="954367240">
      <w:bodyDiv w:val="1"/>
      <w:marLeft w:val="0"/>
      <w:marRight w:val="0"/>
      <w:marTop w:val="0"/>
      <w:marBottom w:val="0"/>
      <w:divBdr>
        <w:top w:val="none" w:sz="0" w:space="0" w:color="auto"/>
        <w:left w:val="none" w:sz="0" w:space="0" w:color="auto"/>
        <w:bottom w:val="none" w:sz="0" w:space="0" w:color="auto"/>
        <w:right w:val="none" w:sz="0" w:space="0" w:color="auto"/>
      </w:divBdr>
    </w:div>
    <w:div w:id="962153519">
      <w:bodyDiv w:val="1"/>
      <w:marLeft w:val="0"/>
      <w:marRight w:val="0"/>
      <w:marTop w:val="0"/>
      <w:marBottom w:val="0"/>
      <w:divBdr>
        <w:top w:val="none" w:sz="0" w:space="0" w:color="auto"/>
        <w:left w:val="none" w:sz="0" w:space="0" w:color="auto"/>
        <w:bottom w:val="none" w:sz="0" w:space="0" w:color="auto"/>
        <w:right w:val="none" w:sz="0" w:space="0" w:color="auto"/>
      </w:divBdr>
      <w:divsChild>
        <w:div w:id="208537285">
          <w:marLeft w:val="0"/>
          <w:marRight w:val="0"/>
          <w:marTop w:val="0"/>
          <w:marBottom w:val="0"/>
          <w:divBdr>
            <w:top w:val="none" w:sz="0" w:space="0" w:color="auto"/>
            <w:left w:val="none" w:sz="0" w:space="0" w:color="auto"/>
            <w:bottom w:val="none" w:sz="0" w:space="0" w:color="auto"/>
            <w:right w:val="none" w:sz="0" w:space="0" w:color="auto"/>
          </w:divBdr>
          <w:divsChild>
            <w:div w:id="1957978095">
              <w:marLeft w:val="0"/>
              <w:marRight w:val="0"/>
              <w:marTop w:val="0"/>
              <w:marBottom w:val="0"/>
              <w:divBdr>
                <w:top w:val="none" w:sz="0" w:space="0" w:color="auto"/>
                <w:left w:val="none" w:sz="0" w:space="0" w:color="auto"/>
                <w:bottom w:val="none" w:sz="0" w:space="0" w:color="auto"/>
                <w:right w:val="none" w:sz="0" w:space="0" w:color="auto"/>
              </w:divBdr>
            </w:div>
            <w:div w:id="126555403">
              <w:marLeft w:val="0"/>
              <w:marRight w:val="0"/>
              <w:marTop w:val="0"/>
              <w:marBottom w:val="0"/>
              <w:divBdr>
                <w:top w:val="none" w:sz="0" w:space="0" w:color="auto"/>
                <w:left w:val="none" w:sz="0" w:space="0" w:color="auto"/>
                <w:bottom w:val="none" w:sz="0" w:space="0" w:color="auto"/>
                <w:right w:val="none" w:sz="0" w:space="0" w:color="auto"/>
              </w:divBdr>
            </w:div>
            <w:div w:id="1168977781">
              <w:marLeft w:val="0"/>
              <w:marRight w:val="0"/>
              <w:marTop w:val="0"/>
              <w:marBottom w:val="0"/>
              <w:divBdr>
                <w:top w:val="none" w:sz="0" w:space="0" w:color="auto"/>
                <w:left w:val="none" w:sz="0" w:space="0" w:color="auto"/>
                <w:bottom w:val="none" w:sz="0" w:space="0" w:color="auto"/>
                <w:right w:val="none" w:sz="0" w:space="0" w:color="auto"/>
              </w:divBdr>
            </w:div>
            <w:div w:id="755597036">
              <w:marLeft w:val="0"/>
              <w:marRight w:val="0"/>
              <w:marTop w:val="0"/>
              <w:marBottom w:val="0"/>
              <w:divBdr>
                <w:top w:val="none" w:sz="0" w:space="0" w:color="auto"/>
                <w:left w:val="none" w:sz="0" w:space="0" w:color="auto"/>
                <w:bottom w:val="none" w:sz="0" w:space="0" w:color="auto"/>
                <w:right w:val="none" w:sz="0" w:space="0" w:color="auto"/>
              </w:divBdr>
            </w:div>
            <w:div w:id="1459881850">
              <w:marLeft w:val="0"/>
              <w:marRight w:val="0"/>
              <w:marTop w:val="0"/>
              <w:marBottom w:val="0"/>
              <w:divBdr>
                <w:top w:val="none" w:sz="0" w:space="0" w:color="auto"/>
                <w:left w:val="none" w:sz="0" w:space="0" w:color="auto"/>
                <w:bottom w:val="none" w:sz="0" w:space="0" w:color="auto"/>
                <w:right w:val="none" w:sz="0" w:space="0" w:color="auto"/>
              </w:divBdr>
            </w:div>
            <w:div w:id="1527326619">
              <w:marLeft w:val="0"/>
              <w:marRight w:val="0"/>
              <w:marTop w:val="0"/>
              <w:marBottom w:val="0"/>
              <w:divBdr>
                <w:top w:val="none" w:sz="0" w:space="0" w:color="auto"/>
                <w:left w:val="none" w:sz="0" w:space="0" w:color="auto"/>
                <w:bottom w:val="none" w:sz="0" w:space="0" w:color="auto"/>
                <w:right w:val="none" w:sz="0" w:space="0" w:color="auto"/>
              </w:divBdr>
            </w:div>
            <w:div w:id="1852378236">
              <w:marLeft w:val="0"/>
              <w:marRight w:val="0"/>
              <w:marTop w:val="0"/>
              <w:marBottom w:val="0"/>
              <w:divBdr>
                <w:top w:val="none" w:sz="0" w:space="0" w:color="auto"/>
                <w:left w:val="none" w:sz="0" w:space="0" w:color="auto"/>
                <w:bottom w:val="none" w:sz="0" w:space="0" w:color="auto"/>
                <w:right w:val="none" w:sz="0" w:space="0" w:color="auto"/>
              </w:divBdr>
            </w:div>
            <w:div w:id="1925020494">
              <w:marLeft w:val="0"/>
              <w:marRight w:val="0"/>
              <w:marTop w:val="0"/>
              <w:marBottom w:val="0"/>
              <w:divBdr>
                <w:top w:val="none" w:sz="0" w:space="0" w:color="auto"/>
                <w:left w:val="none" w:sz="0" w:space="0" w:color="auto"/>
                <w:bottom w:val="none" w:sz="0" w:space="0" w:color="auto"/>
                <w:right w:val="none" w:sz="0" w:space="0" w:color="auto"/>
              </w:divBdr>
            </w:div>
            <w:div w:id="178083539">
              <w:marLeft w:val="0"/>
              <w:marRight w:val="0"/>
              <w:marTop w:val="0"/>
              <w:marBottom w:val="0"/>
              <w:divBdr>
                <w:top w:val="none" w:sz="0" w:space="0" w:color="auto"/>
                <w:left w:val="none" w:sz="0" w:space="0" w:color="auto"/>
                <w:bottom w:val="none" w:sz="0" w:space="0" w:color="auto"/>
                <w:right w:val="none" w:sz="0" w:space="0" w:color="auto"/>
              </w:divBdr>
            </w:div>
            <w:div w:id="1998920833">
              <w:marLeft w:val="0"/>
              <w:marRight w:val="0"/>
              <w:marTop w:val="0"/>
              <w:marBottom w:val="0"/>
              <w:divBdr>
                <w:top w:val="none" w:sz="0" w:space="0" w:color="auto"/>
                <w:left w:val="none" w:sz="0" w:space="0" w:color="auto"/>
                <w:bottom w:val="none" w:sz="0" w:space="0" w:color="auto"/>
                <w:right w:val="none" w:sz="0" w:space="0" w:color="auto"/>
              </w:divBdr>
            </w:div>
            <w:div w:id="404107088">
              <w:marLeft w:val="0"/>
              <w:marRight w:val="0"/>
              <w:marTop w:val="0"/>
              <w:marBottom w:val="0"/>
              <w:divBdr>
                <w:top w:val="none" w:sz="0" w:space="0" w:color="auto"/>
                <w:left w:val="none" w:sz="0" w:space="0" w:color="auto"/>
                <w:bottom w:val="none" w:sz="0" w:space="0" w:color="auto"/>
                <w:right w:val="none" w:sz="0" w:space="0" w:color="auto"/>
              </w:divBdr>
            </w:div>
            <w:div w:id="791676712">
              <w:marLeft w:val="0"/>
              <w:marRight w:val="0"/>
              <w:marTop w:val="0"/>
              <w:marBottom w:val="0"/>
              <w:divBdr>
                <w:top w:val="none" w:sz="0" w:space="0" w:color="auto"/>
                <w:left w:val="none" w:sz="0" w:space="0" w:color="auto"/>
                <w:bottom w:val="none" w:sz="0" w:space="0" w:color="auto"/>
                <w:right w:val="none" w:sz="0" w:space="0" w:color="auto"/>
              </w:divBdr>
            </w:div>
            <w:div w:id="44261449">
              <w:marLeft w:val="0"/>
              <w:marRight w:val="0"/>
              <w:marTop w:val="0"/>
              <w:marBottom w:val="0"/>
              <w:divBdr>
                <w:top w:val="none" w:sz="0" w:space="0" w:color="auto"/>
                <w:left w:val="none" w:sz="0" w:space="0" w:color="auto"/>
                <w:bottom w:val="none" w:sz="0" w:space="0" w:color="auto"/>
                <w:right w:val="none" w:sz="0" w:space="0" w:color="auto"/>
              </w:divBdr>
            </w:div>
            <w:div w:id="2069495919">
              <w:marLeft w:val="0"/>
              <w:marRight w:val="0"/>
              <w:marTop w:val="0"/>
              <w:marBottom w:val="0"/>
              <w:divBdr>
                <w:top w:val="none" w:sz="0" w:space="0" w:color="auto"/>
                <w:left w:val="none" w:sz="0" w:space="0" w:color="auto"/>
                <w:bottom w:val="none" w:sz="0" w:space="0" w:color="auto"/>
                <w:right w:val="none" w:sz="0" w:space="0" w:color="auto"/>
              </w:divBdr>
            </w:div>
            <w:div w:id="441655631">
              <w:marLeft w:val="0"/>
              <w:marRight w:val="0"/>
              <w:marTop w:val="0"/>
              <w:marBottom w:val="0"/>
              <w:divBdr>
                <w:top w:val="none" w:sz="0" w:space="0" w:color="auto"/>
                <w:left w:val="none" w:sz="0" w:space="0" w:color="auto"/>
                <w:bottom w:val="none" w:sz="0" w:space="0" w:color="auto"/>
                <w:right w:val="none" w:sz="0" w:space="0" w:color="auto"/>
              </w:divBdr>
            </w:div>
            <w:div w:id="1918784654">
              <w:marLeft w:val="0"/>
              <w:marRight w:val="0"/>
              <w:marTop w:val="0"/>
              <w:marBottom w:val="0"/>
              <w:divBdr>
                <w:top w:val="none" w:sz="0" w:space="0" w:color="auto"/>
                <w:left w:val="none" w:sz="0" w:space="0" w:color="auto"/>
                <w:bottom w:val="none" w:sz="0" w:space="0" w:color="auto"/>
                <w:right w:val="none" w:sz="0" w:space="0" w:color="auto"/>
              </w:divBdr>
            </w:div>
            <w:div w:id="2090803718">
              <w:marLeft w:val="0"/>
              <w:marRight w:val="0"/>
              <w:marTop w:val="0"/>
              <w:marBottom w:val="0"/>
              <w:divBdr>
                <w:top w:val="none" w:sz="0" w:space="0" w:color="auto"/>
                <w:left w:val="none" w:sz="0" w:space="0" w:color="auto"/>
                <w:bottom w:val="none" w:sz="0" w:space="0" w:color="auto"/>
                <w:right w:val="none" w:sz="0" w:space="0" w:color="auto"/>
              </w:divBdr>
            </w:div>
            <w:div w:id="1174762763">
              <w:marLeft w:val="0"/>
              <w:marRight w:val="0"/>
              <w:marTop w:val="0"/>
              <w:marBottom w:val="0"/>
              <w:divBdr>
                <w:top w:val="none" w:sz="0" w:space="0" w:color="auto"/>
                <w:left w:val="none" w:sz="0" w:space="0" w:color="auto"/>
                <w:bottom w:val="none" w:sz="0" w:space="0" w:color="auto"/>
                <w:right w:val="none" w:sz="0" w:space="0" w:color="auto"/>
              </w:divBdr>
            </w:div>
            <w:div w:id="1609896667">
              <w:marLeft w:val="0"/>
              <w:marRight w:val="0"/>
              <w:marTop w:val="0"/>
              <w:marBottom w:val="0"/>
              <w:divBdr>
                <w:top w:val="none" w:sz="0" w:space="0" w:color="auto"/>
                <w:left w:val="none" w:sz="0" w:space="0" w:color="auto"/>
                <w:bottom w:val="none" w:sz="0" w:space="0" w:color="auto"/>
                <w:right w:val="none" w:sz="0" w:space="0" w:color="auto"/>
              </w:divBdr>
            </w:div>
            <w:div w:id="1755977485">
              <w:marLeft w:val="0"/>
              <w:marRight w:val="0"/>
              <w:marTop w:val="0"/>
              <w:marBottom w:val="0"/>
              <w:divBdr>
                <w:top w:val="none" w:sz="0" w:space="0" w:color="auto"/>
                <w:left w:val="none" w:sz="0" w:space="0" w:color="auto"/>
                <w:bottom w:val="none" w:sz="0" w:space="0" w:color="auto"/>
                <w:right w:val="none" w:sz="0" w:space="0" w:color="auto"/>
              </w:divBdr>
            </w:div>
            <w:div w:id="15458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90669">
      <w:bodyDiv w:val="1"/>
      <w:marLeft w:val="0"/>
      <w:marRight w:val="0"/>
      <w:marTop w:val="0"/>
      <w:marBottom w:val="0"/>
      <w:divBdr>
        <w:top w:val="none" w:sz="0" w:space="0" w:color="auto"/>
        <w:left w:val="none" w:sz="0" w:space="0" w:color="auto"/>
        <w:bottom w:val="none" w:sz="0" w:space="0" w:color="auto"/>
        <w:right w:val="none" w:sz="0" w:space="0" w:color="auto"/>
      </w:divBdr>
    </w:div>
    <w:div w:id="970329826">
      <w:bodyDiv w:val="1"/>
      <w:marLeft w:val="0"/>
      <w:marRight w:val="0"/>
      <w:marTop w:val="0"/>
      <w:marBottom w:val="0"/>
      <w:divBdr>
        <w:top w:val="none" w:sz="0" w:space="0" w:color="auto"/>
        <w:left w:val="none" w:sz="0" w:space="0" w:color="auto"/>
        <w:bottom w:val="none" w:sz="0" w:space="0" w:color="auto"/>
        <w:right w:val="none" w:sz="0" w:space="0" w:color="auto"/>
      </w:divBdr>
      <w:divsChild>
        <w:div w:id="208996778">
          <w:marLeft w:val="0"/>
          <w:marRight w:val="0"/>
          <w:marTop w:val="0"/>
          <w:marBottom w:val="0"/>
          <w:divBdr>
            <w:top w:val="none" w:sz="0" w:space="0" w:color="auto"/>
            <w:left w:val="none" w:sz="0" w:space="0" w:color="auto"/>
            <w:bottom w:val="none" w:sz="0" w:space="0" w:color="auto"/>
            <w:right w:val="none" w:sz="0" w:space="0" w:color="auto"/>
          </w:divBdr>
          <w:divsChild>
            <w:div w:id="615521134">
              <w:marLeft w:val="0"/>
              <w:marRight w:val="0"/>
              <w:marTop w:val="0"/>
              <w:marBottom w:val="0"/>
              <w:divBdr>
                <w:top w:val="none" w:sz="0" w:space="0" w:color="auto"/>
                <w:left w:val="none" w:sz="0" w:space="0" w:color="auto"/>
                <w:bottom w:val="none" w:sz="0" w:space="0" w:color="auto"/>
                <w:right w:val="none" w:sz="0" w:space="0" w:color="auto"/>
              </w:divBdr>
            </w:div>
            <w:div w:id="1412001521">
              <w:marLeft w:val="0"/>
              <w:marRight w:val="0"/>
              <w:marTop w:val="0"/>
              <w:marBottom w:val="0"/>
              <w:divBdr>
                <w:top w:val="none" w:sz="0" w:space="0" w:color="auto"/>
                <w:left w:val="none" w:sz="0" w:space="0" w:color="auto"/>
                <w:bottom w:val="none" w:sz="0" w:space="0" w:color="auto"/>
                <w:right w:val="none" w:sz="0" w:space="0" w:color="auto"/>
              </w:divBdr>
            </w:div>
            <w:div w:id="847450881">
              <w:marLeft w:val="0"/>
              <w:marRight w:val="0"/>
              <w:marTop w:val="0"/>
              <w:marBottom w:val="0"/>
              <w:divBdr>
                <w:top w:val="none" w:sz="0" w:space="0" w:color="auto"/>
                <w:left w:val="none" w:sz="0" w:space="0" w:color="auto"/>
                <w:bottom w:val="none" w:sz="0" w:space="0" w:color="auto"/>
                <w:right w:val="none" w:sz="0" w:space="0" w:color="auto"/>
              </w:divBdr>
            </w:div>
            <w:div w:id="208685325">
              <w:marLeft w:val="0"/>
              <w:marRight w:val="0"/>
              <w:marTop w:val="0"/>
              <w:marBottom w:val="0"/>
              <w:divBdr>
                <w:top w:val="none" w:sz="0" w:space="0" w:color="auto"/>
                <w:left w:val="none" w:sz="0" w:space="0" w:color="auto"/>
                <w:bottom w:val="none" w:sz="0" w:space="0" w:color="auto"/>
                <w:right w:val="none" w:sz="0" w:space="0" w:color="auto"/>
              </w:divBdr>
            </w:div>
            <w:div w:id="248925451">
              <w:marLeft w:val="0"/>
              <w:marRight w:val="0"/>
              <w:marTop w:val="0"/>
              <w:marBottom w:val="0"/>
              <w:divBdr>
                <w:top w:val="none" w:sz="0" w:space="0" w:color="auto"/>
                <w:left w:val="none" w:sz="0" w:space="0" w:color="auto"/>
                <w:bottom w:val="none" w:sz="0" w:space="0" w:color="auto"/>
                <w:right w:val="none" w:sz="0" w:space="0" w:color="auto"/>
              </w:divBdr>
            </w:div>
            <w:div w:id="864442636">
              <w:marLeft w:val="0"/>
              <w:marRight w:val="0"/>
              <w:marTop w:val="0"/>
              <w:marBottom w:val="0"/>
              <w:divBdr>
                <w:top w:val="none" w:sz="0" w:space="0" w:color="auto"/>
                <w:left w:val="none" w:sz="0" w:space="0" w:color="auto"/>
                <w:bottom w:val="none" w:sz="0" w:space="0" w:color="auto"/>
                <w:right w:val="none" w:sz="0" w:space="0" w:color="auto"/>
              </w:divBdr>
            </w:div>
            <w:div w:id="1081759145">
              <w:marLeft w:val="0"/>
              <w:marRight w:val="0"/>
              <w:marTop w:val="0"/>
              <w:marBottom w:val="0"/>
              <w:divBdr>
                <w:top w:val="none" w:sz="0" w:space="0" w:color="auto"/>
                <w:left w:val="none" w:sz="0" w:space="0" w:color="auto"/>
                <w:bottom w:val="none" w:sz="0" w:space="0" w:color="auto"/>
                <w:right w:val="none" w:sz="0" w:space="0" w:color="auto"/>
              </w:divBdr>
            </w:div>
            <w:div w:id="1309818589">
              <w:marLeft w:val="0"/>
              <w:marRight w:val="0"/>
              <w:marTop w:val="0"/>
              <w:marBottom w:val="0"/>
              <w:divBdr>
                <w:top w:val="none" w:sz="0" w:space="0" w:color="auto"/>
                <w:left w:val="none" w:sz="0" w:space="0" w:color="auto"/>
                <w:bottom w:val="none" w:sz="0" w:space="0" w:color="auto"/>
                <w:right w:val="none" w:sz="0" w:space="0" w:color="auto"/>
              </w:divBdr>
            </w:div>
            <w:div w:id="1101949997">
              <w:marLeft w:val="0"/>
              <w:marRight w:val="0"/>
              <w:marTop w:val="0"/>
              <w:marBottom w:val="0"/>
              <w:divBdr>
                <w:top w:val="none" w:sz="0" w:space="0" w:color="auto"/>
                <w:left w:val="none" w:sz="0" w:space="0" w:color="auto"/>
                <w:bottom w:val="none" w:sz="0" w:space="0" w:color="auto"/>
                <w:right w:val="none" w:sz="0" w:space="0" w:color="auto"/>
              </w:divBdr>
            </w:div>
            <w:div w:id="622732446">
              <w:marLeft w:val="0"/>
              <w:marRight w:val="0"/>
              <w:marTop w:val="0"/>
              <w:marBottom w:val="0"/>
              <w:divBdr>
                <w:top w:val="none" w:sz="0" w:space="0" w:color="auto"/>
                <w:left w:val="none" w:sz="0" w:space="0" w:color="auto"/>
                <w:bottom w:val="none" w:sz="0" w:space="0" w:color="auto"/>
                <w:right w:val="none" w:sz="0" w:space="0" w:color="auto"/>
              </w:divBdr>
            </w:div>
            <w:div w:id="1344090061">
              <w:marLeft w:val="0"/>
              <w:marRight w:val="0"/>
              <w:marTop w:val="0"/>
              <w:marBottom w:val="0"/>
              <w:divBdr>
                <w:top w:val="none" w:sz="0" w:space="0" w:color="auto"/>
                <w:left w:val="none" w:sz="0" w:space="0" w:color="auto"/>
                <w:bottom w:val="none" w:sz="0" w:space="0" w:color="auto"/>
                <w:right w:val="none" w:sz="0" w:space="0" w:color="auto"/>
              </w:divBdr>
            </w:div>
            <w:div w:id="1360817030">
              <w:marLeft w:val="0"/>
              <w:marRight w:val="0"/>
              <w:marTop w:val="0"/>
              <w:marBottom w:val="0"/>
              <w:divBdr>
                <w:top w:val="none" w:sz="0" w:space="0" w:color="auto"/>
                <w:left w:val="none" w:sz="0" w:space="0" w:color="auto"/>
                <w:bottom w:val="none" w:sz="0" w:space="0" w:color="auto"/>
                <w:right w:val="none" w:sz="0" w:space="0" w:color="auto"/>
              </w:divBdr>
            </w:div>
            <w:div w:id="360473888">
              <w:marLeft w:val="0"/>
              <w:marRight w:val="0"/>
              <w:marTop w:val="0"/>
              <w:marBottom w:val="0"/>
              <w:divBdr>
                <w:top w:val="none" w:sz="0" w:space="0" w:color="auto"/>
                <w:left w:val="none" w:sz="0" w:space="0" w:color="auto"/>
                <w:bottom w:val="none" w:sz="0" w:space="0" w:color="auto"/>
                <w:right w:val="none" w:sz="0" w:space="0" w:color="auto"/>
              </w:divBdr>
            </w:div>
            <w:div w:id="456069871">
              <w:marLeft w:val="0"/>
              <w:marRight w:val="0"/>
              <w:marTop w:val="0"/>
              <w:marBottom w:val="0"/>
              <w:divBdr>
                <w:top w:val="none" w:sz="0" w:space="0" w:color="auto"/>
                <w:left w:val="none" w:sz="0" w:space="0" w:color="auto"/>
                <w:bottom w:val="none" w:sz="0" w:space="0" w:color="auto"/>
                <w:right w:val="none" w:sz="0" w:space="0" w:color="auto"/>
              </w:divBdr>
            </w:div>
            <w:div w:id="1625506339">
              <w:marLeft w:val="0"/>
              <w:marRight w:val="0"/>
              <w:marTop w:val="0"/>
              <w:marBottom w:val="0"/>
              <w:divBdr>
                <w:top w:val="none" w:sz="0" w:space="0" w:color="auto"/>
                <w:left w:val="none" w:sz="0" w:space="0" w:color="auto"/>
                <w:bottom w:val="none" w:sz="0" w:space="0" w:color="auto"/>
                <w:right w:val="none" w:sz="0" w:space="0" w:color="auto"/>
              </w:divBdr>
            </w:div>
            <w:div w:id="1574777990">
              <w:marLeft w:val="0"/>
              <w:marRight w:val="0"/>
              <w:marTop w:val="0"/>
              <w:marBottom w:val="0"/>
              <w:divBdr>
                <w:top w:val="none" w:sz="0" w:space="0" w:color="auto"/>
                <w:left w:val="none" w:sz="0" w:space="0" w:color="auto"/>
                <w:bottom w:val="none" w:sz="0" w:space="0" w:color="auto"/>
                <w:right w:val="none" w:sz="0" w:space="0" w:color="auto"/>
              </w:divBdr>
            </w:div>
            <w:div w:id="512493306">
              <w:marLeft w:val="0"/>
              <w:marRight w:val="0"/>
              <w:marTop w:val="0"/>
              <w:marBottom w:val="0"/>
              <w:divBdr>
                <w:top w:val="none" w:sz="0" w:space="0" w:color="auto"/>
                <w:left w:val="none" w:sz="0" w:space="0" w:color="auto"/>
                <w:bottom w:val="none" w:sz="0" w:space="0" w:color="auto"/>
                <w:right w:val="none" w:sz="0" w:space="0" w:color="auto"/>
              </w:divBdr>
            </w:div>
            <w:div w:id="562523961">
              <w:marLeft w:val="0"/>
              <w:marRight w:val="0"/>
              <w:marTop w:val="0"/>
              <w:marBottom w:val="0"/>
              <w:divBdr>
                <w:top w:val="none" w:sz="0" w:space="0" w:color="auto"/>
                <w:left w:val="none" w:sz="0" w:space="0" w:color="auto"/>
                <w:bottom w:val="none" w:sz="0" w:space="0" w:color="auto"/>
                <w:right w:val="none" w:sz="0" w:space="0" w:color="auto"/>
              </w:divBdr>
            </w:div>
            <w:div w:id="2028477519">
              <w:marLeft w:val="0"/>
              <w:marRight w:val="0"/>
              <w:marTop w:val="0"/>
              <w:marBottom w:val="0"/>
              <w:divBdr>
                <w:top w:val="none" w:sz="0" w:space="0" w:color="auto"/>
                <w:left w:val="none" w:sz="0" w:space="0" w:color="auto"/>
                <w:bottom w:val="none" w:sz="0" w:space="0" w:color="auto"/>
                <w:right w:val="none" w:sz="0" w:space="0" w:color="auto"/>
              </w:divBdr>
            </w:div>
            <w:div w:id="7758644">
              <w:marLeft w:val="0"/>
              <w:marRight w:val="0"/>
              <w:marTop w:val="0"/>
              <w:marBottom w:val="0"/>
              <w:divBdr>
                <w:top w:val="none" w:sz="0" w:space="0" w:color="auto"/>
                <w:left w:val="none" w:sz="0" w:space="0" w:color="auto"/>
                <w:bottom w:val="none" w:sz="0" w:space="0" w:color="auto"/>
                <w:right w:val="none" w:sz="0" w:space="0" w:color="auto"/>
              </w:divBdr>
            </w:div>
            <w:div w:id="1873378318">
              <w:marLeft w:val="0"/>
              <w:marRight w:val="0"/>
              <w:marTop w:val="0"/>
              <w:marBottom w:val="0"/>
              <w:divBdr>
                <w:top w:val="none" w:sz="0" w:space="0" w:color="auto"/>
                <w:left w:val="none" w:sz="0" w:space="0" w:color="auto"/>
                <w:bottom w:val="none" w:sz="0" w:space="0" w:color="auto"/>
                <w:right w:val="none" w:sz="0" w:space="0" w:color="auto"/>
              </w:divBdr>
            </w:div>
            <w:div w:id="1269850296">
              <w:marLeft w:val="0"/>
              <w:marRight w:val="0"/>
              <w:marTop w:val="0"/>
              <w:marBottom w:val="0"/>
              <w:divBdr>
                <w:top w:val="none" w:sz="0" w:space="0" w:color="auto"/>
                <w:left w:val="none" w:sz="0" w:space="0" w:color="auto"/>
                <w:bottom w:val="none" w:sz="0" w:space="0" w:color="auto"/>
                <w:right w:val="none" w:sz="0" w:space="0" w:color="auto"/>
              </w:divBdr>
            </w:div>
            <w:div w:id="459956265">
              <w:marLeft w:val="0"/>
              <w:marRight w:val="0"/>
              <w:marTop w:val="0"/>
              <w:marBottom w:val="0"/>
              <w:divBdr>
                <w:top w:val="none" w:sz="0" w:space="0" w:color="auto"/>
                <w:left w:val="none" w:sz="0" w:space="0" w:color="auto"/>
                <w:bottom w:val="none" w:sz="0" w:space="0" w:color="auto"/>
                <w:right w:val="none" w:sz="0" w:space="0" w:color="auto"/>
              </w:divBdr>
            </w:div>
            <w:div w:id="816579586">
              <w:marLeft w:val="0"/>
              <w:marRight w:val="0"/>
              <w:marTop w:val="0"/>
              <w:marBottom w:val="0"/>
              <w:divBdr>
                <w:top w:val="none" w:sz="0" w:space="0" w:color="auto"/>
                <w:left w:val="none" w:sz="0" w:space="0" w:color="auto"/>
                <w:bottom w:val="none" w:sz="0" w:space="0" w:color="auto"/>
                <w:right w:val="none" w:sz="0" w:space="0" w:color="auto"/>
              </w:divBdr>
            </w:div>
            <w:div w:id="1382166401">
              <w:marLeft w:val="0"/>
              <w:marRight w:val="0"/>
              <w:marTop w:val="0"/>
              <w:marBottom w:val="0"/>
              <w:divBdr>
                <w:top w:val="none" w:sz="0" w:space="0" w:color="auto"/>
                <w:left w:val="none" w:sz="0" w:space="0" w:color="auto"/>
                <w:bottom w:val="none" w:sz="0" w:space="0" w:color="auto"/>
                <w:right w:val="none" w:sz="0" w:space="0" w:color="auto"/>
              </w:divBdr>
            </w:div>
            <w:div w:id="240990228">
              <w:marLeft w:val="0"/>
              <w:marRight w:val="0"/>
              <w:marTop w:val="0"/>
              <w:marBottom w:val="0"/>
              <w:divBdr>
                <w:top w:val="none" w:sz="0" w:space="0" w:color="auto"/>
                <w:left w:val="none" w:sz="0" w:space="0" w:color="auto"/>
                <w:bottom w:val="none" w:sz="0" w:space="0" w:color="auto"/>
                <w:right w:val="none" w:sz="0" w:space="0" w:color="auto"/>
              </w:divBdr>
            </w:div>
            <w:div w:id="2110849788">
              <w:marLeft w:val="0"/>
              <w:marRight w:val="0"/>
              <w:marTop w:val="0"/>
              <w:marBottom w:val="0"/>
              <w:divBdr>
                <w:top w:val="none" w:sz="0" w:space="0" w:color="auto"/>
                <w:left w:val="none" w:sz="0" w:space="0" w:color="auto"/>
                <w:bottom w:val="none" w:sz="0" w:space="0" w:color="auto"/>
                <w:right w:val="none" w:sz="0" w:space="0" w:color="auto"/>
              </w:divBdr>
            </w:div>
            <w:div w:id="1763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0787">
      <w:bodyDiv w:val="1"/>
      <w:marLeft w:val="0"/>
      <w:marRight w:val="0"/>
      <w:marTop w:val="0"/>
      <w:marBottom w:val="0"/>
      <w:divBdr>
        <w:top w:val="none" w:sz="0" w:space="0" w:color="auto"/>
        <w:left w:val="none" w:sz="0" w:space="0" w:color="auto"/>
        <w:bottom w:val="none" w:sz="0" w:space="0" w:color="auto"/>
        <w:right w:val="none" w:sz="0" w:space="0" w:color="auto"/>
      </w:divBdr>
      <w:divsChild>
        <w:div w:id="525405680">
          <w:marLeft w:val="0"/>
          <w:marRight w:val="0"/>
          <w:marTop w:val="0"/>
          <w:marBottom w:val="0"/>
          <w:divBdr>
            <w:top w:val="none" w:sz="0" w:space="0" w:color="auto"/>
            <w:left w:val="none" w:sz="0" w:space="0" w:color="auto"/>
            <w:bottom w:val="none" w:sz="0" w:space="0" w:color="auto"/>
            <w:right w:val="none" w:sz="0" w:space="0" w:color="auto"/>
          </w:divBdr>
          <w:divsChild>
            <w:div w:id="1671173067">
              <w:marLeft w:val="0"/>
              <w:marRight w:val="0"/>
              <w:marTop w:val="0"/>
              <w:marBottom w:val="0"/>
              <w:divBdr>
                <w:top w:val="none" w:sz="0" w:space="0" w:color="auto"/>
                <w:left w:val="none" w:sz="0" w:space="0" w:color="auto"/>
                <w:bottom w:val="none" w:sz="0" w:space="0" w:color="auto"/>
                <w:right w:val="none" w:sz="0" w:space="0" w:color="auto"/>
              </w:divBdr>
            </w:div>
            <w:div w:id="1670599877">
              <w:marLeft w:val="0"/>
              <w:marRight w:val="0"/>
              <w:marTop w:val="0"/>
              <w:marBottom w:val="0"/>
              <w:divBdr>
                <w:top w:val="none" w:sz="0" w:space="0" w:color="auto"/>
                <w:left w:val="none" w:sz="0" w:space="0" w:color="auto"/>
                <w:bottom w:val="none" w:sz="0" w:space="0" w:color="auto"/>
                <w:right w:val="none" w:sz="0" w:space="0" w:color="auto"/>
              </w:divBdr>
            </w:div>
            <w:div w:id="774516060">
              <w:marLeft w:val="0"/>
              <w:marRight w:val="0"/>
              <w:marTop w:val="0"/>
              <w:marBottom w:val="0"/>
              <w:divBdr>
                <w:top w:val="none" w:sz="0" w:space="0" w:color="auto"/>
                <w:left w:val="none" w:sz="0" w:space="0" w:color="auto"/>
                <w:bottom w:val="none" w:sz="0" w:space="0" w:color="auto"/>
                <w:right w:val="none" w:sz="0" w:space="0" w:color="auto"/>
              </w:divBdr>
            </w:div>
            <w:div w:id="798492961">
              <w:marLeft w:val="0"/>
              <w:marRight w:val="0"/>
              <w:marTop w:val="0"/>
              <w:marBottom w:val="0"/>
              <w:divBdr>
                <w:top w:val="none" w:sz="0" w:space="0" w:color="auto"/>
                <w:left w:val="none" w:sz="0" w:space="0" w:color="auto"/>
                <w:bottom w:val="none" w:sz="0" w:space="0" w:color="auto"/>
                <w:right w:val="none" w:sz="0" w:space="0" w:color="auto"/>
              </w:divBdr>
            </w:div>
            <w:div w:id="1412199103">
              <w:marLeft w:val="0"/>
              <w:marRight w:val="0"/>
              <w:marTop w:val="0"/>
              <w:marBottom w:val="0"/>
              <w:divBdr>
                <w:top w:val="none" w:sz="0" w:space="0" w:color="auto"/>
                <w:left w:val="none" w:sz="0" w:space="0" w:color="auto"/>
                <w:bottom w:val="none" w:sz="0" w:space="0" w:color="auto"/>
                <w:right w:val="none" w:sz="0" w:space="0" w:color="auto"/>
              </w:divBdr>
            </w:div>
            <w:div w:id="712997212">
              <w:marLeft w:val="0"/>
              <w:marRight w:val="0"/>
              <w:marTop w:val="0"/>
              <w:marBottom w:val="0"/>
              <w:divBdr>
                <w:top w:val="none" w:sz="0" w:space="0" w:color="auto"/>
                <w:left w:val="none" w:sz="0" w:space="0" w:color="auto"/>
                <w:bottom w:val="none" w:sz="0" w:space="0" w:color="auto"/>
                <w:right w:val="none" w:sz="0" w:space="0" w:color="auto"/>
              </w:divBdr>
            </w:div>
            <w:div w:id="1540700805">
              <w:marLeft w:val="0"/>
              <w:marRight w:val="0"/>
              <w:marTop w:val="0"/>
              <w:marBottom w:val="0"/>
              <w:divBdr>
                <w:top w:val="none" w:sz="0" w:space="0" w:color="auto"/>
                <w:left w:val="none" w:sz="0" w:space="0" w:color="auto"/>
                <w:bottom w:val="none" w:sz="0" w:space="0" w:color="auto"/>
                <w:right w:val="none" w:sz="0" w:space="0" w:color="auto"/>
              </w:divBdr>
            </w:div>
            <w:div w:id="181483152">
              <w:marLeft w:val="0"/>
              <w:marRight w:val="0"/>
              <w:marTop w:val="0"/>
              <w:marBottom w:val="0"/>
              <w:divBdr>
                <w:top w:val="none" w:sz="0" w:space="0" w:color="auto"/>
                <w:left w:val="none" w:sz="0" w:space="0" w:color="auto"/>
                <w:bottom w:val="none" w:sz="0" w:space="0" w:color="auto"/>
                <w:right w:val="none" w:sz="0" w:space="0" w:color="auto"/>
              </w:divBdr>
            </w:div>
            <w:div w:id="975527553">
              <w:marLeft w:val="0"/>
              <w:marRight w:val="0"/>
              <w:marTop w:val="0"/>
              <w:marBottom w:val="0"/>
              <w:divBdr>
                <w:top w:val="none" w:sz="0" w:space="0" w:color="auto"/>
                <w:left w:val="none" w:sz="0" w:space="0" w:color="auto"/>
                <w:bottom w:val="none" w:sz="0" w:space="0" w:color="auto"/>
                <w:right w:val="none" w:sz="0" w:space="0" w:color="auto"/>
              </w:divBdr>
            </w:div>
            <w:div w:id="480007137">
              <w:marLeft w:val="0"/>
              <w:marRight w:val="0"/>
              <w:marTop w:val="0"/>
              <w:marBottom w:val="0"/>
              <w:divBdr>
                <w:top w:val="none" w:sz="0" w:space="0" w:color="auto"/>
                <w:left w:val="none" w:sz="0" w:space="0" w:color="auto"/>
                <w:bottom w:val="none" w:sz="0" w:space="0" w:color="auto"/>
                <w:right w:val="none" w:sz="0" w:space="0" w:color="auto"/>
              </w:divBdr>
            </w:div>
            <w:div w:id="150143398">
              <w:marLeft w:val="0"/>
              <w:marRight w:val="0"/>
              <w:marTop w:val="0"/>
              <w:marBottom w:val="0"/>
              <w:divBdr>
                <w:top w:val="none" w:sz="0" w:space="0" w:color="auto"/>
                <w:left w:val="none" w:sz="0" w:space="0" w:color="auto"/>
                <w:bottom w:val="none" w:sz="0" w:space="0" w:color="auto"/>
                <w:right w:val="none" w:sz="0" w:space="0" w:color="auto"/>
              </w:divBdr>
            </w:div>
            <w:div w:id="1473208828">
              <w:marLeft w:val="0"/>
              <w:marRight w:val="0"/>
              <w:marTop w:val="0"/>
              <w:marBottom w:val="0"/>
              <w:divBdr>
                <w:top w:val="none" w:sz="0" w:space="0" w:color="auto"/>
                <w:left w:val="none" w:sz="0" w:space="0" w:color="auto"/>
                <w:bottom w:val="none" w:sz="0" w:space="0" w:color="auto"/>
                <w:right w:val="none" w:sz="0" w:space="0" w:color="auto"/>
              </w:divBdr>
            </w:div>
            <w:div w:id="549541229">
              <w:marLeft w:val="0"/>
              <w:marRight w:val="0"/>
              <w:marTop w:val="0"/>
              <w:marBottom w:val="0"/>
              <w:divBdr>
                <w:top w:val="none" w:sz="0" w:space="0" w:color="auto"/>
                <w:left w:val="none" w:sz="0" w:space="0" w:color="auto"/>
                <w:bottom w:val="none" w:sz="0" w:space="0" w:color="auto"/>
                <w:right w:val="none" w:sz="0" w:space="0" w:color="auto"/>
              </w:divBdr>
            </w:div>
            <w:div w:id="1670719513">
              <w:marLeft w:val="0"/>
              <w:marRight w:val="0"/>
              <w:marTop w:val="0"/>
              <w:marBottom w:val="0"/>
              <w:divBdr>
                <w:top w:val="none" w:sz="0" w:space="0" w:color="auto"/>
                <w:left w:val="none" w:sz="0" w:space="0" w:color="auto"/>
                <w:bottom w:val="none" w:sz="0" w:space="0" w:color="auto"/>
                <w:right w:val="none" w:sz="0" w:space="0" w:color="auto"/>
              </w:divBdr>
            </w:div>
            <w:div w:id="1390685376">
              <w:marLeft w:val="0"/>
              <w:marRight w:val="0"/>
              <w:marTop w:val="0"/>
              <w:marBottom w:val="0"/>
              <w:divBdr>
                <w:top w:val="none" w:sz="0" w:space="0" w:color="auto"/>
                <w:left w:val="none" w:sz="0" w:space="0" w:color="auto"/>
                <w:bottom w:val="none" w:sz="0" w:space="0" w:color="auto"/>
                <w:right w:val="none" w:sz="0" w:space="0" w:color="auto"/>
              </w:divBdr>
            </w:div>
            <w:div w:id="1491022132">
              <w:marLeft w:val="0"/>
              <w:marRight w:val="0"/>
              <w:marTop w:val="0"/>
              <w:marBottom w:val="0"/>
              <w:divBdr>
                <w:top w:val="none" w:sz="0" w:space="0" w:color="auto"/>
                <w:left w:val="none" w:sz="0" w:space="0" w:color="auto"/>
                <w:bottom w:val="none" w:sz="0" w:space="0" w:color="auto"/>
                <w:right w:val="none" w:sz="0" w:space="0" w:color="auto"/>
              </w:divBdr>
            </w:div>
            <w:div w:id="959723205">
              <w:marLeft w:val="0"/>
              <w:marRight w:val="0"/>
              <w:marTop w:val="0"/>
              <w:marBottom w:val="0"/>
              <w:divBdr>
                <w:top w:val="none" w:sz="0" w:space="0" w:color="auto"/>
                <w:left w:val="none" w:sz="0" w:space="0" w:color="auto"/>
                <w:bottom w:val="none" w:sz="0" w:space="0" w:color="auto"/>
                <w:right w:val="none" w:sz="0" w:space="0" w:color="auto"/>
              </w:divBdr>
            </w:div>
            <w:div w:id="947810935">
              <w:marLeft w:val="0"/>
              <w:marRight w:val="0"/>
              <w:marTop w:val="0"/>
              <w:marBottom w:val="0"/>
              <w:divBdr>
                <w:top w:val="none" w:sz="0" w:space="0" w:color="auto"/>
                <w:left w:val="none" w:sz="0" w:space="0" w:color="auto"/>
                <w:bottom w:val="none" w:sz="0" w:space="0" w:color="auto"/>
                <w:right w:val="none" w:sz="0" w:space="0" w:color="auto"/>
              </w:divBdr>
            </w:div>
            <w:div w:id="1926452441">
              <w:marLeft w:val="0"/>
              <w:marRight w:val="0"/>
              <w:marTop w:val="0"/>
              <w:marBottom w:val="0"/>
              <w:divBdr>
                <w:top w:val="none" w:sz="0" w:space="0" w:color="auto"/>
                <w:left w:val="none" w:sz="0" w:space="0" w:color="auto"/>
                <w:bottom w:val="none" w:sz="0" w:space="0" w:color="auto"/>
                <w:right w:val="none" w:sz="0" w:space="0" w:color="auto"/>
              </w:divBdr>
            </w:div>
            <w:div w:id="424110745">
              <w:marLeft w:val="0"/>
              <w:marRight w:val="0"/>
              <w:marTop w:val="0"/>
              <w:marBottom w:val="0"/>
              <w:divBdr>
                <w:top w:val="none" w:sz="0" w:space="0" w:color="auto"/>
                <w:left w:val="none" w:sz="0" w:space="0" w:color="auto"/>
                <w:bottom w:val="none" w:sz="0" w:space="0" w:color="auto"/>
                <w:right w:val="none" w:sz="0" w:space="0" w:color="auto"/>
              </w:divBdr>
            </w:div>
            <w:div w:id="446387367">
              <w:marLeft w:val="0"/>
              <w:marRight w:val="0"/>
              <w:marTop w:val="0"/>
              <w:marBottom w:val="0"/>
              <w:divBdr>
                <w:top w:val="none" w:sz="0" w:space="0" w:color="auto"/>
                <w:left w:val="none" w:sz="0" w:space="0" w:color="auto"/>
                <w:bottom w:val="none" w:sz="0" w:space="0" w:color="auto"/>
                <w:right w:val="none" w:sz="0" w:space="0" w:color="auto"/>
              </w:divBdr>
            </w:div>
            <w:div w:id="5813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461">
      <w:bodyDiv w:val="1"/>
      <w:marLeft w:val="0"/>
      <w:marRight w:val="0"/>
      <w:marTop w:val="0"/>
      <w:marBottom w:val="0"/>
      <w:divBdr>
        <w:top w:val="none" w:sz="0" w:space="0" w:color="auto"/>
        <w:left w:val="none" w:sz="0" w:space="0" w:color="auto"/>
        <w:bottom w:val="none" w:sz="0" w:space="0" w:color="auto"/>
        <w:right w:val="none" w:sz="0" w:space="0" w:color="auto"/>
      </w:divBdr>
    </w:div>
    <w:div w:id="981346798">
      <w:bodyDiv w:val="1"/>
      <w:marLeft w:val="0"/>
      <w:marRight w:val="0"/>
      <w:marTop w:val="0"/>
      <w:marBottom w:val="0"/>
      <w:divBdr>
        <w:top w:val="none" w:sz="0" w:space="0" w:color="auto"/>
        <w:left w:val="none" w:sz="0" w:space="0" w:color="auto"/>
        <w:bottom w:val="none" w:sz="0" w:space="0" w:color="auto"/>
        <w:right w:val="none" w:sz="0" w:space="0" w:color="auto"/>
      </w:divBdr>
      <w:divsChild>
        <w:div w:id="474025951">
          <w:marLeft w:val="0"/>
          <w:marRight w:val="0"/>
          <w:marTop w:val="0"/>
          <w:marBottom w:val="0"/>
          <w:divBdr>
            <w:top w:val="none" w:sz="0" w:space="0" w:color="auto"/>
            <w:left w:val="none" w:sz="0" w:space="0" w:color="auto"/>
            <w:bottom w:val="none" w:sz="0" w:space="0" w:color="auto"/>
            <w:right w:val="none" w:sz="0" w:space="0" w:color="auto"/>
          </w:divBdr>
        </w:div>
        <w:div w:id="725252650">
          <w:marLeft w:val="0"/>
          <w:marRight w:val="0"/>
          <w:marTop w:val="0"/>
          <w:marBottom w:val="0"/>
          <w:divBdr>
            <w:top w:val="none" w:sz="0" w:space="0" w:color="auto"/>
            <w:left w:val="none" w:sz="0" w:space="0" w:color="auto"/>
            <w:bottom w:val="none" w:sz="0" w:space="0" w:color="auto"/>
            <w:right w:val="none" w:sz="0" w:space="0" w:color="auto"/>
          </w:divBdr>
          <w:divsChild>
            <w:div w:id="1182739449">
              <w:marLeft w:val="0"/>
              <w:marRight w:val="0"/>
              <w:marTop w:val="0"/>
              <w:marBottom w:val="0"/>
              <w:divBdr>
                <w:top w:val="single" w:sz="6" w:space="4" w:color="E0E0E0"/>
                <w:left w:val="single" w:sz="6" w:space="4" w:color="E0E0E0"/>
                <w:bottom w:val="single" w:sz="2" w:space="4" w:color="E0E0E0"/>
                <w:right w:val="single" w:sz="6" w:space="4" w:color="E0E0E0"/>
              </w:divBdr>
            </w:div>
            <w:div w:id="1134325595">
              <w:marLeft w:val="0"/>
              <w:marRight w:val="0"/>
              <w:marTop w:val="0"/>
              <w:marBottom w:val="0"/>
              <w:divBdr>
                <w:top w:val="none" w:sz="0" w:space="0" w:color="auto"/>
                <w:left w:val="none" w:sz="0" w:space="0" w:color="auto"/>
                <w:bottom w:val="none" w:sz="0" w:space="0" w:color="auto"/>
                <w:right w:val="none" w:sz="0" w:space="0" w:color="auto"/>
              </w:divBdr>
              <w:divsChild>
                <w:div w:id="140459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3601">
      <w:bodyDiv w:val="1"/>
      <w:marLeft w:val="0"/>
      <w:marRight w:val="0"/>
      <w:marTop w:val="0"/>
      <w:marBottom w:val="0"/>
      <w:divBdr>
        <w:top w:val="none" w:sz="0" w:space="0" w:color="auto"/>
        <w:left w:val="none" w:sz="0" w:space="0" w:color="auto"/>
        <w:bottom w:val="none" w:sz="0" w:space="0" w:color="auto"/>
        <w:right w:val="none" w:sz="0" w:space="0" w:color="auto"/>
      </w:divBdr>
    </w:div>
    <w:div w:id="985743147">
      <w:bodyDiv w:val="1"/>
      <w:marLeft w:val="0"/>
      <w:marRight w:val="0"/>
      <w:marTop w:val="0"/>
      <w:marBottom w:val="0"/>
      <w:divBdr>
        <w:top w:val="none" w:sz="0" w:space="0" w:color="auto"/>
        <w:left w:val="none" w:sz="0" w:space="0" w:color="auto"/>
        <w:bottom w:val="none" w:sz="0" w:space="0" w:color="auto"/>
        <w:right w:val="none" w:sz="0" w:space="0" w:color="auto"/>
      </w:divBdr>
    </w:div>
    <w:div w:id="986594771">
      <w:bodyDiv w:val="1"/>
      <w:marLeft w:val="0"/>
      <w:marRight w:val="0"/>
      <w:marTop w:val="0"/>
      <w:marBottom w:val="0"/>
      <w:divBdr>
        <w:top w:val="none" w:sz="0" w:space="0" w:color="auto"/>
        <w:left w:val="none" w:sz="0" w:space="0" w:color="auto"/>
        <w:bottom w:val="none" w:sz="0" w:space="0" w:color="auto"/>
        <w:right w:val="none" w:sz="0" w:space="0" w:color="auto"/>
      </w:divBdr>
    </w:div>
    <w:div w:id="987975993">
      <w:bodyDiv w:val="1"/>
      <w:marLeft w:val="0"/>
      <w:marRight w:val="0"/>
      <w:marTop w:val="0"/>
      <w:marBottom w:val="0"/>
      <w:divBdr>
        <w:top w:val="none" w:sz="0" w:space="0" w:color="auto"/>
        <w:left w:val="none" w:sz="0" w:space="0" w:color="auto"/>
        <w:bottom w:val="none" w:sz="0" w:space="0" w:color="auto"/>
        <w:right w:val="none" w:sz="0" w:space="0" w:color="auto"/>
      </w:divBdr>
    </w:div>
    <w:div w:id="993070581">
      <w:bodyDiv w:val="1"/>
      <w:marLeft w:val="0"/>
      <w:marRight w:val="0"/>
      <w:marTop w:val="0"/>
      <w:marBottom w:val="0"/>
      <w:divBdr>
        <w:top w:val="none" w:sz="0" w:space="0" w:color="auto"/>
        <w:left w:val="none" w:sz="0" w:space="0" w:color="auto"/>
        <w:bottom w:val="none" w:sz="0" w:space="0" w:color="auto"/>
        <w:right w:val="none" w:sz="0" w:space="0" w:color="auto"/>
      </w:divBdr>
    </w:div>
    <w:div w:id="998461988">
      <w:bodyDiv w:val="1"/>
      <w:marLeft w:val="0"/>
      <w:marRight w:val="0"/>
      <w:marTop w:val="0"/>
      <w:marBottom w:val="0"/>
      <w:divBdr>
        <w:top w:val="none" w:sz="0" w:space="0" w:color="auto"/>
        <w:left w:val="none" w:sz="0" w:space="0" w:color="auto"/>
        <w:bottom w:val="none" w:sz="0" w:space="0" w:color="auto"/>
        <w:right w:val="none" w:sz="0" w:space="0" w:color="auto"/>
      </w:divBdr>
      <w:divsChild>
        <w:div w:id="1744837242">
          <w:marLeft w:val="0"/>
          <w:marRight w:val="0"/>
          <w:marTop w:val="0"/>
          <w:marBottom w:val="0"/>
          <w:divBdr>
            <w:top w:val="none" w:sz="0" w:space="0" w:color="auto"/>
            <w:left w:val="none" w:sz="0" w:space="0" w:color="auto"/>
            <w:bottom w:val="none" w:sz="0" w:space="0" w:color="auto"/>
            <w:right w:val="none" w:sz="0" w:space="0" w:color="auto"/>
          </w:divBdr>
          <w:divsChild>
            <w:div w:id="1609697998">
              <w:marLeft w:val="0"/>
              <w:marRight w:val="0"/>
              <w:marTop w:val="0"/>
              <w:marBottom w:val="0"/>
              <w:divBdr>
                <w:top w:val="none" w:sz="0" w:space="0" w:color="auto"/>
                <w:left w:val="none" w:sz="0" w:space="0" w:color="auto"/>
                <w:bottom w:val="none" w:sz="0" w:space="0" w:color="auto"/>
                <w:right w:val="none" w:sz="0" w:space="0" w:color="auto"/>
              </w:divBdr>
            </w:div>
            <w:div w:id="33622441">
              <w:marLeft w:val="0"/>
              <w:marRight w:val="0"/>
              <w:marTop w:val="0"/>
              <w:marBottom w:val="0"/>
              <w:divBdr>
                <w:top w:val="none" w:sz="0" w:space="0" w:color="auto"/>
                <w:left w:val="none" w:sz="0" w:space="0" w:color="auto"/>
                <w:bottom w:val="none" w:sz="0" w:space="0" w:color="auto"/>
                <w:right w:val="none" w:sz="0" w:space="0" w:color="auto"/>
              </w:divBdr>
            </w:div>
            <w:div w:id="487864321">
              <w:marLeft w:val="0"/>
              <w:marRight w:val="0"/>
              <w:marTop w:val="0"/>
              <w:marBottom w:val="0"/>
              <w:divBdr>
                <w:top w:val="none" w:sz="0" w:space="0" w:color="auto"/>
                <w:left w:val="none" w:sz="0" w:space="0" w:color="auto"/>
                <w:bottom w:val="none" w:sz="0" w:space="0" w:color="auto"/>
                <w:right w:val="none" w:sz="0" w:space="0" w:color="auto"/>
              </w:divBdr>
            </w:div>
            <w:div w:id="150408059">
              <w:marLeft w:val="0"/>
              <w:marRight w:val="0"/>
              <w:marTop w:val="0"/>
              <w:marBottom w:val="0"/>
              <w:divBdr>
                <w:top w:val="none" w:sz="0" w:space="0" w:color="auto"/>
                <w:left w:val="none" w:sz="0" w:space="0" w:color="auto"/>
                <w:bottom w:val="none" w:sz="0" w:space="0" w:color="auto"/>
                <w:right w:val="none" w:sz="0" w:space="0" w:color="auto"/>
              </w:divBdr>
            </w:div>
            <w:div w:id="1734349760">
              <w:marLeft w:val="0"/>
              <w:marRight w:val="0"/>
              <w:marTop w:val="0"/>
              <w:marBottom w:val="0"/>
              <w:divBdr>
                <w:top w:val="none" w:sz="0" w:space="0" w:color="auto"/>
                <w:left w:val="none" w:sz="0" w:space="0" w:color="auto"/>
                <w:bottom w:val="none" w:sz="0" w:space="0" w:color="auto"/>
                <w:right w:val="none" w:sz="0" w:space="0" w:color="auto"/>
              </w:divBdr>
            </w:div>
            <w:div w:id="680861613">
              <w:marLeft w:val="0"/>
              <w:marRight w:val="0"/>
              <w:marTop w:val="0"/>
              <w:marBottom w:val="0"/>
              <w:divBdr>
                <w:top w:val="none" w:sz="0" w:space="0" w:color="auto"/>
                <w:left w:val="none" w:sz="0" w:space="0" w:color="auto"/>
                <w:bottom w:val="none" w:sz="0" w:space="0" w:color="auto"/>
                <w:right w:val="none" w:sz="0" w:space="0" w:color="auto"/>
              </w:divBdr>
            </w:div>
            <w:div w:id="1382360265">
              <w:marLeft w:val="0"/>
              <w:marRight w:val="0"/>
              <w:marTop w:val="0"/>
              <w:marBottom w:val="0"/>
              <w:divBdr>
                <w:top w:val="none" w:sz="0" w:space="0" w:color="auto"/>
                <w:left w:val="none" w:sz="0" w:space="0" w:color="auto"/>
                <w:bottom w:val="none" w:sz="0" w:space="0" w:color="auto"/>
                <w:right w:val="none" w:sz="0" w:space="0" w:color="auto"/>
              </w:divBdr>
            </w:div>
            <w:div w:id="1387725215">
              <w:marLeft w:val="0"/>
              <w:marRight w:val="0"/>
              <w:marTop w:val="0"/>
              <w:marBottom w:val="0"/>
              <w:divBdr>
                <w:top w:val="none" w:sz="0" w:space="0" w:color="auto"/>
                <w:left w:val="none" w:sz="0" w:space="0" w:color="auto"/>
                <w:bottom w:val="none" w:sz="0" w:space="0" w:color="auto"/>
                <w:right w:val="none" w:sz="0" w:space="0" w:color="auto"/>
              </w:divBdr>
            </w:div>
            <w:div w:id="1265963899">
              <w:marLeft w:val="0"/>
              <w:marRight w:val="0"/>
              <w:marTop w:val="0"/>
              <w:marBottom w:val="0"/>
              <w:divBdr>
                <w:top w:val="none" w:sz="0" w:space="0" w:color="auto"/>
                <w:left w:val="none" w:sz="0" w:space="0" w:color="auto"/>
                <w:bottom w:val="none" w:sz="0" w:space="0" w:color="auto"/>
                <w:right w:val="none" w:sz="0" w:space="0" w:color="auto"/>
              </w:divBdr>
            </w:div>
            <w:div w:id="1876623873">
              <w:marLeft w:val="0"/>
              <w:marRight w:val="0"/>
              <w:marTop w:val="0"/>
              <w:marBottom w:val="0"/>
              <w:divBdr>
                <w:top w:val="none" w:sz="0" w:space="0" w:color="auto"/>
                <w:left w:val="none" w:sz="0" w:space="0" w:color="auto"/>
                <w:bottom w:val="none" w:sz="0" w:space="0" w:color="auto"/>
                <w:right w:val="none" w:sz="0" w:space="0" w:color="auto"/>
              </w:divBdr>
            </w:div>
            <w:div w:id="1491100841">
              <w:marLeft w:val="0"/>
              <w:marRight w:val="0"/>
              <w:marTop w:val="0"/>
              <w:marBottom w:val="0"/>
              <w:divBdr>
                <w:top w:val="none" w:sz="0" w:space="0" w:color="auto"/>
                <w:left w:val="none" w:sz="0" w:space="0" w:color="auto"/>
                <w:bottom w:val="none" w:sz="0" w:space="0" w:color="auto"/>
                <w:right w:val="none" w:sz="0" w:space="0" w:color="auto"/>
              </w:divBdr>
            </w:div>
            <w:div w:id="1580291272">
              <w:marLeft w:val="0"/>
              <w:marRight w:val="0"/>
              <w:marTop w:val="0"/>
              <w:marBottom w:val="0"/>
              <w:divBdr>
                <w:top w:val="none" w:sz="0" w:space="0" w:color="auto"/>
                <w:left w:val="none" w:sz="0" w:space="0" w:color="auto"/>
                <w:bottom w:val="none" w:sz="0" w:space="0" w:color="auto"/>
                <w:right w:val="none" w:sz="0" w:space="0" w:color="auto"/>
              </w:divBdr>
            </w:div>
            <w:div w:id="588738502">
              <w:marLeft w:val="0"/>
              <w:marRight w:val="0"/>
              <w:marTop w:val="0"/>
              <w:marBottom w:val="0"/>
              <w:divBdr>
                <w:top w:val="none" w:sz="0" w:space="0" w:color="auto"/>
                <w:left w:val="none" w:sz="0" w:space="0" w:color="auto"/>
                <w:bottom w:val="none" w:sz="0" w:space="0" w:color="auto"/>
                <w:right w:val="none" w:sz="0" w:space="0" w:color="auto"/>
              </w:divBdr>
            </w:div>
            <w:div w:id="427118839">
              <w:marLeft w:val="0"/>
              <w:marRight w:val="0"/>
              <w:marTop w:val="0"/>
              <w:marBottom w:val="0"/>
              <w:divBdr>
                <w:top w:val="none" w:sz="0" w:space="0" w:color="auto"/>
                <w:left w:val="none" w:sz="0" w:space="0" w:color="auto"/>
                <w:bottom w:val="none" w:sz="0" w:space="0" w:color="auto"/>
                <w:right w:val="none" w:sz="0" w:space="0" w:color="auto"/>
              </w:divBdr>
            </w:div>
            <w:div w:id="1057432329">
              <w:marLeft w:val="0"/>
              <w:marRight w:val="0"/>
              <w:marTop w:val="0"/>
              <w:marBottom w:val="0"/>
              <w:divBdr>
                <w:top w:val="none" w:sz="0" w:space="0" w:color="auto"/>
                <w:left w:val="none" w:sz="0" w:space="0" w:color="auto"/>
                <w:bottom w:val="none" w:sz="0" w:space="0" w:color="auto"/>
                <w:right w:val="none" w:sz="0" w:space="0" w:color="auto"/>
              </w:divBdr>
            </w:div>
            <w:div w:id="870726927">
              <w:marLeft w:val="0"/>
              <w:marRight w:val="0"/>
              <w:marTop w:val="0"/>
              <w:marBottom w:val="0"/>
              <w:divBdr>
                <w:top w:val="none" w:sz="0" w:space="0" w:color="auto"/>
                <w:left w:val="none" w:sz="0" w:space="0" w:color="auto"/>
                <w:bottom w:val="none" w:sz="0" w:space="0" w:color="auto"/>
                <w:right w:val="none" w:sz="0" w:space="0" w:color="auto"/>
              </w:divBdr>
            </w:div>
            <w:div w:id="1953317133">
              <w:marLeft w:val="0"/>
              <w:marRight w:val="0"/>
              <w:marTop w:val="0"/>
              <w:marBottom w:val="0"/>
              <w:divBdr>
                <w:top w:val="none" w:sz="0" w:space="0" w:color="auto"/>
                <w:left w:val="none" w:sz="0" w:space="0" w:color="auto"/>
                <w:bottom w:val="none" w:sz="0" w:space="0" w:color="auto"/>
                <w:right w:val="none" w:sz="0" w:space="0" w:color="auto"/>
              </w:divBdr>
            </w:div>
            <w:div w:id="624972341">
              <w:marLeft w:val="0"/>
              <w:marRight w:val="0"/>
              <w:marTop w:val="0"/>
              <w:marBottom w:val="0"/>
              <w:divBdr>
                <w:top w:val="none" w:sz="0" w:space="0" w:color="auto"/>
                <w:left w:val="none" w:sz="0" w:space="0" w:color="auto"/>
                <w:bottom w:val="none" w:sz="0" w:space="0" w:color="auto"/>
                <w:right w:val="none" w:sz="0" w:space="0" w:color="auto"/>
              </w:divBdr>
            </w:div>
            <w:div w:id="1647318163">
              <w:marLeft w:val="0"/>
              <w:marRight w:val="0"/>
              <w:marTop w:val="0"/>
              <w:marBottom w:val="0"/>
              <w:divBdr>
                <w:top w:val="none" w:sz="0" w:space="0" w:color="auto"/>
                <w:left w:val="none" w:sz="0" w:space="0" w:color="auto"/>
                <w:bottom w:val="none" w:sz="0" w:space="0" w:color="auto"/>
                <w:right w:val="none" w:sz="0" w:space="0" w:color="auto"/>
              </w:divBdr>
            </w:div>
            <w:div w:id="1758549287">
              <w:marLeft w:val="0"/>
              <w:marRight w:val="0"/>
              <w:marTop w:val="0"/>
              <w:marBottom w:val="0"/>
              <w:divBdr>
                <w:top w:val="none" w:sz="0" w:space="0" w:color="auto"/>
                <w:left w:val="none" w:sz="0" w:space="0" w:color="auto"/>
                <w:bottom w:val="none" w:sz="0" w:space="0" w:color="auto"/>
                <w:right w:val="none" w:sz="0" w:space="0" w:color="auto"/>
              </w:divBdr>
            </w:div>
            <w:div w:id="1212158963">
              <w:marLeft w:val="0"/>
              <w:marRight w:val="0"/>
              <w:marTop w:val="0"/>
              <w:marBottom w:val="0"/>
              <w:divBdr>
                <w:top w:val="none" w:sz="0" w:space="0" w:color="auto"/>
                <w:left w:val="none" w:sz="0" w:space="0" w:color="auto"/>
                <w:bottom w:val="none" w:sz="0" w:space="0" w:color="auto"/>
                <w:right w:val="none" w:sz="0" w:space="0" w:color="auto"/>
              </w:divBdr>
            </w:div>
            <w:div w:id="1797334939">
              <w:marLeft w:val="0"/>
              <w:marRight w:val="0"/>
              <w:marTop w:val="0"/>
              <w:marBottom w:val="0"/>
              <w:divBdr>
                <w:top w:val="none" w:sz="0" w:space="0" w:color="auto"/>
                <w:left w:val="none" w:sz="0" w:space="0" w:color="auto"/>
                <w:bottom w:val="none" w:sz="0" w:space="0" w:color="auto"/>
                <w:right w:val="none" w:sz="0" w:space="0" w:color="auto"/>
              </w:divBdr>
            </w:div>
            <w:div w:id="46881464">
              <w:marLeft w:val="0"/>
              <w:marRight w:val="0"/>
              <w:marTop w:val="0"/>
              <w:marBottom w:val="0"/>
              <w:divBdr>
                <w:top w:val="none" w:sz="0" w:space="0" w:color="auto"/>
                <w:left w:val="none" w:sz="0" w:space="0" w:color="auto"/>
                <w:bottom w:val="none" w:sz="0" w:space="0" w:color="auto"/>
                <w:right w:val="none" w:sz="0" w:space="0" w:color="auto"/>
              </w:divBdr>
            </w:div>
            <w:div w:id="1706325559">
              <w:marLeft w:val="0"/>
              <w:marRight w:val="0"/>
              <w:marTop w:val="0"/>
              <w:marBottom w:val="0"/>
              <w:divBdr>
                <w:top w:val="none" w:sz="0" w:space="0" w:color="auto"/>
                <w:left w:val="none" w:sz="0" w:space="0" w:color="auto"/>
                <w:bottom w:val="none" w:sz="0" w:space="0" w:color="auto"/>
                <w:right w:val="none" w:sz="0" w:space="0" w:color="auto"/>
              </w:divBdr>
            </w:div>
            <w:div w:id="1375816095">
              <w:marLeft w:val="0"/>
              <w:marRight w:val="0"/>
              <w:marTop w:val="0"/>
              <w:marBottom w:val="0"/>
              <w:divBdr>
                <w:top w:val="none" w:sz="0" w:space="0" w:color="auto"/>
                <w:left w:val="none" w:sz="0" w:space="0" w:color="auto"/>
                <w:bottom w:val="none" w:sz="0" w:space="0" w:color="auto"/>
                <w:right w:val="none" w:sz="0" w:space="0" w:color="auto"/>
              </w:divBdr>
            </w:div>
            <w:div w:id="79957967">
              <w:marLeft w:val="0"/>
              <w:marRight w:val="0"/>
              <w:marTop w:val="0"/>
              <w:marBottom w:val="0"/>
              <w:divBdr>
                <w:top w:val="none" w:sz="0" w:space="0" w:color="auto"/>
                <w:left w:val="none" w:sz="0" w:space="0" w:color="auto"/>
                <w:bottom w:val="none" w:sz="0" w:space="0" w:color="auto"/>
                <w:right w:val="none" w:sz="0" w:space="0" w:color="auto"/>
              </w:divBdr>
            </w:div>
            <w:div w:id="2089767362">
              <w:marLeft w:val="0"/>
              <w:marRight w:val="0"/>
              <w:marTop w:val="0"/>
              <w:marBottom w:val="0"/>
              <w:divBdr>
                <w:top w:val="none" w:sz="0" w:space="0" w:color="auto"/>
                <w:left w:val="none" w:sz="0" w:space="0" w:color="auto"/>
                <w:bottom w:val="none" w:sz="0" w:space="0" w:color="auto"/>
                <w:right w:val="none" w:sz="0" w:space="0" w:color="auto"/>
              </w:divBdr>
            </w:div>
            <w:div w:id="484393090">
              <w:marLeft w:val="0"/>
              <w:marRight w:val="0"/>
              <w:marTop w:val="0"/>
              <w:marBottom w:val="0"/>
              <w:divBdr>
                <w:top w:val="none" w:sz="0" w:space="0" w:color="auto"/>
                <w:left w:val="none" w:sz="0" w:space="0" w:color="auto"/>
                <w:bottom w:val="none" w:sz="0" w:space="0" w:color="auto"/>
                <w:right w:val="none" w:sz="0" w:space="0" w:color="auto"/>
              </w:divBdr>
            </w:div>
            <w:div w:id="1361052468">
              <w:marLeft w:val="0"/>
              <w:marRight w:val="0"/>
              <w:marTop w:val="0"/>
              <w:marBottom w:val="0"/>
              <w:divBdr>
                <w:top w:val="none" w:sz="0" w:space="0" w:color="auto"/>
                <w:left w:val="none" w:sz="0" w:space="0" w:color="auto"/>
                <w:bottom w:val="none" w:sz="0" w:space="0" w:color="auto"/>
                <w:right w:val="none" w:sz="0" w:space="0" w:color="auto"/>
              </w:divBdr>
            </w:div>
            <w:div w:id="1653604993">
              <w:marLeft w:val="0"/>
              <w:marRight w:val="0"/>
              <w:marTop w:val="0"/>
              <w:marBottom w:val="0"/>
              <w:divBdr>
                <w:top w:val="none" w:sz="0" w:space="0" w:color="auto"/>
                <w:left w:val="none" w:sz="0" w:space="0" w:color="auto"/>
                <w:bottom w:val="none" w:sz="0" w:space="0" w:color="auto"/>
                <w:right w:val="none" w:sz="0" w:space="0" w:color="auto"/>
              </w:divBdr>
            </w:div>
            <w:div w:id="5026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5077">
      <w:bodyDiv w:val="1"/>
      <w:marLeft w:val="0"/>
      <w:marRight w:val="0"/>
      <w:marTop w:val="0"/>
      <w:marBottom w:val="0"/>
      <w:divBdr>
        <w:top w:val="none" w:sz="0" w:space="0" w:color="auto"/>
        <w:left w:val="none" w:sz="0" w:space="0" w:color="auto"/>
        <w:bottom w:val="none" w:sz="0" w:space="0" w:color="auto"/>
        <w:right w:val="none" w:sz="0" w:space="0" w:color="auto"/>
      </w:divBdr>
    </w:div>
    <w:div w:id="1012605489">
      <w:bodyDiv w:val="1"/>
      <w:marLeft w:val="0"/>
      <w:marRight w:val="0"/>
      <w:marTop w:val="0"/>
      <w:marBottom w:val="0"/>
      <w:divBdr>
        <w:top w:val="none" w:sz="0" w:space="0" w:color="auto"/>
        <w:left w:val="none" w:sz="0" w:space="0" w:color="auto"/>
        <w:bottom w:val="none" w:sz="0" w:space="0" w:color="auto"/>
        <w:right w:val="none" w:sz="0" w:space="0" w:color="auto"/>
      </w:divBdr>
    </w:div>
    <w:div w:id="1013413015">
      <w:bodyDiv w:val="1"/>
      <w:marLeft w:val="0"/>
      <w:marRight w:val="0"/>
      <w:marTop w:val="0"/>
      <w:marBottom w:val="0"/>
      <w:divBdr>
        <w:top w:val="none" w:sz="0" w:space="0" w:color="auto"/>
        <w:left w:val="none" w:sz="0" w:space="0" w:color="auto"/>
        <w:bottom w:val="none" w:sz="0" w:space="0" w:color="auto"/>
        <w:right w:val="none" w:sz="0" w:space="0" w:color="auto"/>
      </w:divBdr>
    </w:div>
    <w:div w:id="1014529512">
      <w:bodyDiv w:val="1"/>
      <w:marLeft w:val="0"/>
      <w:marRight w:val="0"/>
      <w:marTop w:val="0"/>
      <w:marBottom w:val="0"/>
      <w:divBdr>
        <w:top w:val="none" w:sz="0" w:space="0" w:color="auto"/>
        <w:left w:val="none" w:sz="0" w:space="0" w:color="auto"/>
        <w:bottom w:val="none" w:sz="0" w:space="0" w:color="auto"/>
        <w:right w:val="none" w:sz="0" w:space="0" w:color="auto"/>
      </w:divBdr>
      <w:divsChild>
        <w:div w:id="1090934234">
          <w:marLeft w:val="0"/>
          <w:marRight w:val="0"/>
          <w:marTop w:val="0"/>
          <w:marBottom w:val="0"/>
          <w:divBdr>
            <w:top w:val="none" w:sz="0" w:space="0" w:color="auto"/>
            <w:left w:val="none" w:sz="0" w:space="0" w:color="auto"/>
            <w:bottom w:val="none" w:sz="0" w:space="0" w:color="auto"/>
            <w:right w:val="none" w:sz="0" w:space="0" w:color="auto"/>
          </w:divBdr>
          <w:divsChild>
            <w:div w:id="205029042">
              <w:marLeft w:val="0"/>
              <w:marRight w:val="0"/>
              <w:marTop w:val="0"/>
              <w:marBottom w:val="0"/>
              <w:divBdr>
                <w:top w:val="none" w:sz="0" w:space="0" w:color="auto"/>
                <w:left w:val="none" w:sz="0" w:space="0" w:color="auto"/>
                <w:bottom w:val="none" w:sz="0" w:space="0" w:color="auto"/>
                <w:right w:val="none" w:sz="0" w:space="0" w:color="auto"/>
              </w:divBdr>
            </w:div>
            <w:div w:id="392700703">
              <w:marLeft w:val="0"/>
              <w:marRight w:val="0"/>
              <w:marTop w:val="0"/>
              <w:marBottom w:val="0"/>
              <w:divBdr>
                <w:top w:val="none" w:sz="0" w:space="0" w:color="auto"/>
                <w:left w:val="none" w:sz="0" w:space="0" w:color="auto"/>
                <w:bottom w:val="none" w:sz="0" w:space="0" w:color="auto"/>
                <w:right w:val="none" w:sz="0" w:space="0" w:color="auto"/>
              </w:divBdr>
            </w:div>
            <w:div w:id="12346936">
              <w:marLeft w:val="0"/>
              <w:marRight w:val="0"/>
              <w:marTop w:val="0"/>
              <w:marBottom w:val="0"/>
              <w:divBdr>
                <w:top w:val="none" w:sz="0" w:space="0" w:color="auto"/>
                <w:left w:val="none" w:sz="0" w:space="0" w:color="auto"/>
                <w:bottom w:val="none" w:sz="0" w:space="0" w:color="auto"/>
                <w:right w:val="none" w:sz="0" w:space="0" w:color="auto"/>
              </w:divBdr>
            </w:div>
            <w:div w:id="706218529">
              <w:marLeft w:val="0"/>
              <w:marRight w:val="0"/>
              <w:marTop w:val="0"/>
              <w:marBottom w:val="0"/>
              <w:divBdr>
                <w:top w:val="none" w:sz="0" w:space="0" w:color="auto"/>
                <w:left w:val="none" w:sz="0" w:space="0" w:color="auto"/>
                <w:bottom w:val="none" w:sz="0" w:space="0" w:color="auto"/>
                <w:right w:val="none" w:sz="0" w:space="0" w:color="auto"/>
              </w:divBdr>
            </w:div>
            <w:div w:id="293098538">
              <w:marLeft w:val="0"/>
              <w:marRight w:val="0"/>
              <w:marTop w:val="0"/>
              <w:marBottom w:val="0"/>
              <w:divBdr>
                <w:top w:val="none" w:sz="0" w:space="0" w:color="auto"/>
                <w:left w:val="none" w:sz="0" w:space="0" w:color="auto"/>
                <w:bottom w:val="none" w:sz="0" w:space="0" w:color="auto"/>
                <w:right w:val="none" w:sz="0" w:space="0" w:color="auto"/>
              </w:divBdr>
            </w:div>
            <w:div w:id="1882742495">
              <w:marLeft w:val="0"/>
              <w:marRight w:val="0"/>
              <w:marTop w:val="0"/>
              <w:marBottom w:val="0"/>
              <w:divBdr>
                <w:top w:val="none" w:sz="0" w:space="0" w:color="auto"/>
                <w:left w:val="none" w:sz="0" w:space="0" w:color="auto"/>
                <w:bottom w:val="none" w:sz="0" w:space="0" w:color="auto"/>
                <w:right w:val="none" w:sz="0" w:space="0" w:color="auto"/>
              </w:divBdr>
            </w:div>
            <w:div w:id="929628515">
              <w:marLeft w:val="0"/>
              <w:marRight w:val="0"/>
              <w:marTop w:val="0"/>
              <w:marBottom w:val="0"/>
              <w:divBdr>
                <w:top w:val="none" w:sz="0" w:space="0" w:color="auto"/>
                <w:left w:val="none" w:sz="0" w:space="0" w:color="auto"/>
                <w:bottom w:val="none" w:sz="0" w:space="0" w:color="auto"/>
                <w:right w:val="none" w:sz="0" w:space="0" w:color="auto"/>
              </w:divBdr>
            </w:div>
            <w:div w:id="969870044">
              <w:marLeft w:val="0"/>
              <w:marRight w:val="0"/>
              <w:marTop w:val="0"/>
              <w:marBottom w:val="0"/>
              <w:divBdr>
                <w:top w:val="none" w:sz="0" w:space="0" w:color="auto"/>
                <w:left w:val="none" w:sz="0" w:space="0" w:color="auto"/>
                <w:bottom w:val="none" w:sz="0" w:space="0" w:color="auto"/>
                <w:right w:val="none" w:sz="0" w:space="0" w:color="auto"/>
              </w:divBdr>
            </w:div>
            <w:div w:id="582908241">
              <w:marLeft w:val="0"/>
              <w:marRight w:val="0"/>
              <w:marTop w:val="0"/>
              <w:marBottom w:val="0"/>
              <w:divBdr>
                <w:top w:val="none" w:sz="0" w:space="0" w:color="auto"/>
                <w:left w:val="none" w:sz="0" w:space="0" w:color="auto"/>
                <w:bottom w:val="none" w:sz="0" w:space="0" w:color="auto"/>
                <w:right w:val="none" w:sz="0" w:space="0" w:color="auto"/>
              </w:divBdr>
            </w:div>
            <w:div w:id="1315454940">
              <w:marLeft w:val="0"/>
              <w:marRight w:val="0"/>
              <w:marTop w:val="0"/>
              <w:marBottom w:val="0"/>
              <w:divBdr>
                <w:top w:val="none" w:sz="0" w:space="0" w:color="auto"/>
                <w:left w:val="none" w:sz="0" w:space="0" w:color="auto"/>
                <w:bottom w:val="none" w:sz="0" w:space="0" w:color="auto"/>
                <w:right w:val="none" w:sz="0" w:space="0" w:color="auto"/>
              </w:divBdr>
            </w:div>
            <w:div w:id="2082827561">
              <w:marLeft w:val="0"/>
              <w:marRight w:val="0"/>
              <w:marTop w:val="0"/>
              <w:marBottom w:val="0"/>
              <w:divBdr>
                <w:top w:val="none" w:sz="0" w:space="0" w:color="auto"/>
                <w:left w:val="none" w:sz="0" w:space="0" w:color="auto"/>
                <w:bottom w:val="none" w:sz="0" w:space="0" w:color="auto"/>
                <w:right w:val="none" w:sz="0" w:space="0" w:color="auto"/>
              </w:divBdr>
            </w:div>
            <w:div w:id="1830486608">
              <w:marLeft w:val="0"/>
              <w:marRight w:val="0"/>
              <w:marTop w:val="0"/>
              <w:marBottom w:val="0"/>
              <w:divBdr>
                <w:top w:val="none" w:sz="0" w:space="0" w:color="auto"/>
                <w:left w:val="none" w:sz="0" w:space="0" w:color="auto"/>
                <w:bottom w:val="none" w:sz="0" w:space="0" w:color="auto"/>
                <w:right w:val="none" w:sz="0" w:space="0" w:color="auto"/>
              </w:divBdr>
            </w:div>
            <w:div w:id="1385056233">
              <w:marLeft w:val="0"/>
              <w:marRight w:val="0"/>
              <w:marTop w:val="0"/>
              <w:marBottom w:val="0"/>
              <w:divBdr>
                <w:top w:val="none" w:sz="0" w:space="0" w:color="auto"/>
                <w:left w:val="none" w:sz="0" w:space="0" w:color="auto"/>
                <w:bottom w:val="none" w:sz="0" w:space="0" w:color="auto"/>
                <w:right w:val="none" w:sz="0" w:space="0" w:color="auto"/>
              </w:divBdr>
            </w:div>
            <w:div w:id="1095327024">
              <w:marLeft w:val="0"/>
              <w:marRight w:val="0"/>
              <w:marTop w:val="0"/>
              <w:marBottom w:val="0"/>
              <w:divBdr>
                <w:top w:val="none" w:sz="0" w:space="0" w:color="auto"/>
                <w:left w:val="none" w:sz="0" w:space="0" w:color="auto"/>
                <w:bottom w:val="none" w:sz="0" w:space="0" w:color="auto"/>
                <w:right w:val="none" w:sz="0" w:space="0" w:color="auto"/>
              </w:divBdr>
            </w:div>
            <w:div w:id="310403228">
              <w:marLeft w:val="0"/>
              <w:marRight w:val="0"/>
              <w:marTop w:val="0"/>
              <w:marBottom w:val="0"/>
              <w:divBdr>
                <w:top w:val="none" w:sz="0" w:space="0" w:color="auto"/>
                <w:left w:val="none" w:sz="0" w:space="0" w:color="auto"/>
                <w:bottom w:val="none" w:sz="0" w:space="0" w:color="auto"/>
                <w:right w:val="none" w:sz="0" w:space="0" w:color="auto"/>
              </w:divBdr>
            </w:div>
            <w:div w:id="1401563367">
              <w:marLeft w:val="0"/>
              <w:marRight w:val="0"/>
              <w:marTop w:val="0"/>
              <w:marBottom w:val="0"/>
              <w:divBdr>
                <w:top w:val="none" w:sz="0" w:space="0" w:color="auto"/>
                <w:left w:val="none" w:sz="0" w:space="0" w:color="auto"/>
                <w:bottom w:val="none" w:sz="0" w:space="0" w:color="auto"/>
                <w:right w:val="none" w:sz="0" w:space="0" w:color="auto"/>
              </w:divBdr>
            </w:div>
            <w:div w:id="1184054502">
              <w:marLeft w:val="0"/>
              <w:marRight w:val="0"/>
              <w:marTop w:val="0"/>
              <w:marBottom w:val="0"/>
              <w:divBdr>
                <w:top w:val="none" w:sz="0" w:space="0" w:color="auto"/>
                <w:left w:val="none" w:sz="0" w:space="0" w:color="auto"/>
                <w:bottom w:val="none" w:sz="0" w:space="0" w:color="auto"/>
                <w:right w:val="none" w:sz="0" w:space="0" w:color="auto"/>
              </w:divBdr>
            </w:div>
            <w:div w:id="1384477020">
              <w:marLeft w:val="0"/>
              <w:marRight w:val="0"/>
              <w:marTop w:val="0"/>
              <w:marBottom w:val="0"/>
              <w:divBdr>
                <w:top w:val="none" w:sz="0" w:space="0" w:color="auto"/>
                <w:left w:val="none" w:sz="0" w:space="0" w:color="auto"/>
                <w:bottom w:val="none" w:sz="0" w:space="0" w:color="auto"/>
                <w:right w:val="none" w:sz="0" w:space="0" w:color="auto"/>
              </w:divBdr>
            </w:div>
            <w:div w:id="1979676618">
              <w:marLeft w:val="0"/>
              <w:marRight w:val="0"/>
              <w:marTop w:val="0"/>
              <w:marBottom w:val="0"/>
              <w:divBdr>
                <w:top w:val="none" w:sz="0" w:space="0" w:color="auto"/>
                <w:left w:val="none" w:sz="0" w:space="0" w:color="auto"/>
                <w:bottom w:val="none" w:sz="0" w:space="0" w:color="auto"/>
                <w:right w:val="none" w:sz="0" w:space="0" w:color="auto"/>
              </w:divBdr>
            </w:div>
            <w:div w:id="856693972">
              <w:marLeft w:val="0"/>
              <w:marRight w:val="0"/>
              <w:marTop w:val="0"/>
              <w:marBottom w:val="0"/>
              <w:divBdr>
                <w:top w:val="none" w:sz="0" w:space="0" w:color="auto"/>
                <w:left w:val="none" w:sz="0" w:space="0" w:color="auto"/>
                <w:bottom w:val="none" w:sz="0" w:space="0" w:color="auto"/>
                <w:right w:val="none" w:sz="0" w:space="0" w:color="auto"/>
              </w:divBdr>
            </w:div>
            <w:div w:id="282421479">
              <w:marLeft w:val="0"/>
              <w:marRight w:val="0"/>
              <w:marTop w:val="0"/>
              <w:marBottom w:val="0"/>
              <w:divBdr>
                <w:top w:val="none" w:sz="0" w:space="0" w:color="auto"/>
                <w:left w:val="none" w:sz="0" w:space="0" w:color="auto"/>
                <w:bottom w:val="none" w:sz="0" w:space="0" w:color="auto"/>
                <w:right w:val="none" w:sz="0" w:space="0" w:color="auto"/>
              </w:divBdr>
            </w:div>
            <w:div w:id="140118838">
              <w:marLeft w:val="0"/>
              <w:marRight w:val="0"/>
              <w:marTop w:val="0"/>
              <w:marBottom w:val="0"/>
              <w:divBdr>
                <w:top w:val="none" w:sz="0" w:space="0" w:color="auto"/>
                <w:left w:val="none" w:sz="0" w:space="0" w:color="auto"/>
                <w:bottom w:val="none" w:sz="0" w:space="0" w:color="auto"/>
                <w:right w:val="none" w:sz="0" w:space="0" w:color="auto"/>
              </w:divBdr>
            </w:div>
            <w:div w:id="7308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68769">
      <w:bodyDiv w:val="1"/>
      <w:marLeft w:val="0"/>
      <w:marRight w:val="0"/>
      <w:marTop w:val="0"/>
      <w:marBottom w:val="0"/>
      <w:divBdr>
        <w:top w:val="none" w:sz="0" w:space="0" w:color="auto"/>
        <w:left w:val="none" w:sz="0" w:space="0" w:color="auto"/>
        <w:bottom w:val="none" w:sz="0" w:space="0" w:color="auto"/>
        <w:right w:val="none" w:sz="0" w:space="0" w:color="auto"/>
      </w:divBdr>
    </w:div>
    <w:div w:id="1059590488">
      <w:bodyDiv w:val="1"/>
      <w:marLeft w:val="0"/>
      <w:marRight w:val="0"/>
      <w:marTop w:val="0"/>
      <w:marBottom w:val="0"/>
      <w:divBdr>
        <w:top w:val="none" w:sz="0" w:space="0" w:color="auto"/>
        <w:left w:val="none" w:sz="0" w:space="0" w:color="auto"/>
        <w:bottom w:val="none" w:sz="0" w:space="0" w:color="auto"/>
        <w:right w:val="none" w:sz="0" w:space="0" w:color="auto"/>
      </w:divBdr>
    </w:div>
    <w:div w:id="1069694427">
      <w:bodyDiv w:val="1"/>
      <w:marLeft w:val="0"/>
      <w:marRight w:val="0"/>
      <w:marTop w:val="0"/>
      <w:marBottom w:val="0"/>
      <w:divBdr>
        <w:top w:val="none" w:sz="0" w:space="0" w:color="auto"/>
        <w:left w:val="none" w:sz="0" w:space="0" w:color="auto"/>
        <w:bottom w:val="none" w:sz="0" w:space="0" w:color="auto"/>
        <w:right w:val="none" w:sz="0" w:space="0" w:color="auto"/>
      </w:divBdr>
    </w:div>
    <w:div w:id="1069958432">
      <w:bodyDiv w:val="1"/>
      <w:marLeft w:val="0"/>
      <w:marRight w:val="0"/>
      <w:marTop w:val="0"/>
      <w:marBottom w:val="0"/>
      <w:divBdr>
        <w:top w:val="none" w:sz="0" w:space="0" w:color="auto"/>
        <w:left w:val="none" w:sz="0" w:space="0" w:color="auto"/>
        <w:bottom w:val="none" w:sz="0" w:space="0" w:color="auto"/>
        <w:right w:val="none" w:sz="0" w:space="0" w:color="auto"/>
      </w:divBdr>
    </w:div>
    <w:div w:id="1074856894">
      <w:bodyDiv w:val="1"/>
      <w:marLeft w:val="0"/>
      <w:marRight w:val="0"/>
      <w:marTop w:val="0"/>
      <w:marBottom w:val="0"/>
      <w:divBdr>
        <w:top w:val="none" w:sz="0" w:space="0" w:color="auto"/>
        <w:left w:val="none" w:sz="0" w:space="0" w:color="auto"/>
        <w:bottom w:val="none" w:sz="0" w:space="0" w:color="auto"/>
        <w:right w:val="none" w:sz="0" w:space="0" w:color="auto"/>
      </w:divBdr>
      <w:divsChild>
        <w:div w:id="1072628928">
          <w:marLeft w:val="0"/>
          <w:marRight w:val="0"/>
          <w:marTop w:val="0"/>
          <w:marBottom w:val="0"/>
          <w:divBdr>
            <w:top w:val="none" w:sz="0" w:space="0" w:color="auto"/>
            <w:left w:val="none" w:sz="0" w:space="0" w:color="auto"/>
            <w:bottom w:val="none" w:sz="0" w:space="0" w:color="auto"/>
            <w:right w:val="none" w:sz="0" w:space="0" w:color="auto"/>
          </w:divBdr>
          <w:divsChild>
            <w:div w:id="10840918">
              <w:marLeft w:val="0"/>
              <w:marRight w:val="0"/>
              <w:marTop w:val="0"/>
              <w:marBottom w:val="0"/>
              <w:divBdr>
                <w:top w:val="none" w:sz="0" w:space="0" w:color="auto"/>
                <w:left w:val="none" w:sz="0" w:space="0" w:color="auto"/>
                <w:bottom w:val="none" w:sz="0" w:space="0" w:color="auto"/>
                <w:right w:val="none" w:sz="0" w:space="0" w:color="auto"/>
              </w:divBdr>
            </w:div>
            <w:div w:id="1898859532">
              <w:marLeft w:val="0"/>
              <w:marRight w:val="0"/>
              <w:marTop w:val="0"/>
              <w:marBottom w:val="0"/>
              <w:divBdr>
                <w:top w:val="none" w:sz="0" w:space="0" w:color="auto"/>
                <w:left w:val="none" w:sz="0" w:space="0" w:color="auto"/>
                <w:bottom w:val="none" w:sz="0" w:space="0" w:color="auto"/>
                <w:right w:val="none" w:sz="0" w:space="0" w:color="auto"/>
              </w:divBdr>
            </w:div>
            <w:div w:id="391081481">
              <w:marLeft w:val="0"/>
              <w:marRight w:val="0"/>
              <w:marTop w:val="0"/>
              <w:marBottom w:val="0"/>
              <w:divBdr>
                <w:top w:val="none" w:sz="0" w:space="0" w:color="auto"/>
                <w:left w:val="none" w:sz="0" w:space="0" w:color="auto"/>
                <w:bottom w:val="none" w:sz="0" w:space="0" w:color="auto"/>
                <w:right w:val="none" w:sz="0" w:space="0" w:color="auto"/>
              </w:divBdr>
            </w:div>
            <w:div w:id="2038003960">
              <w:marLeft w:val="0"/>
              <w:marRight w:val="0"/>
              <w:marTop w:val="0"/>
              <w:marBottom w:val="0"/>
              <w:divBdr>
                <w:top w:val="none" w:sz="0" w:space="0" w:color="auto"/>
                <w:left w:val="none" w:sz="0" w:space="0" w:color="auto"/>
                <w:bottom w:val="none" w:sz="0" w:space="0" w:color="auto"/>
                <w:right w:val="none" w:sz="0" w:space="0" w:color="auto"/>
              </w:divBdr>
            </w:div>
            <w:div w:id="1906791793">
              <w:marLeft w:val="0"/>
              <w:marRight w:val="0"/>
              <w:marTop w:val="0"/>
              <w:marBottom w:val="0"/>
              <w:divBdr>
                <w:top w:val="none" w:sz="0" w:space="0" w:color="auto"/>
                <w:left w:val="none" w:sz="0" w:space="0" w:color="auto"/>
                <w:bottom w:val="none" w:sz="0" w:space="0" w:color="auto"/>
                <w:right w:val="none" w:sz="0" w:space="0" w:color="auto"/>
              </w:divBdr>
            </w:div>
            <w:div w:id="64840163">
              <w:marLeft w:val="0"/>
              <w:marRight w:val="0"/>
              <w:marTop w:val="0"/>
              <w:marBottom w:val="0"/>
              <w:divBdr>
                <w:top w:val="none" w:sz="0" w:space="0" w:color="auto"/>
                <w:left w:val="none" w:sz="0" w:space="0" w:color="auto"/>
                <w:bottom w:val="none" w:sz="0" w:space="0" w:color="auto"/>
                <w:right w:val="none" w:sz="0" w:space="0" w:color="auto"/>
              </w:divBdr>
            </w:div>
            <w:div w:id="1544949967">
              <w:marLeft w:val="0"/>
              <w:marRight w:val="0"/>
              <w:marTop w:val="0"/>
              <w:marBottom w:val="0"/>
              <w:divBdr>
                <w:top w:val="none" w:sz="0" w:space="0" w:color="auto"/>
                <w:left w:val="none" w:sz="0" w:space="0" w:color="auto"/>
                <w:bottom w:val="none" w:sz="0" w:space="0" w:color="auto"/>
                <w:right w:val="none" w:sz="0" w:space="0" w:color="auto"/>
              </w:divBdr>
            </w:div>
            <w:div w:id="1685937521">
              <w:marLeft w:val="0"/>
              <w:marRight w:val="0"/>
              <w:marTop w:val="0"/>
              <w:marBottom w:val="0"/>
              <w:divBdr>
                <w:top w:val="none" w:sz="0" w:space="0" w:color="auto"/>
                <w:left w:val="none" w:sz="0" w:space="0" w:color="auto"/>
                <w:bottom w:val="none" w:sz="0" w:space="0" w:color="auto"/>
                <w:right w:val="none" w:sz="0" w:space="0" w:color="auto"/>
              </w:divBdr>
            </w:div>
            <w:div w:id="1420636268">
              <w:marLeft w:val="0"/>
              <w:marRight w:val="0"/>
              <w:marTop w:val="0"/>
              <w:marBottom w:val="0"/>
              <w:divBdr>
                <w:top w:val="none" w:sz="0" w:space="0" w:color="auto"/>
                <w:left w:val="none" w:sz="0" w:space="0" w:color="auto"/>
                <w:bottom w:val="none" w:sz="0" w:space="0" w:color="auto"/>
                <w:right w:val="none" w:sz="0" w:space="0" w:color="auto"/>
              </w:divBdr>
            </w:div>
            <w:div w:id="909344454">
              <w:marLeft w:val="0"/>
              <w:marRight w:val="0"/>
              <w:marTop w:val="0"/>
              <w:marBottom w:val="0"/>
              <w:divBdr>
                <w:top w:val="none" w:sz="0" w:space="0" w:color="auto"/>
                <w:left w:val="none" w:sz="0" w:space="0" w:color="auto"/>
                <w:bottom w:val="none" w:sz="0" w:space="0" w:color="auto"/>
                <w:right w:val="none" w:sz="0" w:space="0" w:color="auto"/>
              </w:divBdr>
            </w:div>
            <w:div w:id="707143797">
              <w:marLeft w:val="0"/>
              <w:marRight w:val="0"/>
              <w:marTop w:val="0"/>
              <w:marBottom w:val="0"/>
              <w:divBdr>
                <w:top w:val="none" w:sz="0" w:space="0" w:color="auto"/>
                <w:left w:val="none" w:sz="0" w:space="0" w:color="auto"/>
                <w:bottom w:val="none" w:sz="0" w:space="0" w:color="auto"/>
                <w:right w:val="none" w:sz="0" w:space="0" w:color="auto"/>
              </w:divBdr>
            </w:div>
            <w:div w:id="379522719">
              <w:marLeft w:val="0"/>
              <w:marRight w:val="0"/>
              <w:marTop w:val="0"/>
              <w:marBottom w:val="0"/>
              <w:divBdr>
                <w:top w:val="none" w:sz="0" w:space="0" w:color="auto"/>
                <w:left w:val="none" w:sz="0" w:space="0" w:color="auto"/>
                <w:bottom w:val="none" w:sz="0" w:space="0" w:color="auto"/>
                <w:right w:val="none" w:sz="0" w:space="0" w:color="auto"/>
              </w:divBdr>
            </w:div>
            <w:div w:id="211597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4733">
      <w:bodyDiv w:val="1"/>
      <w:marLeft w:val="0"/>
      <w:marRight w:val="0"/>
      <w:marTop w:val="0"/>
      <w:marBottom w:val="0"/>
      <w:divBdr>
        <w:top w:val="none" w:sz="0" w:space="0" w:color="auto"/>
        <w:left w:val="none" w:sz="0" w:space="0" w:color="auto"/>
        <w:bottom w:val="none" w:sz="0" w:space="0" w:color="auto"/>
        <w:right w:val="none" w:sz="0" w:space="0" w:color="auto"/>
      </w:divBdr>
    </w:div>
    <w:div w:id="1079862435">
      <w:bodyDiv w:val="1"/>
      <w:marLeft w:val="0"/>
      <w:marRight w:val="0"/>
      <w:marTop w:val="0"/>
      <w:marBottom w:val="0"/>
      <w:divBdr>
        <w:top w:val="none" w:sz="0" w:space="0" w:color="auto"/>
        <w:left w:val="none" w:sz="0" w:space="0" w:color="auto"/>
        <w:bottom w:val="none" w:sz="0" w:space="0" w:color="auto"/>
        <w:right w:val="none" w:sz="0" w:space="0" w:color="auto"/>
      </w:divBdr>
      <w:divsChild>
        <w:div w:id="617369997">
          <w:marLeft w:val="0"/>
          <w:marRight w:val="0"/>
          <w:marTop w:val="0"/>
          <w:marBottom w:val="0"/>
          <w:divBdr>
            <w:top w:val="none" w:sz="0" w:space="0" w:color="auto"/>
            <w:left w:val="none" w:sz="0" w:space="0" w:color="auto"/>
            <w:bottom w:val="none" w:sz="0" w:space="0" w:color="auto"/>
            <w:right w:val="none" w:sz="0" w:space="0" w:color="auto"/>
          </w:divBdr>
        </w:div>
      </w:divsChild>
    </w:div>
    <w:div w:id="1084377044">
      <w:bodyDiv w:val="1"/>
      <w:marLeft w:val="0"/>
      <w:marRight w:val="0"/>
      <w:marTop w:val="0"/>
      <w:marBottom w:val="0"/>
      <w:divBdr>
        <w:top w:val="none" w:sz="0" w:space="0" w:color="auto"/>
        <w:left w:val="none" w:sz="0" w:space="0" w:color="auto"/>
        <w:bottom w:val="none" w:sz="0" w:space="0" w:color="auto"/>
        <w:right w:val="none" w:sz="0" w:space="0" w:color="auto"/>
      </w:divBdr>
    </w:div>
    <w:div w:id="1088648295">
      <w:bodyDiv w:val="1"/>
      <w:marLeft w:val="0"/>
      <w:marRight w:val="0"/>
      <w:marTop w:val="0"/>
      <w:marBottom w:val="0"/>
      <w:divBdr>
        <w:top w:val="none" w:sz="0" w:space="0" w:color="auto"/>
        <w:left w:val="none" w:sz="0" w:space="0" w:color="auto"/>
        <w:bottom w:val="none" w:sz="0" w:space="0" w:color="auto"/>
        <w:right w:val="none" w:sz="0" w:space="0" w:color="auto"/>
      </w:divBdr>
    </w:div>
    <w:div w:id="1090157684">
      <w:bodyDiv w:val="1"/>
      <w:marLeft w:val="0"/>
      <w:marRight w:val="0"/>
      <w:marTop w:val="0"/>
      <w:marBottom w:val="0"/>
      <w:divBdr>
        <w:top w:val="none" w:sz="0" w:space="0" w:color="auto"/>
        <w:left w:val="none" w:sz="0" w:space="0" w:color="auto"/>
        <w:bottom w:val="none" w:sz="0" w:space="0" w:color="auto"/>
        <w:right w:val="none" w:sz="0" w:space="0" w:color="auto"/>
      </w:divBdr>
      <w:divsChild>
        <w:div w:id="184178105">
          <w:marLeft w:val="0"/>
          <w:marRight w:val="0"/>
          <w:marTop w:val="0"/>
          <w:marBottom w:val="0"/>
          <w:divBdr>
            <w:top w:val="none" w:sz="0" w:space="0" w:color="auto"/>
            <w:left w:val="none" w:sz="0" w:space="0" w:color="auto"/>
            <w:bottom w:val="none" w:sz="0" w:space="0" w:color="auto"/>
            <w:right w:val="none" w:sz="0" w:space="0" w:color="auto"/>
          </w:divBdr>
          <w:divsChild>
            <w:div w:id="462038764">
              <w:marLeft w:val="0"/>
              <w:marRight w:val="0"/>
              <w:marTop w:val="0"/>
              <w:marBottom w:val="0"/>
              <w:divBdr>
                <w:top w:val="none" w:sz="0" w:space="0" w:color="auto"/>
                <w:left w:val="none" w:sz="0" w:space="0" w:color="auto"/>
                <w:bottom w:val="none" w:sz="0" w:space="0" w:color="auto"/>
                <w:right w:val="none" w:sz="0" w:space="0" w:color="auto"/>
              </w:divBdr>
            </w:div>
            <w:div w:id="1216896917">
              <w:marLeft w:val="0"/>
              <w:marRight w:val="0"/>
              <w:marTop w:val="0"/>
              <w:marBottom w:val="0"/>
              <w:divBdr>
                <w:top w:val="none" w:sz="0" w:space="0" w:color="auto"/>
                <w:left w:val="none" w:sz="0" w:space="0" w:color="auto"/>
                <w:bottom w:val="none" w:sz="0" w:space="0" w:color="auto"/>
                <w:right w:val="none" w:sz="0" w:space="0" w:color="auto"/>
              </w:divBdr>
            </w:div>
            <w:div w:id="86926618">
              <w:marLeft w:val="0"/>
              <w:marRight w:val="0"/>
              <w:marTop w:val="0"/>
              <w:marBottom w:val="0"/>
              <w:divBdr>
                <w:top w:val="none" w:sz="0" w:space="0" w:color="auto"/>
                <w:left w:val="none" w:sz="0" w:space="0" w:color="auto"/>
                <w:bottom w:val="none" w:sz="0" w:space="0" w:color="auto"/>
                <w:right w:val="none" w:sz="0" w:space="0" w:color="auto"/>
              </w:divBdr>
            </w:div>
            <w:div w:id="1043748534">
              <w:marLeft w:val="0"/>
              <w:marRight w:val="0"/>
              <w:marTop w:val="0"/>
              <w:marBottom w:val="0"/>
              <w:divBdr>
                <w:top w:val="none" w:sz="0" w:space="0" w:color="auto"/>
                <w:left w:val="none" w:sz="0" w:space="0" w:color="auto"/>
                <w:bottom w:val="none" w:sz="0" w:space="0" w:color="auto"/>
                <w:right w:val="none" w:sz="0" w:space="0" w:color="auto"/>
              </w:divBdr>
            </w:div>
            <w:div w:id="375786842">
              <w:marLeft w:val="0"/>
              <w:marRight w:val="0"/>
              <w:marTop w:val="0"/>
              <w:marBottom w:val="0"/>
              <w:divBdr>
                <w:top w:val="none" w:sz="0" w:space="0" w:color="auto"/>
                <w:left w:val="none" w:sz="0" w:space="0" w:color="auto"/>
                <w:bottom w:val="none" w:sz="0" w:space="0" w:color="auto"/>
                <w:right w:val="none" w:sz="0" w:space="0" w:color="auto"/>
              </w:divBdr>
            </w:div>
            <w:div w:id="1291396545">
              <w:marLeft w:val="0"/>
              <w:marRight w:val="0"/>
              <w:marTop w:val="0"/>
              <w:marBottom w:val="0"/>
              <w:divBdr>
                <w:top w:val="none" w:sz="0" w:space="0" w:color="auto"/>
                <w:left w:val="none" w:sz="0" w:space="0" w:color="auto"/>
                <w:bottom w:val="none" w:sz="0" w:space="0" w:color="auto"/>
                <w:right w:val="none" w:sz="0" w:space="0" w:color="auto"/>
              </w:divBdr>
            </w:div>
            <w:div w:id="1815559196">
              <w:marLeft w:val="0"/>
              <w:marRight w:val="0"/>
              <w:marTop w:val="0"/>
              <w:marBottom w:val="0"/>
              <w:divBdr>
                <w:top w:val="none" w:sz="0" w:space="0" w:color="auto"/>
                <w:left w:val="none" w:sz="0" w:space="0" w:color="auto"/>
                <w:bottom w:val="none" w:sz="0" w:space="0" w:color="auto"/>
                <w:right w:val="none" w:sz="0" w:space="0" w:color="auto"/>
              </w:divBdr>
            </w:div>
            <w:div w:id="133181878">
              <w:marLeft w:val="0"/>
              <w:marRight w:val="0"/>
              <w:marTop w:val="0"/>
              <w:marBottom w:val="0"/>
              <w:divBdr>
                <w:top w:val="none" w:sz="0" w:space="0" w:color="auto"/>
                <w:left w:val="none" w:sz="0" w:space="0" w:color="auto"/>
                <w:bottom w:val="none" w:sz="0" w:space="0" w:color="auto"/>
                <w:right w:val="none" w:sz="0" w:space="0" w:color="auto"/>
              </w:divBdr>
            </w:div>
            <w:div w:id="595089485">
              <w:marLeft w:val="0"/>
              <w:marRight w:val="0"/>
              <w:marTop w:val="0"/>
              <w:marBottom w:val="0"/>
              <w:divBdr>
                <w:top w:val="none" w:sz="0" w:space="0" w:color="auto"/>
                <w:left w:val="none" w:sz="0" w:space="0" w:color="auto"/>
                <w:bottom w:val="none" w:sz="0" w:space="0" w:color="auto"/>
                <w:right w:val="none" w:sz="0" w:space="0" w:color="auto"/>
              </w:divBdr>
            </w:div>
            <w:div w:id="412632889">
              <w:marLeft w:val="0"/>
              <w:marRight w:val="0"/>
              <w:marTop w:val="0"/>
              <w:marBottom w:val="0"/>
              <w:divBdr>
                <w:top w:val="none" w:sz="0" w:space="0" w:color="auto"/>
                <w:left w:val="none" w:sz="0" w:space="0" w:color="auto"/>
                <w:bottom w:val="none" w:sz="0" w:space="0" w:color="auto"/>
                <w:right w:val="none" w:sz="0" w:space="0" w:color="auto"/>
              </w:divBdr>
            </w:div>
            <w:div w:id="1807434131">
              <w:marLeft w:val="0"/>
              <w:marRight w:val="0"/>
              <w:marTop w:val="0"/>
              <w:marBottom w:val="0"/>
              <w:divBdr>
                <w:top w:val="none" w:sz="0" w:space="0" w:color="auto"/>
                <w:left w:val="none" w:sz="0" w:space="0" w:color="auto"/>
                <w:bottom w:val="none" w:sz="0" w:space="0" w:color="auto"/>
                <w:right w:val="none" w:sz="0" w:space="0" w:color="auto"/>
              </w:divBdr>
            </w:div>
            <w:div w:id="915169788">
              <w:marLeft w:val="0"/>
              <w:marRight w:val="0"/>
              <w:marTop w:val="0"/>
              <w:marBottom w:val="0"/>
              <w:divBdr>
                <w:top w:val="none" w:sz="0" w:space="0" w:color="auto"/>
                <w:left w:val="none" w:sz="0" w:space="0" w:color="auto"/>
                <w:bottom w:val="none" w:sz="0" w:space="0" w:color="auto"/>
                <w:right w:val="none" w:sz="0" w:space="0" w:color="auto"/>
              </w:divBdr>
            </w:div>
            <w:div w:id="662009944">
              <w:marLeft w:val="0"/>
              <w:marRight w:val="0"/>
              <w:marTop w:val="0"/>
              <w:marBottom w:val="0"/>
              <w:divBdr>
                <w:top w:val="none" w:sz="0" w:space="0" w:color="auto"/>
                <w:left w:val="none" w:sz="0" w:space="0" w:color="auto"/>
                <w:bottom w:val="none" w:sz="0" w:space="0" w:color="auto"/>
                <w:right w:val="none" w:sz="0" w:space="0" w:color="auto"/>
              </w:divBdr>
            </w:div>
            <w:div w:id="67846328">
              <w:marLeft w:val="0"/>
              <w:marRight w:val="0"/>
              <w:marTop w:val="0"/>
              <w:marBottom w:val="0"/>
              <w:divBdr>
                <w:top w:val="none" w:sz="0" w:space="0" w:color="auto"/>
                <w:left w:val="none" w:sz="0" w:space="0" w:color="auto"/>
                <w:bottom w:val="none" w:sz="0" w:space="0" w:color="auto"/>
                <w:right w:val="none" w:sz="0" w:space="0" w:color="auto"/>
              </w:divBdr>
            </w:div>
            <w:div w:id="1537087275">
              <w:marLeft w:val="0"/>
              <w:marRight w:val="0"/>
              <w:marTop w:val="0"/>
              <w:marBottom w:val="0"/>
              <w:divBdr>
                <w:top w:val="none" w:sz="0" w:space="0" w:color="auto"/>
                <w:left w:val="none" w:sz="0" w:space="0" w:color="auto"/>
                <w:bottom w:val="none" w:sz="0" w:space="0" w:color="auto"/>
                <w:right w:val="none" w:sz="0" w:space="0" w:color="auto"/>
              </w:divBdr>
            </w:div>
            <w:div w:id="1612660156">
              <w:marLeft w:val="0"/>
              <w:marRight w:val="0"/>
              <w:marTop w:val="0"/>
              <w:marBottom w:val="0"/>
              <w:divBdr>
                <w:top w:val="none" w:sz="0" w:space="0" w:color="auto"/>
                <w:left w:val="none" w:sz="0" w:space="0" w:color="auto"/>
                <w:bottom w:val="none" w:sz="0" w:space="0" w:color="auto"/>
                <w:right w:val="none" w:sz="0" w:space="0" w:color="auto"/>
              </w:divBdr>
            </w:div>
            <w:div w:id="1571501151">
              <w:marLeft w:val="0"/>
              <w:marRight w:val="0"/>
              <w:marTop w:val="0"/>
              <w:marBottom w:val="0"/>
              <w:divBdr>
                <w:top w:val="none" w:sz="0" w:space="0" w:color="auto"/>
                <w:left w:val="none" w:sz="0" w:space="0" w:color="auto"/>
                <w:bottom w:val="none" w:sz="0" w:space="0" w:color="auto"/>
                <w:right w:val="none" w:sz="0" w:space="0" w:color="auto"/>
              </w:divBdr>
            </w:div>
            <w:div w:id="857039380">
              <w:marLeft w:val="0"/>
              <w:marRight w:val="0"/>
              <w:marTop w:val="0"/>
              <w:marBottom w:val="0"/>
              <w:divBdr>
                <w:top w:val="none" w:sz="0" w:space="0" w:color="auto"/>
                <w:left w:val="none" w:sz="0" w:space="0" w:color="auto"/>
                <w:bottom w:val="none" w:sz="0" w:space="0" w:color="auto"/>
                <w:right w:val="none" w:sz="0" w:space="0" w:color="auto"/>
              </w:divBdr>
            </w:div>
            <w:div w:id="836502605">
              <w:marLeft w:val="0"/>
              <w:marRight w:val="0"/>
              <w:marTop w:val="0"/>
              <w:marBottom w:val="0"/>
              <w:divBdr>
                <w:top w:val="none" w:sz="0" w:space="0" w:color="auto"/>
                <w:left w:val="none" w:sz="0" w:space="0" w:color="auto"/>
                <w:bottom w:val="none" w:sz="0" w:space="0" w:color="auto"/>
                <w:right w:val="none" w:sz="0" w:space="0" w:color="auto"/>
              </w:divBdr>
            </w:div>
            <w:div w:id="261840050">
              <w:marLeft w:val="0"/>
              <w:marRight w:val="0"/>
              <w:marTop w:val="0"/>
              <w:marBottom w:val="0"/>
              <w:divBdr>
                <w:top w:val="none" w:sz="0" w:space="0" w:color="auto"/>
                <w:left w:val="none" w:sz="0" w:space="0" w:color="auto"/>
                <w:bottom w:val="none" w:sz="0" w:space="0" w:color="auto"/>
                <w:right w:val="none" w:sz="0" w:space="0" w:color="auto"/>
              </w:divBdr>
            </w:div>
            <w:div w:id="8338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281">
      <w:bodyDiv w:val="1"/>
      <w:marLeft w:val="0"/>
      <w:marRight w:val="0"/>
      <w:marTop w:val="0"/>
      <w:marBottom w:val="0"/>
      <w:divBdr>
        <w:top w:val="none" w:sz="0" w:space="0" w:color="auto"/>
        <w:left w:val="none" w:sz="0" w:space="0" w:color="auto"/>
        <w:bottom w:val="none" w:sz="0" w:space="0" w:color="auto"/>
        <w:right w:val="none" w:sz="0" w:space="0" w:color="auto"/>
      </w:divBdr>
      <w:divsChild>
        <w:div w:id="1647391863">
          <w:marLeft w:val="0"/>
          <w:marRight w:val="0"/>
          <w:marTop w:val="0"/>
          <w:marBottom w:val="0"/>
          <w:divBdr>
            <w:top w:val="none" w:sz="0" w:space="0" w:color="auto"/>
            <w:left w:val="none" w:sz="0" w:space="0" w:color="auto"/>
            <w:bottom w:val="none" w:sz="0" w:space="0" w:color="auto"/>
            <w:right w:val="none" w:sz="0" w:space="0" w:color="auto"/>
          </w:divBdr>
          <w:divsChild>
            <w:div w:id="79840017">
              <w:marLeft w:val="0"/>
              <w:marRight w:val="0"/>
              <w:marTop w:val="0"/>
              <w:marBottom w:val="0"/>
              <w:divBdr>
                <w:top w:val="none" w:sz="0" w:space="0" w:color="auto"/>
                <w:left w:val="none" w:sz="0" w:space="0" w:color="auto"/>
                <w:bottom w:val="none" w:sz="0" w:space="0" w:color="auto"/>
                <w:right w:val="none" w:sz="0" w:space="0" w:color="auto"/>
              </w:divBdr>
            </w:div>
            <w:div w:id="2028174796">
              <w:marLeft w:val="0"/>
              <w:marRight w:val="0"/>
              <w:marTop w:val="0"/>
              <w:marBottom w:val="0"/>
              <w:divBdr>
                <w:top w:val="none" w:sz="0" w:space="0" w:color="auto"/>
                <w:left w:val="none" w:sz="0" w:space="0" w:color="auto"/>
                <w:bottom w:val="none" w:sz="0" w:space="0" w:color="auto"/>
                <w:right w:val="none" w:sz="0" w:space="0" w:color="auto"/>
              </w:divBdr>
            </w:div>
            <w:div w:id="620458293">
              <w:marLeft w:val="0"/>
              <w:marRight w:val="0"/>
              <w:marTop w:val="0"/>
              <w:marBottom w:val="0"/>
              <w:divBdr>
                <w:top w:val="none" w:sz="0" w:space="0" w:color="auto"/>
                <w:left w:val="none" w:sz="0" w:space="0" w:color="auto"/>
                <w:bottom w:val="none" w:sz="0" w:space="0" w:color="auto"/>
                <w:right w:val="none" w:sz="0" w:space="0" w:color="auto"/>
              </w:divBdr>
            </w:div>
            <w:div w:id="761412894">
              <w:marLeft w:val="0"/>
              <w:marRight w:val="0"/>
              <w:marTop w:val="0"/>
              <w:marBottom w:val="0"/>
              <w:divBdr>
                <w:top w:val="none" w:sz="0" w:space="0" w:color="auto"/>
                <w:left w:val="none" w:sz="0" w:space="0" w:color="auto"/>
                <w:bottom w:val="none" w:sz="0" w:space="0" w:color="auto"/>
                <w:right w:val="none" w:sz="0" w:space="0" w:color="auto"/>
              </w:divBdr>
            </w:div>
            <w:div w:id="1108309662">
              <w:marLeft w:val="0"/>
              <w:marRight w:val="0"/>
              <w:marTop w:val="0"/>
              <w:marBottom w:val="0"/>
              <w:divBdr>
                <w:top w:val="none" w:sz="0" w:space="0" w:color="auto"/>
                <w:left w:val="none" w:sz="0" w:space="0" w:color="auto"/>
                <w:bottom w:val="none" w:sz="0" w:space="0" w:color="auto"/>
                <w:right w:val="none" w:sz="0" w:space="0" w:color="auto"/>
              </w:divBdr>
            </w:div>
            <w:div w:id="792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5803">
      <w:bodyDiv w:val="1"/>
      <w:marLeft w:val="0"/>
      <w:marRight w:val="0"/>
      <w:marTop w:val="0"/>
      <w:marBottom w:val="0"/>
      <w:divBdr>
        <w:top w:val="none" w:sz="0" w:space="0" w:color="auto"/>
        <w:left w:val="none" w:sz="0" w:space="0" w:color="auto"/>
        <w:bottom w:val="none" w:sz="0" w:space="0" w:color="auto"/>
        <w:right w:val="none" w:sz="0" w:space="0" w:color="auto"/>
      </w:divBdr>
    </w:div>
    <w:div w:id="1112237745">
      <w:bodyDiv w:val="1"/>
      <w:marLeft w:val="0"/>
      <w:marRight w:val="0"/>
      <w:marTop w:val="0"/>
      <w:marBottom w:val="0"/>
      <w:divBdr>
        <w:top w:val="none" w:sz="0" w:space="0" w:color="auto"/>
        <w:left w:val="none" w:sz="0" w:space="0" w:color="auto"/>
        <w:bottom w:val="none" w:sz="0" w:space="0" w:color="auto"/>
        <w:right w:val="none" w:sz="0" w:space="0" w:color="auto"/>
      </w:divBdr>
      <w:divsChild>
        <w:div w:id="1438217262">
          <w:marLeft w:val="0"/>
          <w:marRight w:val="0"/>
          <w:marTop w:val="0"/>
          <w:marBottom w:val="0"/>
          <w:divBdr>
            <w:top w:val="none" w:sz="0" w:space="0" w:color="auto"/>
            <w:left w:val="none" w:sz="0" w:space="0" w:color="auto"/>
            <w:bottom w:val="none" w:sz="0" w:space="0" w:color="auto"/>
            <w:right w:val="none" w:sz="0" w:space="0" w:color="auto"/>
          </w:divBdr>
          <w:divsChild>
            <w:div w:id="1232036107">
              <w:marLeft w:val="0"/>
              <w:marRight w:val="0"/>
              <w:marTop w:val="0"/>
              <w:marBottom w:val="0"/>
              <w:divBdr>
                <w:top w:val="none" w:sz="0" w:space="0" w:color="auto"/>
                <w:left w:val="none" w:sz="0" w:space="0" w:color="auto"/>
                <w:bottom w:val="none" w:sz="0" w:space="0" w:color="auto"/>
                <w:right w:val="none" w:sz="0" w:space="0" w:color="auto"/>
              </w:divBdr>
            </w:div>
            <w:div w:id="308248484">
              <w:marLeft w:val="0"/>
              <w:marRight w:val="0"/>
              <w:marTop w:val="0"/>
              <w:marBottom w:val="0"/>
              <w:divBdr>
                <w:top w:val="none" w:sz="0" w:space="0" w:color="auto"/>
                <w:left w:val="none" w:sz="0" w:space="0" w:color="auto"/>
                <w:bottom w:val="none" w:sz="0" w:space="0" w:color="auto"/>
                <w:right w:val="none" w:sz="0" w:space="0" w:color="auto"/>
              </w:divBdr>
            </w:div>
            <w:div w:id="1952472031">
              <w:marLeft w:val="0"/>
              <w:marRight w:val="0"/>
              <w:marTop w:val="0"/>
              <w:marBottom w:val="0"/>
              <w:divBdr>
                <w:top w:val="none" w:sz="0" w:space="0" w:color="auto"/>
                <w:left w:val="none" w:sz="0" w:space="0" w:color="auto"/>
                <w:bottom w:val="none" w:sz="0" w:space="0" w:color="auto"/>
                <w:right w:val="none" w:sz="0" w:space="0" w:color="auto"/>
              </w:divBdr>
            </w:div>
            <w:div w:id="371268201">
              <w:marLeft w:val="0"/>
              <w:marRight w:val="0"/>
              <w:marTop w:val="0"/>
              <w:marBottom w:val="0"/>
              <w:divBdr>
                <w:top w:val="none" w:sz="0" w:space="0" w:color="auto"/>
                <w:left w:val="none" w:sz="0" w:space="0" w:color="auto"/>
                <w:bottom w:val="none" w:sz="0" w:space="0" w:color="auto"/>
                <w:right w:val="none" w:sz="0" w:space="0" w:color="auto"/>
              </w:divBdr>
            </w:div>
            <w:div w:id="889849344">
              <w:marLeft w:val="0"/>
              <w:marRight w:val="0"/>
              <w:marTop w:val="0"/>
              <w:marBottom w:val="0"/>
              <w:divBdr>
                <w:top w:val="none" w:sz="0" w:space="0" w:color="auto"/>
                <w:left w:val="none" w:sz="0" w:space="0" w:color="auto"/>
                <w:bottom w:val="none" w:sz="0" w:space="0" w:color="auto"/>
                <w:right w:val="none" w:sz="0" w:space="0" w:color="auto"/>
              </w:divBdr>
            </w:div>
            <w:div w:id="803934712">
              <w:marLeft w:val="0"/>
              <w:marRight w:val="0"/>
              <w:marTop w:val="0"/>
              <w:marBottom w:val="0"/>
              <w:divBdr>
                <w:top w:val="none" w:sz="0" w:space="0" w:color="auto"/>
                <w:left w:val="none" w:sz="0" w:space="0" w:color="auto"/>
                <w:bottom w:val="none" w:sz="0" w:space="0" w:color="auto"/>
                <w:right w:val="none" w:sz="0" w:space="0" w:color="auto"/>
              </w:divBdr>
            </w:div>
            <w:div w:id="1858692435">
              <w:marLeft w:val="0"/>
              <w:marRight w:val="0"/>
              <w:marTop w:val="0"/>
              <w:marBottom w:val="0"/>
              <w:divBdr>
                <w:top w:val="none" w:sz="0" w:space="0" w:color="auto"/>
                <w:left w:val="none" w:sz="0" w:space="0" w:color="auto"/>
                <w:bottom w:val="none" w:sz="0" w:space="0" w:color="auto"/>
                <w:right w:val="none" w:sz="0" w:space="0" w:color="auto"/>
              </w:divBdr>
            </w:div>
            <w:div w:id="1378697315">
              <w:marLeft w:val="0"/>
              <w:marRight w:val="0"/>
              <w:marTop w:val="0"/>
              <w:marBottom w:val="0"/>
              <w:divBdr>
                <w:top w:val="none" w:sz="0" w:space="0" w:color="auto"/>
                <w:left w:val="none" w:sz="0" w:space="0" w:color="auto"/>
                <w:bottom w:val="none" w:sz="0" w:space="0" w:color="auto"/>
                <w:right w:val="none" w:sz="0" w:space="0" w:color="auto"/>
              </w:divBdr>
            </w:div>
            <w:div w:id="877011475">
              <w:marLeft w:val="0"/>
              <w:marRight w:val="0"/>
              <w:marTop w:val="0"/>
              <w:marBottom w:val="0"/>
              <w:divBdr>
                <w:top w:val="none" w:sz="0" w:space="0" w:color="auto"/>
                <w:left w:val="none" w:sz="0" w:space="0" w:color="auto"/>
                <w:bottom w:val="none" w:sz="0" w:space="0" w:color="auto"/>
                <w:right w:val="none" w:sz="0" w:space="0" w:color="auto"/>
              </w:divBdr>
            </w:div>
            <w:div w:id="1109202315">
              <w:marLeft w:val="0"/>
              <w:marRight w:val="0"/>
              <w:marTop w:val="0"/>
              <w:marBottom w:val="0"/>
              <w:divBdr>
                <w:top w:val="none" w:sz="0" w:space="0" w:color="auto"/>
                <w:left w:val="none" w:sz="0" w:space="0" w:color="auto"/>
                <w:bottom w:val="none" w:sz="0" w:space="0" w:color="auto"/>
                <w:right w:val="none" w:sz="0" w:space="0" w:color="auto"/>
              </w:divBdr>
            </w:div>
            <w:div w:id="1979066501">
              <w:marLeft w:val="0"/>
              <w:marRight w:val="0"/>
              <w:marTop w:val="0"/>
              <w:marBottom w:val="0"/>
              <w:divBdr>
                <w:top w:val="none" w:sz="0" w:space="0" w:color="auto"/>
                <w:left w:val="none" w:sz="0" w:space="0" w:color="auto"/>
                <w:bottom w:val="none" w:sz="0" w:space="0" w:color="auto"/>
                <w:right w:val="none" w:sz="0" w:space="0" w:color="auto"/>
              </w:divBdr>
            </w:div>
            <w:div w:id="2032023131">
              <w:marLeft w:val="0"/>
              <w:marRight w:val="0"/>
              <w:marTop w:val="0"/>
              <w:marBottom w:val="0"/>
              <w:divBdr>
                <w:top w:val="none" w:sz="0" w:space="0" w:color="auto"/>
                <w:left w:val="none" w:sz="0" w:space="0" w:color="auto"/>
                <w:bottom w:val="none" w:sz="0" w:space="0" w:color="auto"/>
                <w:right w:val="none" w:sz="0" w:space="0" w:color="auto"/>
              </w:divBdr>
            </w:div>
            <w:div w:id="1750497787">
              <w:marLeft w:val="0"/>
              <w:marRight w:val="0"/>
              <w:marTop w:val="0"/>
              <w:marBottom w:val="0"/>
              <w:divBdr>
                <w:top w:val="none" w:sz="0" w:space="0" w:color="auto"/>
                <w:left w:val="none" w:sz="0" w:space="0" w:color="auto"/>
                <w:bottom w:val="none" w:sz="0" w:space="0" w:color="auto"/>
                <w:right w:val="none" w:sz="0" w:space="0" w:color="auto"/>
              </w:divBdr>
            </w:div>
            <w:div w:id="1352223132">
              <w:marLeft w:val="0"/>
              <w:marRight w:val="0"/>
              <w:marTop w:val="0"/>
              <w:marBottom w:val="0"/>
              <w:divBdr>
                <w:top w:val="none" w:sz="0" w:space="0" w:color="auto"/>
                <w:left w:val="none" w:sz="0" w:space="0" w:color="auto"/>
                <w:bottom w:val="none" w:sz="0" w:space="0" w:color="auto"/>
                <w:right w:val="none" w:sz="0" w:space="0" w:color="auto"/>
              </w:divBdr>
            </w:div>
            <w:div w:id="1981961940">
              <w:marLeft w:val="0"/>
              <w:marRight w:val="0"/>
              <w:marTop w:val="0"/>
              <w:marBottom w:val="0"/>
              <w:divBdr>
                <w:top w:val="none" w:sz="0" w:space="0" w:color="auto"/>
                <w:left w:val="none" w:sz="0" w:space="0" w:color="auto"/>
                <w:bottom w:val="none" w:sz="0" w:space="0" w:color="auto"/>
                <w:right w:val="none" w:sz="0" w:space="0" w:color="auto"/>
              </w:divBdr>
            </w:div>
            <w:div w:id="850410209">
              <w:marLeft w:val="0"/>
              <w:marRight w:val="0"/>
              <w:marTop w:val="0"/>
              <w:marBottom w:val="0"/>
              <w:divBdr>
                <w:top w:val="none" w:sz="0" w:space="0" w:color="auto"/>
                <w:left w:val="none" w:sz="0" w:space="0" w:color="auto"/>
                <w:bottom w:val="none" w:sz="0" w:space="0" w:color="auto"/>
                <w:right w:val="none" w:sz="0" w:space="0" w:color="auto"/>
              </w:divBdr>
            </w:div>
            <w:div w:id="1432699721">
              <w:marLeft w:val="0"/>
              <w:marRight w:val="0"/>
              <w:marTop w:val="0"/>
              <w:marBottom w:val="0"/>
              <w:divBdr>
                <w:top w:val="none" w:sz="0" w:space="0" w:color="auto"/>
                <w:left w:val="none" w:sz="0" w:space="0" w:color="auto"/>
                <w:bottom w:val="none" w:sz="0" w:space="0" w:color="auto"/>
                <w:right w:val="none" w:sz="0" w:space="0" w:color="auto"/>
              </w:divBdr>
            </w:div>
            <w:div w:id="1889412433">
              <w:marLeft w:val="0"/>
              <w:marRight w:val="0"/>
              <w:marTop w:val="0"/>
              <w:marBottom w:val="0"/>
              <w:divBdr>
                <w:top w:val="none" w:sz="0" w:space="0" w:color="auto"/>
                <w:left w:val="none" w:sz="0" w:space="0" w:color="auto"/>
                <w:bottom w:val="none" w:sz="0" w:space="0" w:color="auto"/>
                <w:right w:val="none" w:sz="0" w:space="0" w:color="auto"/>
              </w:divBdr>
            </w:div>
            <w:div w:id="741872261">
              <w:marLeft w:val="0"/>
              <w:marRight w:val="0"/>
              <w:marTop w:val="0"/>
              <w:marBottom w:val="0"/>
              <w:divBdr>
                <w:top w:val="none" w:sz="0" w:space="0" w:color="auto"/>
                <w:left w:val="none" w:sz="0" w:space="0" w:color="auto"/>
                <w:bottom w:val="none" w:sz="0" w:space="0" w:color="auto"/>
                <w:right w:val="none" w:sz="0" w:space="0" w:color="auto"/>
              </w:divBdr>
            </w:div>
            <w:div w:id="36976548">
              <w:marLeft w:val="0"/>
              <w:marRight w:val="0"/>
              <w:marTop w:val="0"/>
              <w:marBottom w:val="0"/>
              <w:divBdr>
                <w:top w:val="none" w:sz="0" w:space="0" w:color="auto"/>
                <w:left w:val="none" w:sz="0" w:space="0" w:color="auto"/>
                <w:bottom w:val="none" w:sz="0" w:space="0" w:color="auto"/>
                <w:right w:val="none" w:sz="0" w:space="0" w:color="auto"/>
              </w:divBdr>
            </w:div>
            <w:div w:id="582572982">
              <w:marLeft w:val="0"/>
              <w:marRight w:val="0"/>
              <w:marTop w:val="0"/>
              <w:marBottom w:val="0"/>
              <w:divBdr>
                <w:top w:val="none" w:sz="0" w:space="0" w:color="auto"/>
                <w:left w:val="none" w:sz="0" w:space="0" w:color="auto"/>
                <w:bottom w:val="none" w:sz="0" w:space="0" w:color="auto"/>
                <w:right w:val="none" w:sz="0" w:space="0" w:color="auto"/>
              </w:divBdr>
            </w:div>
            <w:div w:id="2021739827">
              <w:marLeft w:val="0"/>
              <w:marRight w:val="0"/>
              <w:marTop w:val="0"/>
              <w:marBottom w:val="0"/>
              <w:divBdr>
                <w:top w:val="none" w:sz="0" w:space="0" w:color="auto"/>
                <w:left w:val="none" w:sz="0" w:space="0" w:color="auto"/>
                <w:bottom w:val="none" w:sz="0" w:space="0" w:color="auto"/>
                <w:right w:val="none" w:sz="0" w:space="0" w:color="auto"/>
              </w:divBdr>
            </w:div>
            <w:div w:id="1011378560">
              <w:marLeft w:val="0"/>
              <w:marRight w:val="0"/>
              <w:marTop w:val="0"/>
              <w:marBottom w:val="0"/>
              <w:divBdr>
                <w:top w:val="none" w:sz="0" w:space="0" w:color="auto"/>
                <w:left w:val="none" w:sz="0" w:space="0" w:color="auto"/>
                <w:bottom w:val="none" w:sz="0" w:space="0" w:color="auto"/>
                <w:right w:val="none" w:sz="0" w:space="0" w:color="auto"/>
              </w:divBdr>
            </w:div>
            <w:div w:id="20712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3556">
      <w:bodyDiv w:val="1"/>
      <w:marLeft w:val="0"/>
      <w:marRight w:val="0"/>
      <w:marTop w:val="0"/>
      <w:marBottom w:val="0"/>
      <w:divBdr>
        <w:top w:val="none" w:sz="0" w:space="0" w:color="auto"/>
        <w:left w:val="none" w:sz="0" w:space="0" w:color="auto"/>
        <w:bottom w:val="none" w:sz="0" w:space="0" w:color="auto"/>
        <w:right w:val="none" w:sz="0" w:space="0" w:color="auto"/>
      </w:divBdr>
    </w:div>
    <w:div w:id="1134985179">
      <w:bodyDiv w:val="1"/>
      <w:marLeft w:val="0"/>
      <w:marRight w:val="0"/>
      <w:marTop w:val="0"/>
      <w:marBottom w:val="0"/>
      <w:divBdr>
        <w:top w:val="none" w:sz="0" w:space="0" w:color="auto"/>
        <w:left w:val="none" w:sz="0" w:space="0" w:color="auto"/>
        <w:bottom w:val="none" w:sz="0" w:space="0" w:color="auto"/>
        <w:right w:val="none" w:sz="0" w:space="0" w:color="auto"/>
      </w:divBdr>
      <w:divsChild>
        <w:div w:id="1709795734">
          <w:marLeft w:val="0"/>
          <w:marRight w:val="0"/>
          <w:marTop w:val="0"/>
          <w:marBottom w:val="0"/>
          <w:divBdr>
            <w:top w:val="none" w:sz="0" w:space="0" w:color="auto"/>
            <w:left w:val="none" w:sz="0" w:space="0" w:color="auto"/>
            <w:bottom w:val="none" w:sz="0" w:space="0" w:color="auto"/>
            <w:right w:val="none" w:sz="0" w:space="0" w:color="auto"/>
          </w:divBdr>
          <w:divsChild>
            <w:div w:id="2082478564">
              <w:marLeft w:val="0"/>
              <w:marRight w:val="0"/>
              <w:marTop w:val="0"/>
              <w:marBottom w:val="0"/>
              <w:divBdr>
                <w:top w:val="none" w:sz="0" w:space="0" w:color="auto"/>
                <w:left w:val="none" w:sz="0" w:space="0" w:color="auto"/>
                <w:bottom w:val="none" w:sz="0" w:space="0" w:color="auto"/>
                <w:right w:val="none" w:sz="0" w:space="0" w:color="auto"/>
              </w:divBdr>
            </w:div>
            <w:div w:id="1401050951">
              <w:marLeft w:val="0"/>
              <w:marRight w:val="0"/>
              <w:marTop w:val="0"/>
              <w:marBottom w:val="0"/>
              <w:divBdr>
                <w:top w:val="none" w:sz="0" w:space="0" w:color="auto"/>
                <w:left w:val="none" w:sz="0" w:space="0" w:color="auto"/>
                <w:bottom w:val="none" w:sz="0" w:space="0" w:color="auto"/>
                <w:right w:val="none" w:sz="0" w:space="0" w:color="auto"/>
              </w:divBdr>
            </w:div>
            <w:div w:id="1440560355">
              <w:marLeft w:val="0"/>
              <w:marRight w:val="0"/>
              <w:marTop w:val="0"/>
              <w:marBottom w:val="0"/>
              <w:divBdr>
                <w:top w:val="none" w:sz="0" w:space="0" w:color="auto"/>
                <w:left w:val="none" w:sz="0" w:space="0" w:color="auto"/>
                <w:bottom w:val="none" w:sz="0" w:space="0" w:color="auto"/>
                <w:right w:val="none" w:sz="0" w:space="0" w:color="auto"/>
              </w:divBdr>
            </w:div>
            <w:div w:id="1857310922">
              <w:marLeft w:val="0"/>
              <w:marRight w:val="0"/>
              <w:marTop w:val="0"/>
              <w:marBottom w:val="0"/>
              <w:divBdr>
                <w:top w:val="none" w:sz="0" w:space="0" w:color="auto"/>
                <w:left w:val="none" w:sz="0" w:space="0" w:color="auto"/>
                <w:bottom w:val="none" w:sz="0" w:space="0" w:color="auto"/>
                <w:right w:val="none" w:sz="0" w:space="0" w:color="auto"/>
              </w:divBdr>
            </w:div>
            <w:div w:id="93331588">
              <w:marLeft w:val="0"/>
              <w:marRight w:val="0"/>
              <w:marTop w:val="0"/>
              <w:marBottom w:val="0"/>
              <w:divBdr>
                <w:top w:val="none" w:sz="0" w:space="0" w:color="auto"/>
                <w:left w:val="none" w:sz="0" w:space="0" w:color="auto"/>
                <w:bottom w:val="none" w:sz="0" w:space="0" w:color="auto"/>
                <w:right w:val="none" w:sz="0" w:space="0" w:color="auto"/>
              </w:divBdr>
            </w:div>
            <w:div w:id="2041856653">
              <w:marLeft w:val="0"/>
              <w:marRight w:val="0"/>
              <w:marTop w:val="0"/>
              <w:marBottom w:val="0"/>
              <w:divBdr>
                <w:top w:val="none" w:sz="0" w:space="0" w:color="auto"/>
                <w:left w:val="none" w:sz="0" w:space="0" w:color="auto"/>
                <w:bottom w:val="none" w:sz="0" w:space="0" w:color="auto"/>
                <w:right w:val="none" w:sz="0" w:space="0" w:color="auto"/>
              </w:divBdr>
            </w:div>
            <w:div w:id="838691352">
              <w:marLeft w:val="0"/>
              <w:marRight w:val="0"/>
              <w:marTop w:val="0"/>
              <w:marBottom w:val="0"/>
              <w:divBdr>
                <w:top w:val="none" w:sz="0" w:space="0" w:color="auto"/>
                <w:left w:val="none" w:sz="0" w:space="0" w:color="auto"/>
                <w:bottom w:val="none" w:sz="0" w:space="0" w:color="auto"/>
                <w:right w:val="none" w:sz="0" w:space="0" w:color="auto"/>
              </w:divBdr>
            </w:div>
            <w:div w:id="866024194">
              <w:marLeft w:val="0"/>
              <w:marRight w:val="0"/>
              <w:marTop w:val="0"/>
              <w:marBottom w:val="0"/>
              <w:divBdr>
                <w:top w:val="none" w:sz="0" w:space="0" w:color="auto"/>
                <w:left w:val="none" w:sz="0" w:space="0" w:color="auto"/>
                <w:bottom w:val="none" w:sz="0" w:space="0" w:color="auto"/>
                <w:right w:val="none" w:sz="0" w:space="0" w:color="auto"/>
              </w:divBdr>
            </w:div>
            <w:div w:id="656613063">
              <w:marLeft w:val="0"/>
              <w:marRight w:val="0"/>
              <w:marTop w:val="0"/>
              <w:marBottom w:val="0"/>
              <w:divBdr>
                <w:top w:val="none" w:sz="0" w:space="0" w:color="auto"/>
                <w:left w:val="none" w:sz="0" w:space="0" w:color="auto"/>
                <w:bottom w:val="none" w:sz="0" w:space="0" w:color="auto"/>
                <w:right w:val="none" w:sz="0" w:space="0" w:color="auto"/>
              </w:divBdr>
            </w:div>
            <w:div w:id="1060058105">
              <w:marLeft w:val="0"/>
              <w:marRight w:val="0"/>
              <w:marTop w:val="0"/>
              <w:marBottom w:val="0"/>
              <w:divBdr>
                <w:top w:val="none" w:sz="0" w:space="0" w:color="auto"/>
                <w:left w:val="none" w:sz="0" w:space="0" w:color="auto"/>
                <w:bottom w:val="none" w:sz="0" w:space="0" w:color="auto"/>
                <w:right w:val="none" w:sz="0" w:space="0" w:color="auto"/>
              </w:divBdr>
            </w:div>
            <w:div w:id="2031684971">
              <w:marLeft w:val="0"/>
              <w:marRight w:val="0"/>
              <w:marTop w:val="0"/>
              <w:marBottom w:val="0"/>
              <w:divBdr>
                <w:top w:val="none" w:sz="0" w:space="0" w:color="auto"/>
                <w:left w:val="none" w:sz="0" w:space="0" w:color="auto"/>
                <w:bottom w:val="none" w:sz="0" w:space="0" w:color="auto"/>
                <w:right w:val="none" w:sz="0" w:space="0" w:color="auto"/>
              </w:divBdr>
            </w:div>
            <w:div w:id="1193109694">
              <w:marLeft w:val="0"/>
              <w:marRight w:val="0"/>
              <w:marTop w:val="0"/>
              <w:marBottom w:val="0"/>
              <w:divBdr>
                <w:top w:val="none" w:sz="0" w:space="0" w:color="auto"/>
                <w:left w:val="none" w:sz="0" w:space="0" w:color="auto"/>
                <w:bottom w:val="none" w:sz="0" w:space="0" w:color="auto"/>
                <w:right w:val="none" w:sz="0" w:space="0" w:color="auto"/>
              </w:divBdr>
            </w:div>
            <w:div w:id="1511260541">
              <w:marLeft w:val="0"/>
              <w:marRight w:val="0"/>
              <w:marTop w:val="0"/>
              <w:marBottom w:val="0"/>
              <w:divBdr>
                <w:top w:val="none" w:sz="0" w:space="0" w:color="auto"/>
                <w:left w:val="none" w:sz="0" w:space="0" w:color="auto"/>
                <w:bottom w:val="none" w:sz="0" w:space="0" w:color="auto"/>
                <w:right w:val="none" w:sz="0" w:space="0" w:color="auto"/>
              </w:divBdr>
            </w:div>
            <w:div w:id="833880281">
              <w:marLeft w:val="0"/>
              <w:marRight w:val="0"/>
              <w:marTop w:val="0"/>
              <w:marBottom w:val="0"/>
              <w:divBdr>
                <w:top w:val="none" w:sz="0" w:space="0" w:color="auto"/>
                <w:left w:val="none" w:sz="0" w:space="0" w:color="auto"/>
                <w:bottom w:val="none" w:sz="0" w:space="0" w:color="auto"/>
                <w:right w:val="none" w:sz="0" w:space="0" w:color="auto"/>
              </w:divBdr>
            </w:div>
            <w:div w:id="147331880">
              <w:marLeft w:val="0"/>
              <w:marRight w:val="0"/>
              <w:marTop w:val="0"/>
              <w:marBottom w:val="0"/>
              <w:divBdr>
                <w:top w:val="none" w:sz="0" w:space="0" w:color="auto"/>
                <w:left w:val="none" w:sz="0" w:space="0" w:color="auto"/>
                <w:bottom w:val="none" w:sz="0" w:space="0" w:color="auto"/>
                <w:right w:val="none" w:sz="0" w:space="0" w:color="auto"/>
              </w:divBdr>
            </w:div>
            <w:div w:id="1302031831">
              <w:marLeft w:val="0"/>
              <w:marRight w:val="0"/>
              <w:marTop w:val="0"/>
              <w:marBottom w:val="0"/>
              <w:divBdr>
                <w:top w:val="none" w:sz="0" w:space="0" w:color="auto"/>
                <w:left w:val="none" w:sz="0" w:space="0" w:color="auto"/>
                <w:bottom w:val="none" w:sz="0" w:space="0" w:color="auto"/>
                <w:right w:val="none" w:sz="0" w:space="0" w:color="auto"/>
              </w:divBdr>
            </w:div>
            <w:div w:id="1843617393">
              <w:marLeft w:val="0"/>
              <w:marRight w:val="0"/>
              <w:marTop w:val="0"/>
              <w:marBottom w:val="0"/>
              <w:divBdr>
                <w:top w:val="none" w:sz="0" w:space="0" w:color="auto"/>
                <w:left w:val="none" w:sz="0" w:space="0" w:color="auto"/>
                <w:bottom w:val="none" w:sz="0" w:space="0" w:color="auto"/>
                <w:right w:val="none" w:sz="0" w:space="0" w:color="auto"/>
              </w:divBdr>
            </w:div>
            <w:div w:id="913585075">
              <w:marLeft w:val="0"/>
              <w:marRight w:val="0"/>
              <w:marTop w:val="0"/>
              <w:marBottom w:val="0"/>
              <w:divBdr>
                <w:top w:val="none" w:sz="0" w:space="0" w:color="auto"/>
                <w:left w:val="none" w:sz="0" w:space="0" w:color="auto"/>
                <w:bottom w:val="none" w:sz="0" w:space="0" w:color="auto"/>
                <w:right w:val="none" w:sz="0" w:space="0" w:color="auto"/>
              </w:divBdr>
            </w:div>
            <w:div w:id="1669365563">
              <w:marLeft w:val="0"/>
              <w:marRight w:val="0"/>
              <w:marTop w:val="0"/>
              <w:marBottom w:val="0"/>
              <w:divBdr>
                <w:top w:val="none" w:sz="0" w:space="0" w:color="auto"/>
                <w:left w:val="none" w:sz="0" w:space="0" w:color="auto"/>
                <w:bottom w:val="none" w:sz="0" w:space="0" w:color="auto"/>
                <w:right w:val="none" w:sz="0" w:space="0" w:color="auto"/>
              </w:divBdr>
            </w:div>
            <w:div w:id="3744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882">
      <w:bodyDiv w:val="1"/>
      <w:marLeft w:val="0"/>
      <w:marRight w:val="0"/>
      <w:marTop w:val="0"/>
      <w:marBottom w:val="0"/>
      <w:divBdr>
        <w:top w:val="none" w:sz="0" w:space="0" w:color="auto"/>
        <w:left w:val="none" w:sz="0" w:space="0" w:color="auto"/>
        <w:bottom w:val="none" w:sz="0" w:space="0" w:color="auto"/>
        <w:right w:val="none" w:sz="0" w:space="0" w:color="auto"/>
      </w:divBdr>
      <w:divsChild>
        <w:div w:id="669675160">
          <w:marLeft w:val="0"/>
          <w:marRight w:val="0"/>
          <w:marTop w:val="0"/>
          <w:marBottom w:val="0"/>
          <w:divBdr>
            <w:top w:val="none" w:sz="0" w:space="0" w:color="auto"/>
            <w:left w:val="none" w:sz="0" w:space="0" w:color="auto"/>
            <w:bottom w:val="none" w:sz="0" w:space="0" w:color="auto"/>
            <w:right w:val="none" w:sz="0" w:space="0" w:color="auto"/>
          </w:divBdr>
        </w:div>
        <w:div w:id="937375176">
          <w:marLeft w:val="0"/>
          <w:marRight w:val="0"/>
          <w:marTop w:val="0"/>
          <w:marBottom w:val="0"/>
          <w:divBdr>
            <w:top w:val="none" w:sz="0" w:space="0" w:color="auto"/>
            <w:left w:val="none" w:sz="0" w:space="0" w:color="auto"/>
            <w:bottom w:val="none" w:sz="0" w:space="0" w:color="auto"/>
            <w:right w:val="none" w:sz="0" w:space="0" w:color="auto"/>
          </w:divBdr>
        </w:div>
        <w:div w:id="1377120820">
          <w:marLeft w:val="0"/>
          <w:marRight w:val="0"/>
          <w:marTop w:val="0"/>
          <w:marBottom w:val="0"/>
          <w:divBdr>
            <w:top w:val="none" w:sz="0" w:space="0" w:color="auto"/>
            <w:left w:val="none" w:sz="0" w:space="0" w:color="auto"/>
            <w:bottom w:val="none" w:sz="0" w:space="0" w:color="auto"/>
            <w:right w:val="none" w:sz="0" w:space="0" w:color="auto"/>
          </w:divBdr>
        </w:div>
        <w:div w:id="1325861084">
          <w:marLeft w:val="0"/>
          <w:marRight w:val="0"/>
          <w:marTop w:val="0"/>
          <w:marBottom w:val="0"/>
          <w:divBdr>
            <w:top w:val="none" w:sz="0" w:space="0" w:color="auto"/>
            <w:left w:val="none" w:sz="0" w:space="0" w:color="auto"/>
            <w:bottom w:val="none" w:sz="0" w:space="0" w:color="auto"/>
            <w:right w:val="none" w:sz="0" w:space="0" w:color="auto"/>
          </w:divBdr>
        </w:div>
        <w:div w:id="310865896">
          <w:marLeft w:val="0"/>
          <w:marRight w:val="0"/>
          <w:marTop w:val="0"/>
          <w:marBottom w:val="0"/>
          <w:divBdr>
            <w:top w:val="none" w:sz="0" w:space="0" w:color="auto"/>
            <w:left w:val="none" w:sz="0" w:space="0" w:color="auto"/>
            <w:bottom w:val="none" w:sz="0" w:space="0" w:color="auto"/>
            <w:right w:val="none" w:sz="0" w:space="0" w:color="auto"/>
          </w:divBdr>
        </w:div>
      </w:divsChild>
    </w:div>
    <w:div w:id="1177698570">
      <w:bodyDiv w:val="1"/>
      <w:marLeft w:val="0"/>
      <w:marRight w:val="0"/>
      <w:marTop w:val="0"/>
      <w:marBottom w:val="0"/>
      <w:divBdr>
        <w:top w:val="none" w:sz="0" w:space="0" w:color="auto"/>
        <w:left w:val="none" w:sz="0" w:space="0" w:color="auto"/>
        <w:bottom w:val="none" w:sz="0" w:space="0" w:color="auto"/>
        <w:right w:val="none" w:sz="0" w:space="0" w:color="auto"/>
      </w:divBdr>
      <w:divsChild>
        <w:div w:id="1801918938">
          <w:marLeft w:val="0"/>
          <w:marRight w:val="0"/>
          <w:marTop w:val="0"/>
          <w:marBottom w:val="0"/>
          <w:divBdr>
            <w:top w:val="none" w:sz="0" w:space="0" w:color="auto"/>
            <w:left w:val="none" w:sz="0" w:space="0" w:color="auto"/>
            <w:bottom w:val="none" w:sz="0" w:space="0" w:color="auto"/>
            <w:right w:val="none" w:sz="0" w:space="0" w:color="auto"/>
          </w:divBdr>
          <w:divsChild>
            <w:div w:id="33584496">
              <w:marLeft w:val="0"/>
              <w:marRight w:val="0"/>
              <w:marTop w:val="0"/>
              <w:marBottom w:val="0"/>
              <w:divBdr>
                <w:top w:val="none" w:sz="0" w:space="0" w:color="auto"/>
                <w:left w:val="none" w:sz="0" w:space="0" w:color="auto"/>
                <w:bottom w:val="none" w:sz="0" w:space="0" w:color="auto"/>
                <w:right w:val="none" w:sz="0" w:space="0" w:color="auto"/>
              </w:divBdr>
            </w:div>
            <w:div w:id="2054577031">
              <w:marLeft w:val="0"/>
              <w:marRight w:val="0"/>
              <w:marTop w:val="0"/>
              <w:marBottom w:val="0"/>
              <w:divBdr>
                <w:top w:val="none" w:sz="0" w:space="0" w:color="auto"/>
                <w:left w:val="none" w:sz="0" w:space="0" w:color="auto"/>
                <w:bottom w:val="none" w:sz="0" w:space="0" w:color="auto"/>
                <w:right w:val="none" w:sz="0" w:space="0" w:color="auto"/>
              </w:divBdr>
            </w:div>
            <w:div w:id="1989626019">
              <w:marLeft w:val="0"/>
              <w:marRight w:val="0"/>
              <w:marTop w:val="0"/>
              <w:marBottom w:val="0"/>
              <w:divBdr>
                <w:top w:val="none" w:sz="0" w:space="0" w:color="auto"/>
                <w:left w:val="none" w:sz="0" w:space="0" w:color="auto"/>
                <w:bottom w:val="none" w:sz="0" w:space="0" w:color="auto"/>
                <w:right w:val="none" w:sz="0" w:space="0" w:color="auto"/>
              </w:divBdr>
            </w:div>
            <w:div w:id="666516060">
              <w:marLeft w:val="0"/>
              <w:marRight w:val="0"/>
              <w:marTop w:val="0"/>
              <w:marBottom w:val="0"/>
              <w:divBdr>
                <w:top w:val="none" w:sz="0" w:space="0" w:color="auto"/>
                <w:left w:val="none" w:sz="0" w:space="0" w:color="auto"/>
                <w:bottom w:val="none" w:sz="0" w:space="0" w:color="auto"/>
                <w:right w:val="none" w:sz="0" w:space="0" w:color="auto"/>
              </w:divBdr>
            </w:div>
            <w:div w:id="2119904591">
              <w:marLeft w:val="0"/>
              <w:marRight w:val="0"/>
              <w:marTop w:val="0"/>
              <w:marBottom w:val="0"/>
              <w:divBdr>
                <w:top w:val="none" w:sz="0" w:space="0" w:color="auto"/>
                <w:left w:val="none" w:sz="0" w:space="0" w:color="auto"/>
                <w:bottom w:val="none" w:sz="0" w:space="0" w:color="auto"/>
                <w:right w:val="none" w:sz="0" w:space="0" w:color="auto"/>
              </w:divBdr>
            </w:div>
            <w:div w:id="1222331946">
              <w:marLeft w:val="0"/>
              <w:marRight w:val="0"/>
              <w:marTop w:val="0"/>
              <w:marBottom w:val="0"/>
              <w:divBdr>
                <w:top w:val="none" w:sz="0" w:space="0" w:color="auto"/>
                <w:left w:val="none" w:sz="0" w:space="0" w:color="auto"/>
                <w:bottom w:val="none" w:sz="0" w:space="0" w:color="auto"/>
                <w:right w:val="none" w:sz="0" w:space="0" w:color="auto"/>
              </w:divBdr>
            </w:div>
            <w:div w:id="1096173874">
              <w:marLeft w:val="0"/>
              <w:marRight w:val="0"/>
              <w:marTop w:val="0"/>
              <w:marBottom w:val="0"/>
              <w:divBdr>
                <w:top w:val="none" w:sz="0" w:space="0" w:color="auto"/>
                <w:left w:val="none" w:sz="0" w:space="0" w:color="auto"/>
                <w:bottom w:val="none" w:sz="0" w:space="0" w:color="auto"/>
                <w:right w:val="none" w:sz="0" w:space="0" w:color="auto"/>
              </w:divBdr>
            </w:div>
            <w:div w:id="469369874">
              <w:marLeft w:val="0"/>
              <w:marRight w:val="0"/>
              <w:marTop w:val="0"/>
              <w:marBottom w:val="0"/>
              <w:divBdr>
                <w:top w:val="none" w:sz="0" w:space="0" w:color="auto"/>
                <w:left w:val="none" w:sz="0" w:space="0" w:color="auto"/>
                <w:bottom w:val="none" w:sz="0" w:space="0" w:color="auto"/>
                <w:right w:val="none" w:sz="0" w:space="0" w:color="auto"/>
              </w:divBdr>
            </w:div>
            <w:div w:id="794444370">
              <w:marLeft w:val="0"/>
              <w:marRight w:val="0"/>
              <w:marTop w:val="0"/>
              <w:marBottom w:val="0"/>
              <w:divBdr>
                <w:top w:val="none" w:sz="0" w:space="0" w:color="auto"/>
                <w:left w:val="none" w:sz="0" w:space="0" w:color="auto"/>
                <w:bottom w:val="none" w:sz="0" w:space="0" w:color="auto"/>
                <w:right w:val="none" w:sz="0" w:space="0" w:color="auto"/>
              </w:divBdr>
            </w:div>
            <w:div w:id="1896352858">
              <w:marLeft w:val="0"/>
              <w:marRight w:val="0"/>
              <w:marTop w:val="0"/>
              <w:marBottom w:val="0"/>
              <w:divBdr>
                <w:top w:val="none" w:sz="0" w:space="0" w:color="auto"/>
                <w:left w:val="none" w:sz="0" w:space="0" w:color="auto"/>
                <w:bottom w:val="none" w:sz="0" w:space="0" w:color="auto"/>
                <w:right w:val="none" w:sz="0" w:space="0" w:color="auto"/>
              </w:divBdr>
            </w:div>
            <w:div w:id="1575312387">
              <w:marLeft w:val="0"/>
              <w:marRight w:val="0"/>
              <w:marTop w:val="0"/>
              <w:marBottom w:val="0"/>
              <w:divBdr>
                <w:top w:val="none" w:sz="0" w:space="0" w:color="auto"/>
                <w:left w:val="none" w:sz="0" w:space="0" w:color="auto"/>
                <w:bottom w:val="none" w:sz="0" w:space="0" w:color="auto"/>
                <w:right w:val="none" w:sz="0" w:space="0" w:color="auto"/>
              </w:divBdr>
            </w:div>
            <w:div w:id="279067247">
              <w:marLeft w:val="0"/>
              <w:marRight w:val="0"/>
              <w:marTop w:val="0"/>
              <w:marBottom w:val="0"/>
              <w:divBdr>
                <w:top w:val="none" w:sz="0" w:space="0" w:color="auto"/>
                <w:left w:val="none" w:sz="0" w:space="0" w:color="auto"/>
                <w:bottom w:val="none" w:sz="0" w:space="0" w:color="auto"/>
                <w:right w:val="none" w:sz="0" w:space="0" w:color="auto"/>
              </w:divBdr>
            </w:div>
            <w:div w:id="1459034395">
              <w:marLeft w:val="0"/>
              <w:marRight w:val="0"/>
              <w:marTop w:val="0"/>
              <w:marBottom w:val="0"/>
              <w:divBdr>
                <w:top w:val="none" w:sz="0" w:space="0" w:color="auto"/>
                <w:left w:val="none" w:sz="0" w:space="0" w:color="auto"/>
                <w:bottom w:val="none" w:sz="0" w:space="0" w:color="auto"/>
                <w:right w:val="none" w:sz="0" w:space="0" w:color="auto"/>
              </w:divBdr>
            </w:div>
            <w:div w:id="547303939">
              <w:marLeft w:val="0"/>
              <w:marRight w:val="0"/>
              <w:marTop w:val="0"/>
              <w:marBottom w:val="0"/>
              <w:divBdr>
                <w:top w:val="none" w:sz="0" w:space="0" w:color="auto"/>
                <w:left w:val="none" w:sz="0" w:space="0" w:color="auto"/>
                <w:bottom w:val="none" w:sz="0" w:space="0" w:color="auto"/>
                <w:right w:val="none" w:sz="0" w:space="0" w:color="auto"/>
              </w:divBdr>
            </w:div>
            <w:div w:id="1034886172">
              <w:marLeft w:val="0"/>
              <w:marRight w:val="0"/>
              <w:marTop w:val="0"/>
              <w:marBottom w:val="0"/>
              <w:divBdr>
                <w:top w:val="none" w:sz="0" w:space="0" w:color="auto"/>
                <w:left w:val="none" w:sz="0" w:space="0" w:color="auto"/>
                <w:bottom w:val="none" w:sz="0" w:space="0" w:color="auto"/>
                <w:right w:val="none" w:sz="0" w:space="0" w:color="auto"/>
              </w:divBdr>
            </w:div>
            <w:div w:id="1746754512">
              <w:marLeft w:val="0"/>
              <w:marRight w:val="0"/>
              <w:marTop w:val="0"/>
              <w:marBottom w:val="0"/>
              <w:divBdr>
                <w:top w:val="none" w:sz="0" w:space="0" w:color="auto"/>
                <w:left w:val="none" w:sz="0" w:space="0" w:color="auto"/>
                <w:bottom w:val="none" w:sz="0" w:space="0" w:color="auto"/>
                <w:right w:val="none" w:sz="0" w:space="0" w:color="auto"/>
              </w:divBdr>
            </w:div>
            <w:div w:id="1611626036">
              <w:marLeft w:val="0"/>
              <w:marRight w:val="0"/>
              <w:marTop w:val="0"/>
              <w:marBottom w:val="0"/>
              <w:divBdr>
                <w:top w:val="none" w:sz="0" w:space="0" w:color="auto"/>
                <w:left w:val="none" w:sz="0" w:space="0" w:color="auto"/>
                <w:bottom w:val="none" w:sz="0" w:space="0" w:color="auto"/>
                <w:right w:val="none" w:sz="0" w:space="0" w:color="auto"/>
              </w:divBdr>
            </w:div>
            <w:div w:id="1535770877">
              <w:marLeft w:val="0"/>
              <w:marRight w:val="0"/>
              <w:marTop w:val="0"/>
              <w:marBottom w:val="0"/>
              <w:divBdr>
                <w:top w:val="none" w:sz="0" w:space="0" w:color="auto"/>
                <w:left w:val="none" w:sz="0" w:space="0" w:color="auto"/>
                <w:bottom w:val="none" w:sz="0" w:space="0" w:color="auto"/>
                <w:right w:val="none" w:sz="0" w:space="0" w:color="auto"/>
              </w:divBdr>
            </w:div>
            <w:div w:id="2095277119">
              <w:marLeft w:val="0"/>
              <w:marRight w:val="0"/>
              <w:marTop w:val="0"/>
              <w:marBottom w:val="0"/>
              <w:divBdr>
                <w:top w:val="none" w:sz="0" w:space="0" w:color="auto"/>
                <w:left w:val="none" w:sz="0" w:space="0" w:color="auto"/>
                <w:bottom w:val="none" w:sz="0" w:space="0" w:color="auto"/>
                <w:right w:val="none" w:sz="0" w:space="0" w:color="auto"/>
              </w:divBdr>
            </w:div>
            <w:div w:id="1974939840">
              <w:marLeft w:val="0"/>
              <w:marRight w:val="0"/>
              <w:marTop w:val="0"/>
              <w:marBottom w:val="0"/>
              <w:divBdr>
                <w:top w:val="none" w:sz="0" w:space="0" w:color="auto"/>
                <w:left w:val="none" w:sz="0" w:space="0" w:color="auto"/>
                <w:bottom w:val="none" w:sz="0" w:space="0" w:color="auto"/>
                <w:right w:val="none" w:sz="0" w:space="0" w:color="auto"/>
              </w:divBdr>
            </w:div>
            <w:div w:id="1117143200">
              <w:marLeft w:val="0"/>
              <w:marRight w:val="0"/>
              <w:marTop w:val="0"/>
              <w:marBottom w:val="0"/>
              <w:divBdr>
                <w:top w:val="none" w:sz="0" w:space="0" w:color="auto"/>
                <w:left w:val="none" w:sz="0" w:space="0" w:color="auto"/>
                <w:bottom w:val="none" w:sz="0" w:space="0" w:color="auto"/>
                <w:right w:val="none" w:sz="0" w:space="0" w:color="auto"/>
              </w:divBdr>
            </w:div>
            <w:div w:id="16230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1589">
      <w:bodyDiv w:val="1"/>
      <w:marLeft w:val="0"/>
      <w:marRight w:val="0"/>
      <w:marTop w:val="0"/>
      <w:marBottom w:val="0"/>
      <w:divBdr>
        <w:top w:val="none" w:sz="0" w:space="0" w:color="auto"/>
        <w:left w:val="none" w:sz="0" w:space="0" w:color="auto"/>
        <w:bottom w:val="none" w:sz="0" w:space="0" w:color="auto"/>
        <w:right w:val="none" w:sz="0" w:space="0" w:color="auto"/>
      </w:divBdr>
    </w:div>
    <w:div w:id="1200313044">
      <w:bodyDiv w:val="1"/>
      <w:marLeft w:val="0"/>
      <w:marRight w:val="0"/>
      <w:marTop w:val="0"/>
      <w:marBottom w:val="0"/>
      <w:divBdr>
        <w:top w:val="none" w:sz="0" w:space="0" w:color="auto"/>
        <w:left w:val="none" w:sz="0" w:space="0" w:color="auto"/>
        <w:bottom w:val="none" w:sz="0" w:space="0" w:color="auto"/>
        <w:right w:val="none" w:sz="0" w:space="0" w:color="auto"/>
      </w:divBdr>
      <w:divsChild>
        <w:div w:id="1327981471">
          <w:marLeft w:val="0"/>
          <w:marRight w:val="0"/>
          <w:marTop w:val="0"/>
          <w:marBottom w:val="0"/>
          <w:divBdr>
            <w:top w:val="none" w:sz="0" w:space="0" w:color="auto"/>
            <w:left w:val="none" w:sz="0" w:space="0" w:color="auto"/>
            <w:bottom w:val="none" w:sz="0" w:space="0" w:color="auto"/>
            <w:right w:val="none" w:sz="0" w:space="0" w:color="auto"/>
          </w:divBdr>
        </w:div>
        <w:div w:id="1949850268">
          <w:marLeft w:val="0"/>
          <w:marRight w:val="0"/>
          <w:marTop w:val="0"/>
          <w:marBottom w:val="0"/>
          <w:divBdr>
            <w:top w:val="none" w:sz="0" w:space="0" w:color="auto"/>
            <w:left w:val="none" w:sz="0" w:space="0" w:color="auto"/>
            <w:bottom w:val="none" w:sz="0" w:space="0" w:color="auto"/>
            <w:right w:val="none" w:sz="0" w:space="0" w:color="auto"/>
          </w:divBdr>
        </w:div>
      </w:divsChild>
    </w:div>
    <w:div w:id="1202278788">
      <w:bodyDiv w:val="1"/>
      <w:marLeft w:val="0"/>
      <w:marRight w:val="0"/>
      <w:marTop w:val="0"/>
      <w:marBottom w:val="0"/>
      <w:divBdr>
        <w:top w:val="none" w:sz="0" w:space="0" w:color="auto"/>
        <w:left w:val="none" w:sz="0" w:space="0" w:color="auto"/>
        <w:bottom w:val="none" w:sz="0" w:space="0" w:color="auto"/>
        <w:right w:val="none" w:sz="0" w:space="0" w:color="auto"/>
      </w:divBdr>
    </w:div>
    <w:div w:id="1211310397">
      <w:bodyDiv w:val="1"/>
      <w:marLeft w:val="0"/>
      <w:marRight w:val="0"/>
      <w:marTop w:val="0"/>
      <w:marBottom w:val="0"/>
      <w:divBdr>
        <w:top w:val="none" w:sz="0" w:space="0" w:color="auto"/>
        <w:left w:val="none" w:sz="0" w:space="0" w:color="auto"/>
        <w:bottom w:val="none" w:sz="0" w:space="0" w:color="auto"/>
        <w:right w:val="none" w:sz="0" w:space="0" w:color="auto"/>
      </w:divBdr>
      <w:divsChild>
        <w:div w:id="1249076329">
          <w:marLeft w:val="0"/>
          <w:marRight w:val="0"/>
          <w:marTop w:val="0"/>
          <w:marBottom w:val="0"/>
          <w:divBdr>
            <w:top w:val="none" w:sz="0" w:space="0" w:color="auto"/>
            <w:left w:val="none" w:sz="0" w:space="0" w:color="auto"/>
            <w:bottom w:val="none" w:sz="0" w:space="0" w:color="auto"/>
            <w:right w:val="none" w:sz="0" w:space="0" w:color="auto"/>
          </w:divBdr>
          <w:divsChild>
            <w:div w:id="2121952334">
              <w:marLeft w:val="0"/>
              <w:marRight w:val="0"/>
              <w:marTop w:val="0"/>
              <w:marBottom w:val="0"/>
              <w:divBdr>
                <w:top w:val="none" w:sz="0" w:space="0" w:color="auto"/>
                <w:left w:val="none" w:sz="0" w:space="0" w:color="auto"/>
                <w:bottom w:val="none" w:sz="0" w:space="0" w:color="auto"/>
                <w:right w:val="none" w:sz="0" w:space="0" w:color="auto"/>
              </w:divBdr>
            </w:div>
            <w:div w:id="224996963">
              <w:marLeft w:val="0"/>
              <w:marRight w:val="0"/>
              <w:marTop w:val="0"/>
              <w:marBottom w:val="0"/>
              <w:divBdr>
                <w:top w:val="none" w:sz="0" w:space="0" w:color="auto"/>
                <w:left w:val="none" w:sz="0" w:space="0" w:color="auto"/>
                <w:bottom w:val="none" w:sz="0" w:space="0" w:color="auto"/>
                <w:right w:val="none" w:sz="0" w:space="0" w:color="auto"/>
              </w:divBdr>
            </w:div>
            <w:div w:id="828327988">
              <w:marLeft w:val="0"/>
              <w:marRight w:val="0"/>
              <w:marTop w:val="0"/>
              <w:marBottom w:val="0"/>
              <w:divBdr>
                <w:top w:val="none" w:sz="0" w:space="0" w:color="auto"/>
                <w:left w:val="none" w:sz="0" w:space="0" w:color="auto"/>
                <w:bottom w:val="none" w:sz="0" w:space="0" w:color="auto"/>
                <w:right w:val="none" w:sz="0" w:space="0" w:color="auto"/>
              </w:divBdr>
            </w:div>
            <w:div w:id="247271674">
              <w:marLeft w:val="0"/>
              <w:marRight w:val="0"/>
              <w:marTop w:val="0"/>
              <w:marBottom w:val="0"/>
              <w:divBdr>
                <w:top w:val="none" w:sz="0" w:space="0" w:color="auto"/>
                <w:left w:val="none" w:sz="0" w:space="0" w:color="auto"/>
                <w:bottom w:val="none" w:sz="0" w:space="0" w:color="auto"/>
                <w:right w:val="none" w:sz="0" w:space="0" w:color="auto"/>
              </w:divBdr>
            </w:div>
            <w:div w:id="1183782925">
              <w:marLeft w:val="0"/>
              <w:marRight w:val="0"/>
              <w:marTop w:val="0"/>
              <w:marBottom w:val="0"/>
              <w:divBdr>
                <w:top w:val="none" w:sz="0" w:space="0" w:color="auto"/>
                <w:left w:val="none" w:sz="0" w:space="0" w:color="auto"/>
                <w:bottom w:val="none" w:sz="0" w:space="0" w:color="auto"/>
                <w:right w:val="none" w:sz="0" w:space="0" w:color="auto"/>
              </w:divBdr>
            </w:div>
            <w:div w:id="790980825">
              <w:marLeft w:val="0"/>
              <w:marRight w:val="0"/>
              <w:marTop w:val="0"/>
              <w:marBottom w:val="0"/>
              <w:divBdr>
                <w:top w:val="none" w:sz="0" w:space="0" w:color="auto"/>
                <w:left w:val="none" w:sz="0" w:space="0" w:color="auto"/>
                <w:bottom w:val="none" w:sz="0" w:space="0" w:color="auto"/>
                <w:right w:val="none" w:sz="0" w:space="0" w:color="auto"/>
              </w:divBdr>
            </w:div>
            <w:div w:id="1773818125">
              <w:marLeft w:val="0"/>
              <w:marRight w:val="0"/>
              <w:marTop w:val="0"/>
              <w:marBottom w:val="0"/>
              <w:divBdr>
                <w:top w:val="none" w:sz="0" w:space="0" w:color="auto"/>
                <w:left w:val="none" w:sz="0" w:space="0" w:color="auto"/>
                <w:bottom w:val="none" w:sz="0" w:space="0" w:color="auto"/>
                <w:right w:val="none" w:sz="0" w:space="0" w:color="auto"/>
              </w:divBdr>
            </w:div>
            <w:div w:id="133766604">
              <w:marLeft w:val="0"/>
              <w:marRight w:val="0"/>
              <w:marTop w:val="0"/>
              <w:marBottom w:val="0"/>
              <w:divBdr>
                <w:top w:val="none" w:sz="0" w:space="0" w:color="auto"/>
                <w:left w:val="none" w:sz="0" w:space="0" w:color="auto"/>
                <w:bottom w:val="none" w:sz="0" w:space="0" w:color="auto"/>
                <w:right w:val="none" w:sz="0" w:space="0" w:color="auto"/>
              </w:divBdr>
            </w:div>
            <w:div w:id="961422160">
              <w:marLeft w:val="0"/>
              <w:marRight w:val="0"/>
              <w:marTop w:val="0"/>
              <w:marBottom w:val="0"/>
              <w:divBdr>
                <w:top w:val="none" w:sz="0" w:space="0" w:color="auto"/>
                <w:left w:val="none" w:sz="0" w:space="0" w:color="auto"/>
                <w:bottom w:val="none" w:sz="0" w:space="0" w:color="auto"/>
                <w:right w:val="none" w:sz="0" w:space="0" w:color="auto"/>
              </w:divBdr>
            </w:div>
            <w:div w:id="1160121188">
              <w:marLeft w:val="0"/>
              <w:marRight w:val="0"/>
              <w:marTop w:val="0"/>
              <w:marBottom w:val="0"/>
              <w:divBdr>
                <w:top w:val="none" w:sz="0" w:space="0" w:color="auto"/>
                <w:left w:val="none" w:sz="0" w:space="0" w:color="auto"/>
                <w:bottom w:val="none" w:sz="0" w:space="0" w:color="auto"/>
                <w:right w:val="none" w:sz="0" w:space="0" w:color="auto"/>
              </w:divBdr>
            </w:div>
            <w:div w:id="23602678">
              <w:marLeft w:val="0"/>
              <w:marRight w:val="0"/>
              <w:marTop w:val="0"/>
              <w:marBottom w:val="0"/>
              <w:divBdr>
                <w:top w:val="none" w:sz="0" w:space="0" w:color="auto"/>
                <w:left w:val="none" w:sz="0" w:space="0" w:color="auto"/>
                <w:bottom w:val="none" w:sz="0" w:space="0" w:color="auto"/>
                <w:right w:val="none" w:sz="0" w:space="0" w:color="auto"/>
              </w:divBdr>
            </w:div>
            <w:div w:id="1782214363">
              <w:marLeft w:val="0"/>
              <w:marRight w:val="0"/>
              <w:marTop w:val="0"/>
              <w:marBottom w:val="0"/>
              <w:divBdr>
                <w:top w:val="none" w:sz="0" w:space="0" w:color="auto"/>
                <w:left w:val="none" w:sz="0" w:space="0" w:color="auto"/>
                <w:bottom w:val="none" w:sz="0" w:space="0" w:color="auto"/>
                <w:right w:val="none" w:sz="0" w:space="0" w:color="auto"/>
              </w:divBdr>
            </w:div>
            <w:div w:id="1833907475">
              <w:marLeft w:val="0"/>
              <w:marRight w:val="0"/>
              <w:marTop w:val="0"/>
              <w:marBottom w:val="0"/>
              <w:divBdr>
                <w:top w:val="none" w:sz="0" w:space="0" w:color="auto"/>
                <w:left w:val="none" w:sz="0" w:space="0" w:color="auto"/>
                <w:bottom w:val="none" w:sz="0" w:space="0" w:color="auto"/>
                <w:right w:val="none" w:sz="0" w:space="0" w:color="auto"/>
              </w:divBdr>
            </w:div>
            <w:div w:id="780958606">
              <w:marLeft w:val="0"/>
              <w:marRight w:val="0"/>
              <w:marTop w:val="0"/>
              <w:marBottom w:val="0"/>
              <w:divBdr>
                <w:top w:val="none" w:sz="0" w:space="0" w:color="auto"/>
                <w:left w:val="none" w:sz="0" w:space="0" w:color="auto"/>
                <w:bottom w:val="none" w:sz="0" w:space="0" w:color="auto"/>
                <w:right w:val="none" w:sz="0" w:space="0" w:color="auto"/>
              </w:divBdr>
            </w:div>
            <w:div w:id="361252753">
              <w:marLeft w:val="0"/>
              <w:marRight w:val="0"/>
              <w:marTop w:val="0"/>
              <w:marBottom w:val="0"/>
              <w:divBdr>
                <w:top w:val="none" w:sz="0" w:space="0" w:color="auto"/>
                <w:left w:val="none" w:sz="0" w:space="0" w:color="auto"/>
                <w:bottom w:val="none" w:sz="0" w:space="0" w:color="auto"/>
                <w:right w:val="none" w:sz="0" w:space="0" w:color="auto"/>
              </w:divBdr>
            </w:div>
            <w:div w:id="324667332">
              <w:marLeft w:val="0"/>
              <w:marRight w:val="0"/>
              <w:marTop w:val="0"/>
              <w:marBottom w:val="0"/>
              <w:divBdr>
                <w:top w:val="none" w:sz="0" w:space="0" w:color="auto"/>
                <w:left w:val="none" w:sz="0" w:space="0" w:color="auto"/>
                <w:bottom w:val="none" w:sz="0" w:space="0" w:color="auto"/>
                <w:right w:val="none" w:sz="0" w:space="0" w:color="auto"/>
              </w:divBdr>
            </w:div>
            <w:div w:id="17392566">
              <w:marLeft w:val="0"/>
              <w:marRight w:val="0"/>
              <w:marTop w:val="0"/>
              <w:marBottom w:val="0"/>
              <w:divBdr>
                <w:top w:val="none" w:sz="0" w:space="0" w:color="auto"/>
                <w:left w:val="none" w:sz="0" w:space="0" w:color="auto"/>
                <w:bottom w:val="none" w:sz="0" w:space="0" w:color="auto"/>
                <w:right w:val="none" w:sz="0" w:space="0" w:color="auto"/>
              </w:divBdr>
            </w:div>
            <w:div w:id="1791512770">
              <w:marLeft w:val="0"/>
              <w:marRight w:val="0"/>
              <w:marTop w:val="0"/>
              <w:marBottom w:val="0"/>
              <w:divBdr>
                <w:top w:val="none" w:sz="0" w:space="0" w:color="auto"/>
                <w:left w:val="none" w:sz="0" w:space="0" w:color="auto"/>
                <w:bottom w:val="none" w:sz="0" w:space="0" w:color="auto"/>
                <w:right w:val="none" w:sz="0" w:space="0" w:color="auto"/>
              </w:divBdr>
            </w:div>
            <w:div w:id="1037510259">
              <w:marLeft w:val="0"/>
              <w:marRight w:val="0"/>
              <w:marTop w:val="0"/>
              <w:marBottom w:val="0"/>
              <w:divBdr>
                <w:top w:val="none" w:sz="0" w:space="0" w:color="auto"/>
                <w:left w:val="none" w:sz="0" w:space="0" w:color="auto"/>
                <w:bottom w:val="none" w:sz="0" w:space="0" w:color="auto"/>
                <w:right w:val="none" w:sz="0" w:space="0" w:color="auto"/>
              </w:divBdr>
            </w:div>
            <w:div w:id="701788575">
              <w:marLeft w:val="0"/>
              <w:marRight w:val="0"/>
              <w:marTop w:val="0"/>
              <w:marBottom w:val="0"/>
              <w:divBdr>
                <w:top w:val="none" w:sz="0" w:space="0" w:color="auto"/>
                <w:left w:val="none" w:sz="0" w:space="0" w:color="auto"/>
                <w:bottom w:val="none" w:sz="0" w:space="0" w:color="auto"/>
                <w:right w:val="none" w:sz="0" w:space="0" w:color="auto"/>
              </w:divBdr>
            </w:div>
            <w:div w:id="305745296">
              <w:marLeft w:val="0"/>
              <w:marRight w:val="0"/>
              <w:marTop w:val="0"/>
              <w:marBottom w:val="0"/>
              <w:divBdr>
                <w:top w:val="none" w:sz="0" w:space="0" w:color="auto"/>
                <w:left w:val="none" w:sz="0" w:space="0" w:color="auto"/>
                <w:bottom w:val="none" w:sz="0" w:space="0" w:color="auto"/>
                <w:right w:val="none" w:sz="0" w:space="0" w:color="auto"/>
              </w:divBdr>
            </w:div>
            <w:div w:id="829718104">
              <w:marLeft w:val="0"/>
              <w:marRight w:val="0"/>
              <w:marTop w:val="0"/>
              <w:marBottom w:val="0"/>
              <w:divBdr>
                <w:top w:val="none" w:sz="0" w:space="0" w:color="auto"/>
                <w:left w:val="none" w:sz="0" w:space="0" w:color="auto"/>
                <w:bottom w:val="none" w:sz="0" w:space="0" w:color="auto"/>
                <w:right w:val="none" w:sz="0" w:space="0" w:color="auto"/>
              </w:divBdr>
            </w:div>
            <w:div w:id="285746460">
              <w:marLeft w:val="0"/>
              <w:marRight w:val="0"/>
              <w:marTop w:val="0"/>
              <w:marBottom w:val="0"/>
              <w:divBdr>
                <w:top w:val="none" w:sz="0" w:space="0" w:color="auto"/>
                <w:left w:val="none" w:sz="0" w:space="0" w:color="auto"/>
                <w:bottom w:val="none" w:sz="0" w:space="0" w:color="auto"/>
                <w:right w:val="none" w:sz="0" w:space="0" w:color="auto"/>
              </w:divBdr>
            </w:div>
            <w:div w:id="666439418">
              <w:marLeft w:val="0"/>
              <w:marRight w:val="0"/>
              <w:marTop w:val="0"/>
              <w:marBottom w:val="0"/>
              <w:divBdr>
                <w:top w:val="none" w:sz="0" w:space="0" w:color="auto"/>
                <w:left w:val="none" w:sz="0" w:space="0" w:color="auto"/>
                <w:bottom w:val="none" w:sz="0" w:space="0" w:color="auto"/>
                <w:right w:val="none" w:sz="0" w:space="0" w:color="auto"/>
              </w:divBdr>
            </w:div>
            <w:div w:id="195117901">
              <w:marLeft w:val="0"/>
              <w:marRight w:val="0"/>
              <w:marTop w:val="0"/>
              <w:marBottom w:val="0"/>
              <w:divBdr>
                <w:top w:val="none" w:sz="0" w:space="0" w:color="auto"/>
                <w:left w:val="none" w:sz="0" w:space="0" w:color="auto"/>
                <w:bottom w:val="none" w:sz="0" w:space="0" w:color="auto"/>
                <w:right w:val="none" w:sz="0" w:space="0" w:color="auto"/>
              </w:divBdr>
            </w:div>
            <w:div w:id="1784573113">
              <w:marLeft w:val="0"/>
              <w:marRight w:val="0"/>
              <w:marTop w:val="0"/>
              <w:marBottom w:val="0"/>
              <w:divBdr>
                <w:top w:val="none" w:sz="0" w:space="0" w:color="auto"/>
                <w:left w:val="none" w:sz="0" w:space="0" w:color="auto"/>
                <w:bottom w:val="none" w:sz="0" w:space="0" w:color="auto"/>
                <w:right w:val="none" w:sz="0" w:space="0" w:color="auto"/>
              </w:divBdr>
            </w:div>
            <w:div w:id="690182916">
              <w:marLeft w:val="0"/>
              <w:marRight w:val="0"/>
              <w:marTop w:val="0"/>
              <w:marBottom w:val="0"/>
              <w:divBdr>
                <w:top w:val="none" w:sz="0" w:space="0" w:color="auto"/>
                <w:left w:val="none" w:sz="0" w:space="0" w:color="auto"/>
                <w:bottom w:val="none" w:sz="0" w:space="0" w:color="auto"/>
                <w:right w:val="none" w:sz="0" w:space="0" w:color="auto"/>
              </w:divBdr>
            </w:div>
            <w:div w:id="1359434293">
              <w:marLeft w:val="0"/>
              <w:marRight w:val="0"/>
              <w:marTop w:val="0"/>
              <w:marBottom w:val="0"/>
              <w:divBdr>
                <w:top w:val="none" w:sz="0" w:space="0" w:color="auto"/>
                <w:left w:val="none" w:sz="0" w:space="0" w:color="auto"/>
                <w:bottom w:val="none" w:sz="0" w:space="0" w:color="auto"/>
                <w:right w:val="none" w:sz="0" w:space="0" w:color="auto"/>
              </w:divBdr>
            </w:div>
            <w:div w:id="1492985816">
              <w:marLeft w:val="0"/>
              <w:marRight w:val="0"/>
              <w:marTop w:val="0"/>
              <w:marBottom w:val="0"/>
              <w:divBdr>
                <w:top w:val="none" w:sz="0" w:space="0" w:color="auto"/>
                <w:left w:val="none" w:sz="0" w:space="0" w:color="auto"/>
                <w:bottom w:val="none" w:sz="0" w:space="0" w:color="auto"/>
                <w:right w:val="none" w:sz="0" w:space="0" w:color="auto"/>
              </w:divBdr>
            </w:div>
            <w:div w:id="805583936">
              <w:marLeft w:val="0"/>
              <w:marRight w:val="0"/>
              <w:marTop w:val="0"/>
              <w:marBottom w:val="0"/>
              <w:divBdr>
                <w:top w:val="none" w:sz="0" w:space="0" w:color="auto"/>
                <w:left w:val="none" w:sz="0" w:space="0" w:color="auto"/>
                <w:bottom w:val="none" w:sz="0" w:space="0" w:color="auto"/>
                <w:right w:val="none" w:sz="0" w:space="0" w:color="auto"/>
              </w:divBdr>
            </w:div>
            <w:div w:id="13503022">
              <w:marLeft w:val="0"/>
              <w:marRight w:val="0"/>
              <w:marTop w:val="0"/>
              <w:marBottom w:val="0"/>
              <w:divBdr>
                <w:top w:val="none" w:sz="0" w:space="0" w:color="auto"/>
                <w:left w:val="none" w:sz="0" w:space="0" w:color="auto"/>
                <w:bottom w:val="none" w:sz="0" w:space="0" w:color="auto"/>
                <w:right w:val="none" w:sz="0" w:space="0" w:color="auto"/>
              </w:divBdr>
            </w:div>
            <w:div w:id="175076335">
              <w:marLeft w:val="0"/>
              <w:marRight w:val="0"/>
              <w:marTop w:val="0"/>
              <w:marBottom w:val="0"/>
              <w:divBdr>
                <w:top w:val="none" w:sz="0" w:space="0" w:color="auto"/>
                <w:left w:val="none" w:sz="0" w:space="0" w:color="auto"/>
                <w:bottom w:val="none" w:sz="0" w:space="0" w:color="auto"/>
                <w:right w:val="none" w:sz="0" w:space="0" w:color="auto"/>
              </w:divBdr>
            </w:div>
            <w:div w:id="854730259">
              <w:marLeft w:val="0"/>
              <w:marRight w:val="0"/>
              <w:marTop w:val="0"/>
              <w:marBottom w:val="0"/>
              <w:divBdr>
                <w:top w:val="none" w:sz="0" w:space="0" w:color="auto"/>
                <w:left w:val="none" w:sz="0" w:space="0" w:color="auto"/>
                <w:bottom w:val="none" w:sz="0" w:space="0" w:color="auto"/>
                <w:right w:val="none" w:sz="0" w:space="0" w:color="auto"/>
              </w:divBdr>
            </w:div>
            <w:div w:id="896012522">
              <w:marLeft w:val="0"/>
              <w:marRight w:val="0"/>
              <w:marTop w:val="0"/>
              <w:marBottom w:val="0"/>
              <w:divBdr>
                <w:top w:val="none" w:sz="0" w:space="0" w:color="auto"/>
                <w:left w:val="none" w:sz="0" w:space="0" w:color="auto"/>
                <w:bottom w:val="none" w:sz="0" w:space="0" w:color="auto"/>
                <w:right w:val="none" w:sz="0" w:space="0" w:color="auto"/>
              </w:divBdr>
            </w:div>
            <w:div w:id="1750808124">
              <w:marLeft w:val="0"/>
              <w:marRight w:val="0"/>
              <w:marTop w:val="0"/>
              <w:marBottom w:val="0"/>
              <w:divBdr>
                <w:top w:val="none" w:sz="0" w:space="0" w:color="auto"/>
                <w:left w:val="none" w:sz="0" w:space="0" w:color="auto"/>
                <w:bottom w:val="none" w:sz="0" w:space="0" w:color="auto"/>
                <w:right w:val="none" w:sz="0" w:space="0" w:color="auto"/>
              </w:divBdr>
            </w:div>
            <w:div w:id="593974197">
              <w:marLeft w:val="0"/>
              <w:marRight w:val="0"/>
              <w:marTop w:val="0"/>
              <w:marBottom w:val="0"/>
              <w:divBdr>
                <w:top w:val="none" w:sz="0" w:space="0" w:color="auto"/>
                <w:left w:val="none" w:sz="0" w:space="0" w:color="auto"/>
                <w:bottom w:val="none" w:sz="0" w:space="0" w:color="auto"/>
                <w:right w:val="none" w:sz="0" w:space="0" w:color="auto"/>
              </w:divBdr>
            </w:div>
            <w:div w:id="1429740083">
              <w:marLeft w:val="0"/>
              <w:marRight w:val="0"/>
              <w:marTop w:val="0"/>
              <w:marBottom w:val="0"/>
              <w:divBdr>
                <w:top w:val="none" w:sz="0" w:space="0" w:color="auto"/>
                <w:left w:val="none" w:sz="0" w:space="0" w:color="auto"/>
                <w:bottom w:val="none" w:sz="0" w:space="0" w:color="auto"/>
                <w:right w:val="none" w:sz="0" w:space="0" w:color="auto"/>
              </w:divBdr>
            </w:div>
            <w:div w:id="699278367">
              <w:marLeft w:val="0"/>
              <w:marRight w:val="0"/>
              <w:marTop w:val="0"/>
              <w:marBottom w:val="0"/>
              <w:divBdr>
                <w:top w:val="none" w:sz="0" w:space="0" w:color="auto"/>
                <w:left w:val="none" w:sz="0" w:space="0" w:color="auto"/>
                <w:bottom w:val="none" w:sz="0" w:space="0" w:color="auto"/>
                <w:right w:val="none" w:sz="0" w:space="0" w:color="auto"/>
              </w:divBdr>
            </w:div>
            <w:div w:id="1537965911">
              <w:marLeft w:val="0"/>
              <w:marRight w:val="0"/>
              <w:marTop w:val="0"/>
              <w:marBottom w:val="0"/>
              <w:divBdr>
                <w:top w:val="none" w:sz="0" w:space="0" w:color="auto"/>
                <w:left w:val="none" w:sz="0" w:space="0" w:color="auto"/>
                <w:bottom w:val="none" w:sz="0" w:space="0" w:color="auto"/>
                <w:right w:val="none" w:sz="0" w:space="0" w:color="auto"/>
              </w:divBdr>
            </w:div>
            <w:div w:id="1393038528">
              <w:marLeft w:val="0"/>
              <w:marRight w:val="0"/>
              <w:marTop w:val="0"/>
              <w:marBottom w:val="0"/>
              <w:divBdr>
                <w:top w:val="none" w:sz="0" w:space="0" w:color="auto"/>
                <w:left w:val="none" w:sz="0" w:space="0" w:color="auto"/>
                <w:bottom w:val="none" w:sz="0" w:space="0" w:color="auto"/>
                <w:right w:val="none" w:sz="0" w:space="0" w:color="auto"/>
              </w:divBdr>
            </w:div>
            <w:div w:id="591087735">
              <w:marLeft w:val="0"/>
              <w:marRight w:val="0"/>
              <w:marTop w:val="0"/>
              <w:marBottom w:val="0"/>
              <w:divBdr>
                <w:top w:val="none" w:sz="0" w:space="0" w:color="auto"/>
                <w:left w:val="none" w:sz="0" w:space="0" w:color="auto"/>
                <w:bottom w:val="none" w:sz="0" w:space="0" w:color="auto"/>
                <w:right w:val="none" w:sz="0" w:space="0" w:color="auto"/>
              </w:divBdr>
            </w:div>
            <w:div w:id="210508060">
              <w:marLeft w:val="0"/>
              <w:marRight w:val="0"/>
              <w:marTop w:val="0"/>
              <w:marBottom w:val="0"/>
              <w:divBdr>
                <w:top w:val="none" w:sz="0" w:space="0" w:color="auto"/>
                <w:left w:val="none" w:sz="0" w:space="0" w:color="auto"/>
                <w:bottom w:val="none" w:sz="0" w:space="0" w:color="auto"/>
                <w:right w:val="none" w:sz="0" w:space="0" w:color="auto"/>
              </w:divBdr>
            </w:div>
            <w:div w:id="1721324084">
              <w:marLeft w:val="0"/>
              <w:marRight w:val="0"/>
              <w:marTop w:val="0"/>
              <w:marBottom w:val="0"/>
              <w:divBdr>
                <w:top w:val="none" w:sz="0" w:space="0" w:color="auto"/>
                <w:left w:val="none" w:sz="0" w:space="0" w:color="auto"/>
                <w:bottom w:val="none" w:sz="0" w:space="0" w:color="auto"/>
                <w:right w:val="none" w:sz="0" w:space="0" w:color="auto"/>
              </w:divBdr>
            </w:div>
            <w:div w:id="767653017">
              <w:marLeft w:val="0"/>
              <w:marRight w:val="0"/>
              <w:marTop w:val="0"/>
              <w:marBottom w:val="0"/>
              <w:divBdr>
                <w:top w:val="none" w:sz="0" w:space="0" w:color="auto"/>
                <w:left w:val="none" w:sz="0" w:space="0" w:color="auto"/>
                <w:bottom w:val="none" w:sz="0" w:space="0" w:color="auto"/>
                <w:right w:val="none" w:sz="0" w:space="0" w:color="auto"/>
              </w:divBdr>
            </w:div>
            <w:div w:id="829829712">
              <w:marLeft w:val="0"/>
              <w:marRight w:val="0"/>
              <w:marTop w:val="0"/>
              <w:marBottom w:val="0"/>
              <w:divBdr>
                <w:top w:val="none" w:sz="0" w:space="0" w:color="auto"/>
                <w:left w:val="none" w:sz="0" w:space="0" w:color="auto"/>
                <w:bottom w:val="none" w:sz="0" w:space="0" w:color="auto"/>
                <w:right w:val="none" w:sz="0" w:space="0" w:color="auto"/>
              </w:divBdr>
            </w:div>
            <w:div w:id="900485927">
              <w:marLeft w:val="0"/>
              <w:marRight w:val="0"/>
              <w:marTop w:val="0"/>
              <w:marBottom w:val="0"/>
              <w:divBdr>
                <w:top w:val="none" w:sz="0" w:space="0" w:color="auto"/>
                <w:left w:val="none" w:sz="0" w:space="0" w:color="auto"/>
                <w:bottom w:val="none" w:sz="0" w:space="0" w:color="auto"/>
                <w:right w:val="none" w:sz="0" w:space="0" w:color="auto"/>
              </w:divBdr>
            </w:div>
            <w:div w:id="340545966">
              <w:marLeft w:val="0"/>
              <w:marRight w:val="0"/>
              <w:marTop w:val="0"/>
              <w:marBottom w:val="0"/>
              <w:divBdr>
                <w:top w:val="none" w:sz="0" w:space="0" w:color="auto"/>
                <w:left w:val="none" w:sz="0" w:space="0" w:color="auto"/>
                <w:bottom w:val="none" w:sz="0" w:space="0" w:color="auto"/>
                <w:right w:val="none" w:sz="0" w:space="0" w:color="auto"/>
              </w:divBdr>
            </w:div>
            <w:div w:id="728303324">
              <w:marLeft w:val="0"/>
              <w:marRight w:val="0"/>
              <w:marTop w:val="0"/>
              <w:marBottom w:val="0"/>
              <w:divBdr>
                <w:top w:val="none" w:sz="0" w:space="0" w:color="auto"/>
                <w:left w:val="none" w:sz="0" w:space="0" w:color="auto"/>
                <w:bottom w:val="none" w:sz="0" w:space="0" w:color="auto"/>
                <w:right w:val="none" w:sz="0" w:space="0" w:color="auto"/>
              </w:divBdr>
            </w:div>
            <w:div w:id="590355141">
              <w:marLeft w:val="0"/>
              <w:marRight w:val="0"/>
              <w:marTop w:val="0"/>
              <w:marBottom w:val="0"/>
              <w:divBdr>
                <w:top w:val="none" w:sz="0" w:space="0" w:color="auto"/>
                <w:left w:val="none" w:sz="0" w:space="0" w:color="auto"/>
                <w:bottom w:val="none" w:sz="0" w:space="0" w:color="auto"/>
                <w:right w:val="none" w:sz="0" w:space="0" w:color="auto"/>
              </w:divBdr>
            </w:div>
            <w:div w:id="90130011">
              <w:marLeft w:val="0"/>
              <w:marRight w:val="0"/>
              <w:marTop w:val="0"/>
              <w:marBottom w:val="0"/>
              <w:divBdr>
                <w:top w:val="none" w:sz="0" w:space="0" w:color="auto"/>
                <w:left w:val="none" w:sz="0" w:space="0" w:color="auto"/>
                <w:bottom w:val="none" w:sz="0" w:space="0" w:color="auto"/>
                <w:right w:val="none" w:sz="0" w:space="0" w:color="auto"/>
              </w:divBdr>
            </w:div>
            <w:div w:id="899293361">
              <w:marLeft w:val="0"/>
              <w:marRight w:val="0"/>
              <w:marTop w:val="0"/>
              <w:marBottom w:val="0"/>
              <w:divBdr>
                <w:top w:val="none" w:sz="0" w:space="0" w:color="auto"/>
                <w:left w:val="none" w:sz="0" w:space="0" w:color="auto"/>
                <w:bottom w:val="none" w:sz="0" w:space="0" w:color="auto"/>
                <w:right w:val="none" w:sz="0" w:space="0" w:color="auto"/>
              </w:divBdr>
            </w:div>
            <w:div w:id="1179005433">
              <w:marLeft w:val="0"/>
              <w:marRight w:val="0"/>
              <w:marTop w:val="0"/>
              <w:marBottom w:val="0"/>
              <w:divBdr>
                <w:top w:val="none" w:sz="0" w:space="0" w:color="auto"/>
                <w:left w:val="none" w:sz="0" w:space="0" w:color="auto"/>
                <w:bottom w:val="none" w:sz="0" w:space="0" w:color="auto"/>
                <w:right w:val="none" w:sz="0" w:space="0" w:color="auto"/>
              </w:divBdr>
            </w:div>
            <w:div w:id="643661100">
              <w:marLeft w:val="0"/>
              <w:marRight w:val="0"/>
              <w:marTop w:val="0"/>
              <w:marBottom w:val="0"/>
              <w:divBdr>
                <w:top w:val="none" w:sz="0" w:space="0" w:color="auto"/>
                <w:left w:val="none" w:sz="0" w:space="0" w:color="auto"/>
                <w:bottom w:val="none" w:sz="0" w:space="0" w:color="auto"/>
                <w:right w:val="none" w:sz="0" w:space="0" w:color="auto"/>
              </w:divBdr>
            </w:div>
            <w:div w:id="857277026">
              <w:marLeft w:val="0"/>
              <w:marRight w:val="0"/>
              <w:marTop w:val="0"/>
              <w:marBottom w:val="0"/>
              <w:divBdr>
                <w:top w:val="none" w:sz="0" w:space="0" w:color="auto"/>
                <w:left w:val="none" w:sz="0" w:space="0" w:color="auto"/>
                <w:bottom w:val="none" w:sz="0" w:space="0" w:color="auto"/>
                <w:right w:val="none" w:sz="0" w:space="0" w:color="auto"/>
              </w:divBdr>
            </w:div>
            <w:div w:id="56251667">
              <w:marLeft w:val="0"/>
              <w:marRight w:val="0"/>
              <w:marTop w:val="0"/>
              <w:marBottom w:val="0"/>
              <w:divBdr>
                <w:top w:val="none" w:sz="0" w:space="0" w:color="auto"/>
                <w:left w:val="none" w:sz="0" w:space="0" w:color="auto"/>
                <w:bottom w:val="none" w:sz="0" w:space="0" w:color="auto"/>
                <w:right w:val="none" w:sz="0" w:space="0" w:color="auto"/>
              </w:divBdr>
            </w:div>
            <w:div w:id="1598906974">
              <w:marLeft w:val="0"/>
              <w:marRight w:val="0"/>
              <w:marTop w:val="0"/>
              <w:marBottom w:val="0"/>
              <w:divBdr>
                <w:top w:val="none" w:sz="0" w:space="0" w:color="auto"/>
                <w:left w:val="none" w:sz="0" w:space="0" w:color="auto"/>
                <w:bottom w:val="none" w:sz="0" w:space="0" w:color="auto"/>
                <w:right w:val="none" w:sz="0" w:space="0" w:color="auto"/>
              </w:divBdr>
            </w:div>
            <w:div w:id="1561985471">
              <w:marLeft w:val="0"/>
              <w:marRight w:val="0"/>
              <w:marTop w:val="0"/>
              <w:marBottom w:val="0"/>
              <w:divBdr>
                <w:top w:val="none" w:sz="0" w:space="0" w:color="auto"/>
                <w:left w:val="none" w:sz="0" w:space="0" w:color="auto"/>
                <w:bottom w:val="none" w:sz="0" w:space="0" w:color="auto"/>
                <w:right w:val="none" w:sz="0" w:space="0" w:color="auto"/>
              </w:divBdr>
            </w:div>
            <w:div w:id="1958640103">
              <w:marLeft w:val="0"/>
              <w:marRight w:val="0"/>
              <w:marTop w:val="0"/>
              <w:marBottom w:val="0"/>
              <w:divBdr>
                <w:top w:val="none" w:sz="0" w:space="0" w:color="auto"/>
                <w:left w:val="none" w:sz="0" w:space="0" w:color="auto"/>
                <w:bottom w:val="none" w:sz="0" w:space="0" w:color="auto"/>
                <w:right w:val="none" w:sz="0" w:space="0" w:color="auto"/>
              </w:divBdr>
            </w:div>
            <w:div w:id="1377122782">
              <w:marLeft w:val="0"/>
              <w:marRight w:val="0"/>
              <w:marTop w:val="0"/>
              <w:marBottom w:val="0"/>
              <w:divBdr>
                <w:top w:val="none" w:sz="0" w:space="0" w:color="auto"/>
                <w:left w:val="none" w:sz="0" w:space="0" w:color="auto"/>
                <w:bottom w:val="none" w:sz="0" w:space="0" w:color="auto"/>
                <w:right w:val="none" w:sz="0" w:space="0" w:color="auto"/>
              </w:divBdr>
            </w:div>
            <w:div w:id="291595274">
              <w:marLeft w:val="0"/>
              <w:marRight w:val="0"/>
              <w:marTop w:val="0"/>
              <w:marBottom w:val="0"/>
              <w:divBdr>
                <w:top w:val="none" w:sz="0" w:space="0" w:color="auto"/>
                <w:left w:val="none" w:sz="0" w:space="0" w:color="auto"/>
                <w:bottom w:val="none" w:sz="0" w:space="0" w:color="auto"/>
                <w:right w:val="none" w:sz="0" w:space="0" w:color="auto"/>
              </w:divBdr>
            </w:div>
            <w:div w:id="2011525356">
              <w:marLeft w:val="0"/>
              <w:marRight w:val="0"/>
              <w:marTop w:val="0"/>
              <w:marBottom w:val="0"/>
              <w:divBdr>
                <w:top w:val="none" w:sz="0" w:space="0" w:color="auto"/>
                <w:left w:val="none" w:sz="0" w:space="0" w:color="auto"/>
                <w:bottom w:val="none" w:sz="0" w:space="0" w:color="auto"/>
                <w:right w:val="none" w:sz="0" w:space="0" w:color="auto"/>
              </w:divBdr>
            </w:div>
            <w:div w:id="1022709071">
              <w:marLeft w:val="0"/>
              <w:marRight w:val="0"/>
              <w:marTop w:val="0"/>
              <w:marBottom w:val="0"/>
              <w:divBdr>
                <w:top w:val="none" w:sz="0" w:space="0" w:color="auto"/>
                <w:left w:val="none" w:sz="0" w:space="0" w:color="auto"/>
                <w:bottom w:val="none" w:sz="0" w:space="0" w:color="auto"/>
                <w:right w:val="none" w:sz="0" w:space="0" w:color="auto"/>
              </w:divBdr>
            </w:div>
            <w:div w:id="1917932764">
              <w:marLeft w:val="0"/>
              <w:marRight w:val="0"/>
              <w:marTop w:val="0"/>
              <w:marBottom w:val="0"/>
              <w:divBdr>
                <w:top w:val="none" w:sz="0" w:space="0" w:color="auto"/>
                <w:left w:val="none" w:sz="0" w:space="0" w:color="auto"/>
                <w:bottom w:val="none" w:sz="0" w:space="0" w:color="auto"/>
                <w:right w:val="none" w:sz="0" w:space="0" w:color="auto"/>
              </w:divBdr>
            </w:div>
            <w:div w:id="538662879">
              <w:marLeft w:val="0"/>
              <w:marRight w:val="0"/>
              <w:marTop w:val="0"/>
              <w:marBottom w:val="0"/>
              <w:divBdr>
                <w:top w:val="none" w:sz="0" w:space="0" w:color="auto"/>
                <w:left w:val="none" w:sz="0" w:space="0" w:color="auto"/>
                <w:bottom w:val="none" w:sz="0" w:space="0" w:color="auto"/>
                <w:right w:val="none" w:sz="0" w:space="0" w:color="auto"/>
              </w:divBdr>
            </w:div>
            <w:div w:id="535628686">
              <w:marLeft w:val="0"/>
              <w:marRight w:val="0"/>
              <w:marTop w:val="0"/>
              <w:marBottom w:val="0"/>
              <w:divBdr>
                <w:top w:val="none" w:sz="0" w:space="0" w:color="auto"/>
                <w:left w:val="none" w:sz="0" w:space="0" w:color="auto"/>
                <w:bottom w:val="none" w:sz="0" w:space="0" w:color="auto"/>
                <w:right w:val="none" w:sz="0" w:space="0" w:color="auto"/>
              </w:divBdr>
            </w:div>
            <w:div w:id="1164783600">
              <w:marLeft w:val="0"/>
              <w:marRight w:val="0"/>
              <w:marTop w:val="0"/>
              <w:marBottom w:val="0"/>
              <w:divBdr>
                <w:top w:val="none" w:sz="0" w:space="0" w:color="auto"/>
                <w:left w:val="none" w:sz="0" w:space="0" w:color="auto"/>
                <w:bottom w:val="none" w:sz="0" w:space="0" w:color="auto"/>
                <w:right w:val="none" w:sz="0" w:space="0" w:color="auto"/>
              </w:divBdr>
            </w:div>
            <w:div w:id="411393724">
              <w:marLeft w:val="0"/>
              <w:marRight w:val="0"/>
              <w:marTop w:val="0"/>
              <w:marBottom w:val="0"/>
              <w:divBdr>
                <w:top w:val="none" w:sz="0" w:space="0" w:color="auto"/>
                <w:left w:val="none" w:sz="0" w:space="0" w:color="auto"/>
                <w:bottom w:val="none" w:sz="0" w:space="0" w:color="auto"/>
                <w:right w:val="none" w:sz="0" w:space="0" w:color="auto"/>
              </w:divBdr>
            </w:div>
            <w:div w:id="1758821083">
              <w:marLeft w:val="0"/>
              <w:marRight w:val="0"/>
              <w:marTop w:val="0"/>
              <w:marBottom w:val="0"/>
              <w:divBdr>
                <w:top w:val="none" w:sz="0" w:space="0" w:color="auto"/>
                <w:left w:val="none" w:sz="0" w:space="0" w:color="auto"/>
                <w:bottom w:val="none" w:sz="0" w:space="0" w:color="auto"/>
                <w:right w:val="none" w:sz="0" w:space="0" w:color="auto"/>
              </w:divBdr>
            </w:div>
            <w:div w:id="1285042839">
              <w:marLeft w:val="0"/>
              <w:marRight w:val="0"/>
              <w:marTop w:val="0"/>
              <w:marBottom w:val="0"/>
              <w:divBdr>
                <w:top w:val="none" w:sz="0" w:space="0" w:color="auto"/>
                <w:left w:val="none" w:sz="0" w:space="0" w:color="auto"/>
                <w:bottom w:val="none" w:sz="0" w:space="0" w:color="auto"/>
                <w:right w:val="none" w:sz="0" w:space="0" w:color="auto"/>
              </w:divBdr>
            </w:div>
            <w:div w:id="1353147657">
              <w:marLeft w:val="0"/>
              <w:marRight w:val="0"/>
              <w:marTop w:val="0"/>
              <w:marBottom w:val="0"/>
              <w:divBdr>
                <w:top w:val="none" w:sz="0" w:space="0" w:color="auto"/>
                <w:left w:val="none" w:sz="0" w:space="0" w:color="auto"/>
                <w:bottom w:val="none" w:sz="0" w:space="0" w:color="auto"/>
                <w:right w:val="none" w:sz="0" w:space="0" w:color="auto"/>
              </w:divBdr>
            </w:div>
            <w:div w:id="510030176">
              <w:marLeft w:val="0"/>
              <w:marRight w:val="0"/>
              <w:marTop w:val="0"/>
              <w:marBottom w:val="0"/>
              <w:divBdr>
                <w:top w:val="none" w:sz="0" w:space="0" w:color="auto"/>
                <w:left w:val="none" w:sz="0" w:space="0" w:color="auto"/>
                <w:bottom w:val="none" w:sz="0" w:space="0" w:color="auto"/>
                <w:right w:val="none" w:sz="0" w:space="0" w:color="auto"/>
              </w:divBdr>
            </w:div>
            <w:div w:id="463083557">
              <w:marLeft w:val="0"/>
              <w:marRight w:val="0"/>
              <w:marTop w:val="0"/>
              <w:marBottom w:val="0"/>
              <w:divBdr>
                <w:top w:val="none" w:sz="0" w:space="0" w:color="auto"/>
                <w:left w:val="none" w:sz="0" w:space="0" w:color="auto"/>
                <w:bottom w:val="none" w:sz="0" w:space="0" w:color="auto"/>
                <w:right w:val="none" w:sz="0" w:space="0" w:color="auto"/>
              </w:divBdr>
            </w:div>
            <w:div w:id="1609317983">
              <w:marLeft w:val="0"/>
              <w:marRight w:val="0"/>
              <w:marTop w:val="0"/>
              <w:marBottom w:val="0"/>
              <w:divBdr>
                <w:top w:val="none" w:sz="0" w:space="0" w:color="auto"/>
                <w:left w:val="none" w:sz="0" w:space="0" w:color="auto"/>
                <w:bottom w:val="none" w:sz="0" w:space="0" w:color="auto"/>
                <w:right w:val="none" w:sz="0" w:space="0" w:color="auto"/>
              </w:divBdr>
            </w:div>
            <w:div w:id="1265841889">
              <w:marLeft w:val="0"/>
              <w:marRight w:val="0"/>
              <w:marTop w:val="0"/>
              <w:marBottom w:val="0"/>
              <w:divBdr>
                <w:top w:val="none" w:sz="0" w:space="0" w:color="auto"/>
                <w:left w:val="none" w:sz="0" w:space="0" w:color="auto"/>
                <w:bottom w:val="none" w:sz="0" w:space="0" w:color="auto"/>
                <w:right w:val="none" w:sz="0" w:space="0" w:color="auto"/>
              </w:divBdr>
            </w:div>
            <w:div w:id="1854343232">
              <w:marLeft w:val="0"/>
              <w:marRight w:val="0"/>
              <w:marTop w:val="0"/>
              <w:marBottom w:val="0"/>
              <w:divBdr>
                <w:top w:val="none" w:sz="0" w:space="0" w:color="auto"/>
                <w:left w:val="none" w:sz="0" w:space="0" w:color="auto"/>
                <w:bottom w:val="none" w:sz="0" w:space="0" w:color="auto"/>
                <w:right w:val="none" w:sz="0" w:space="0" w:color="auto"/>
              </w:divBdr>
            </w:div>
            <w:div w:id="43991002">
              <w:marLeft w:val="0"/>
              <w:marRight w:val="0"/>
              <w:marTop w:val="0"/>
              <w:marBottom w:val="0"/>
              <w:divBdr>
                <w:top w:val="none" w:sz="0" w:space="0" w:color="auto"/>
                <w:left w:val="none" w:sz="0" w:space="0" w:color="auto"/>
                <w:bottom w:val="none" w:sz="0" w:space="0" w:color="auto"/>
                <w:right w:val="none" w:sz="0" w:space="0" w:color="auto"/>
              </w:divBdr>
            </w:div>
            <w:div w:id="891422935">
              <w:marLeft w:val="0"/>
              <w:marRight w:val="0"/>
              <w:marTop w:val="0"/>
              <w:marBottom w:val="0"/>
              <w:divBdr>
                <w:top w:val="none" w:sz="0" w:space="0" w:color="auto"/>
                <w:left w:val="none" w:sz="0" w:space="0" w:color="auto"/>
                <w:bottom w:val="none" w:sz="0" w:space="0" w:color="auto"/>
                <w:right w:val="none" w:sz="0" w:space="0" w:color="auto"/>
              </w:divBdr>
            </w:div>
            <w:div w:id="400101312">
              <w:marLeft w:val="0"/>
              <w:marRight w:val="0"/>
              <w:marTop w:val="0"/>
              <w:marBottom w:val="0"/>
              <w:divBdr>
                <w:top w:val="none" w:sz="0" w:space="0" w:color="auto"/>
                <w:left w:val="none" w:sz="0" w:space="0" w:color="auto"/>
                <w:bottom w:val="none" w:sz="0" w:space="0" w:color="auto"/>
                <w:right w:val="none" w:sz="0" w:space="0" w:color="auto"/>
              </w:divBdr>
            </w:div>
            <w:div w:id="968781858">
              <w:marLeft w:val="0"/>
              <w:marRight w:val="0"/>
              <w:marTop w:val="0"/>
              <w:marBottom w:val="0"/>
              <w:divBdr>
                <w:top w:val="none" w:sz="0" w:space="0" w:color="auto"/>
                <w:left w:val="none" w:sz="0" w:space="0" w:color="auto"/>
                <w:bottom w:val="none" w:sz="0" w:space="0" w:color="auto"/>
                <w:right w:val="none" w:sz="0" w:space="0" w:color="auto"/>
              </w:divBdr>
            </w:div>
            <w:div w:id="1728993171">
              <w:marLeft w:val="0"/>
              <w:marRight w:val="0"/>
              <w:marTop w:val="0"/>
              <w:marBottom w:val="0"/>
              <w:divBdr>
                <w:top w:val="none" w:sz="0" w:space="0" w:color="auto"/>
                <w:left w:val="none" w:sz="0" w:space="0" w:color="auto"/>
                <w:bottom w:val="none" w:sz="0" w:space="0" w:color="auto"/>
                <w:right w:val="none" w:sz="0" w:space="0" w:color="auto"/>
              </w:divBdr>
            </w:div>
            <w:div w:id="1123039673">
              <w:marLeft w:val="0"/>
              <w:marRight w:val="0"/>
              <w:marTop w:val="0"/>
              <w:marBottom w:val="0"/>
              <w:divBdr>
                <w:top w:val="none" w:sz="0" w:space="0" w:color="auto"/>
                <w:left w:val="none" w:sz="0" w:space="0" w:color="auto"/>
                <w:bottom w:val="none" w:sz="0" w:space="0" w:color="auto"/>
                <w:right w:val="none" w:sz="0" w:space="0" w:color="auto"/>
              </w:divBdr>
            </w:div>
            <w:div w:id="87190623">
              <w:marLeft w:val="0"/>
              <w:marRight w:val="0"/>
              <w:marTop w:val="0"/>
              <w:marBottom w:val="0"/>
              <w:divBdr>
                <w:top w:val="none" w:sz="0" w:space="0" w:color="auto"/>
                <w:left w:val="none" w:sz="0" w:space="0" w:color="auto"/>
                <w:bottom w:val="none" w:sz="0" w:space="0" w:color="auto"/>
                <w:right w:val="none" w:sz="0" w:space="0" w:color="auto"/>
              </w:divBdr>
            </w:div>
            <w:div w:id="280573722">
              <w:marLeft w:val="0"/>
              <w:marRight w:val="0"/>
              <w:marTop w:val="0"/>
              <w:marBottom w:val="0"/>
              <w:divBdr>
                <w:top w:val="none" w:sz="0" w:space="0" w:color="auto"/>
                <w:left w:val="none" w:sz="0" w:space="0" w:color="auto"/>
                <w:bottom w:val="none" w:sz="0" w:space="0" w:color="auto"/>
                <w:right w:val="none" w:sz="0" w:space="0" w:color="auto"/>
              </w:divBdr>
            </w:div>
            <w:div w:id="1871911376">
              <w:marLeft w:val="0"/>
              <w:marRight w:val="0"/>
              <w:marTop w:val="0"/>
              <w:marBottom w:val="0"/>
              <w:divBdr>
                <w:top w:val="none" w:sz="0" w:space="0" w:color="auto"/>
                <w:left w:val="none" w:sz="0" w:space="0" w:color="auto"/>
                <w:bottom w:val="none" w:sz="0" w:space="0" w:color="auto"/>
                <w:right w:val="none" w:sz="0" w:space="0" w:color="auto"/>
              </w:divBdr>
            </w:div>
            <w:div w:id="1112091024">
              <w:marLeft w:val="0"/>
              <w:marRight w:val="0"/>
              <w:marTop w:val="0"/>
              <w:marBottom w:val="0"/>
              <w:divBdr>
                <w:top w:val="none" w:sz="0" w:space="0" w:color="auto"/>
                <w:left w:val="none" w:sz="0" w:space="0" w:color="auto"/>
                <w:bottom w:val="none" w:sz="0" w:space="0" w:color="auto"/>
                <w:right w:val="none" w:sz="0" w:space="0" w:color="auto"/>
              </w:divBdr>
            </w:div>
            <w:div w:id="82385605">
              <w:marLeft w:val="0"/>
              <w:marRight w:val="0"/>
              <w:marTop w:val="0"/>
              <w:marBottom w:val="0"/>
              <w:divBdr>
                <w:top w:val="none" w:sz="0" w:space="0" w:color="auto"/>
                <w:left w:val="none" w:sz="0" w:space="0" w:color="auto"/>
                <w:bottom w:val="none" w:sz="0" w:space="0" w:color="auto"/>
                <w:right w:val="none" w:sz="0" w:space="0" w:color="auto"/>
              </w:divBdr>
            </w:div>
            <w:div w:id="416755663">
              <w:marLeft w:val="0"/>
              <w:marRight w:val="0"/>
              <w:marTop w:val="0"/>
              <w:marBottom w:val="0"/>
              <w:divBdr>
                <w:top w:val="none" w:sz="0" w:space="0" w:color="auto"/>
                <w:left w:val="none" w:sz="0" w:space="0" w:color="auto"/>
                <w:bottom w:val="none" w:sz="0" w:space="0" w:color="auto"/>
                <w:right w:val="none" w:sz="0" w:space="0" w:color="auto"/>
              </w:divBdr>
            </w:div>
            <w:div w:id="990670415">
              <w:marLeft w:val="0"/>
              <w:marRight w:val="0"/>
              <w:marTop w:val="0"/>
              <w:marBottom w:val="0"/>
              <w:divBdr>
                <w:top w:val="none" w:sz="0" w:space="0" w:color="auto"/>
                <w:left w:val="none" w:sz="0" w:space="0" w:color="auto"/>
                <w:bottom w:val="none" w:sz="0" w:space="0" w:color="auto"/>
                <w:right w:val="none" w:sz="0" w:space="0" w:color="auto"/>
              </w:divBdr>
            </w:div>
            <w:div w:id="1709063702">
              <w:marLeft w:val="0"/>
              <w:marRight w:val="0"/>
              <w:marTop w:val="0"/>
              <w:marBottom w:val="0"/>
              <w:divBdr>
                <w:top w:val="none" w:sz="0" w:space="0" w:color="auto"/>
                <w:left w:val="none" w:sz="0" w:space="0" w:color="auto"/>
                <w:bottom w:val="none" w:sz="0" w:space="0" w:color="auto"/>
                <w:right w:val="none" w:sz="0" w:space="0" w:color="auto"/>
              </w:divBdr>
            </w:div>
            <w:div w:id="1669095128">
              <w:marLeft w:val="0"/>
              <w:marRight w:val="0"/>
              <w:marTop w:val="0"/>
              <w:marBottom w:val="0"/>
              <w:divBdr>
                <w:top w:val="none" w:sz="0" w:space="0" w:color="auto"/>
                <w:left w:val="none" w:sz="0" w:space="0" w:color="auto"/>
                <w:bottom w:val="none" w:sz="0" w:space="0" w:color="auto"/>
                <w:right w:val="none" w:sz="0" w:space="0" w:color="auto"/>
              </w:divBdr>
            </w:div>
            <w:div w:id="522592546">
              <w:marLeft w:val="0"/>
              <w:marRight w:val="0"/>
              <w:marTop w:val="0"/>
              <w:marBottom w:val="0"/>
              <w:divBdr>
                <w:top w:val="none" w:sz="0" w:space="0" w:color="auto"/>
                <w:left w:val="none" w:sz="0" w:space="0" w:color="auto"/>
                <w:bottom w:val="none" w:sz="0" w:space="0" w:color="auto"/>
                <w:right w:val="none" w:sz="0" w:space="0" w:color="auto"/>
              </w:divBdr>
            </w:div>
            <w:div w:id="767044009">
              <w:marLeft w:val="0"/>
              <w:marRight w:val="0"/>
              <w:marTop w:val="0"/>
              <w:marBottom w:val="0"/>
              <w:divBdr>
                <w:top w:val="none" w:sz="0" w:space="0" w:color="auto"/>
                <w:left w:val="none" w:sz="0" w:space="0" w:color="auto"/>
                <w:bottom w:val="none" w:sz="0" w:space="0" w:color="auto"/>
                <w:right w:val="none" w:sz="0" w:space="0" w:color="auto"/>
              </w:divBdr>
            </w:div>
            <w:div w:id="1195652490">
              <w:marLeft w:val="0"/>
              <w:marRight w:val="0"/>
              <w:marTop w:val="0"/>
              <w:marBottom w:val="0"/>
              <w:divBdr>
                <w:top w:val="none" w:sz="0" w:space="0" w:color="auto"/>
                <w:left w:val="none" w:sz="0" w:space="0" w:color="auto"/>
                <w:bottom w:val="none" w:sz="0" w:space="0" w:color="auto"/>
                <w:right w:val="none" w:sz="0" w:space="0" w:color="auto"/>
              </w:divBdr>
            </w:div>
            <w:div w:id="2000501082">
              <w:marLeft w:val="0"/>
              <w:marRight w:val="0"/>
              <w:marTop w:val="0"/>
              <w:marBottom w:val="0"/>
              <w:divBdr>
                <w:top w:val="none" w:sz="0" w:space="0" w:color="auto"/>
                <w:left w:val="none" w:sz="0" w:space="0" w:color="auto"/>
                <w:bottom w:val="none" w:sz="0" w:space="0" w:color="auto"/>
                <w:right w:val="none" w:sz="0" w:space="0" w:color="auto"/>
              </w:divBdr>
            </w:div>
            <w:div w:id="1431966987">
              <w:marLeft w:val="0"/>
              <w:marRight w:val="0"/>
              <w:marTop w:val="0"/>
              <w:marBottom w:val="0"/>
              <w:divBdr>
                <w:top w:val="none" w:sz="0" w:space="0" w:color="auto"/>
                <w:left w:val="none" w:sz="0" w:space="0" w:color="auto"/>
                <w:bottom w:val="none" w:sz="0" w:space="0" w:color="auto"/>
                <w:right w:val="none" w:sz="0" w:space="0" w:color="auto"/>
              </w:divBdr>
            </w:div>
            <w:div w:id="1626962079">
              <w:marLeft w:val="0"/>
              <w:marRight w:val="0"/>
              <w:marTop w:val="0"/>
              <w:marBottom w:val="0"/>
              <w:divBdr>
                <w:top w:val="none" w:sz="0" w:space="0" w:color="auto"/>
                <w:left w:val="none" w:sz="0" w:space="0" w:color="auto"/>
                <w:bottom w:val="none" w:sz="0" w:space="0" w:color="auto"/>
                <w:right w:val="none" w:sz="0" w:space="0" w:color="auto"/>
              </w:divBdr>
            </w:div>
            <w:div w:id="102652697">
              <w:marLeft w:val="0"/>
              <w:marRight w:val="0"/>
              <w:marTop w:val="0"/>
              <w:marBottom w:val="0"/>
              <w:divBdr>
                <w:top w:val="none" w:sz="0" w:space="0" w:color="auto"/>
                <w:left w:val="none" w:sz="0" w:space="0" w:color="auto"/>
                <w:bottom w:val="none" w:sz="0" w:space="0" w:color="auto"/>
                <w:right w:val="none" w:sz="0" w:space="0" w:color="auto"/>
              </w:divBdr>
            </w:div>
            <w:div w:id="2071885547">
              <w:marLeft w:val="0"/>
              <w:marRight w:val="0"/>
              <w:marTop w:val="0"/>
              <w:marBottom w:val="0"/>
              <w:divBdr>
                <w:top w:val="none" w:sz="0" w:space="0" w:color="auto"/>
                <w:left w:val="none" w:sz="0" w:space="0" w:color="auto"/>
                <w:bottom w:val="none" w:sz="0" w:space="0" w:color="auto"/>
                <w:right w:val="none" w:sz="0" w:space="0" w:color="auto"/>
              </w:divBdr>
            </w:div>
            <w:div w:id="1250844084">
              <w:marLeft w:val="0"/>
              <w:marRight w:val="0"/>
              <w:marTop w:val="0"/>
              <w:marBottom w:val="0"/>
              <w:divBdr>
                <w:top w:val="none" w:sz="0" w:space="0" w:color="auto"/>
                <w:left w:val="none" w:sz="0" w:space="0" w:color="auto"/>
                <w:bottom w:val="none" w:sz="0" w:space="0" w:color="auto"/>
                <w:right w:val="none" w:sz="0" w:space="0" w:color="auto"/>
              </w:divBdr>
            </w:div>
            <w:div w:id="1456171325">
              <w:marLeft w:val="0"/>
              <w:marRight w:val="0"/>
              <w:marTop w:val="0"/>
              <w:marBottom w:val="0"/>
              <w:divBdr>
                <w:top w:val="none" w:sz="0" w:space="0" w:color="auto"/>
                <w:left w:val="none" w:sz="0" w:space="0" w:color="auto"/>
                <w:bottom w:val="none" w:sz="0" w:space="0" w:color="auto"/>
                <w:right w:val="none" w:sz="0" w:space="0" w:color="auto"/>
              </w:divBdr>
            </w:div>
            <w:div w:id="1676301704">
              <w:marLeft w:val="0"/>
              <w:marRight w:val="0"/>
              <w:marTop w:val="0"/>
              <w:marBottom w:val="0"/>
              <w:divBdr>
                <w:top w:val="none" w:sz="0" w:space="0" w:color="auto"/>
                <w:left w:val="none" w:sz="0" w:space="0" w:color="auto"/>
                <w:bottom w:val="none" w:sz="0" w:space="0" w:color="auto"/>
                <w:right w:val="none" w:sz="0" w:space="0" w:color="auto"/>
              </w:divBdr>
            </w:div>
            <w:div w:id="1981493678">
              <w:marLeft w:val="0"/>
              <w:marRight w:val="0"/>
              <w:marTop w:val="0"/>
              <w:marBottom w:val="0"/>
              <w:divBdr>
                <w:top w:val="none" w:sz="0" w:space="0" w:color="auto"/>
                <w:left w:val="none" w:sz="0" w:space="0" w:color="auto"/>
                <w:bottom w:val="none" w:sz="0" w:space="0" w:color="auto"/>
                <w:right w:val="none" w:sz="0" w:space="0" w:color="auto"/>
              </w:divBdr>
            </w:div>
            <w:div w:id="1708142964">
              <w:marLeft w:val="0"/>
              <w:marRight w:val="0"/>
              <w:marTop w:val="0"/>
              <w:marBottom w:val="0"/>
              <w:divBdr>
                <w:top w:val="none" w:sz="0" w:space="0" w:color="auto"/>
                <w:left w:val="none" w:sz="0" w:space="0" w:color="auto"/>
                <w:bottom w:val="none" w:sz="0" w:space="0" w:color="auto"/>
                <w:right w:val="none" w:sz="0" w:space="0" w:color="auto"/>
              </w:divBdr>
            </w:div>
            <w:div w:id="1213078050">
              <w:marLeft w:val="0"/>
              <w:marRight w:val="0"/>
              <w:marTop w:val="0"/>
              <w:marBottom w:val="0"/>
              <w:divBdr>
                <w:top w:val="none" w:sz="0" w:space="0" w:color="auto"/>
                <w:left w:val="none" w:sz="0" w:space="0" w:color="auto"/>
                <w:bottom w:val="none" w:sz="0" w:space="0" w:color="auto"/>
                <w:right w:val="none" w:sz="0" w:space="0" w:color="auto"/>
              </w:divBdr>
            </w:div>
            <w:div w:id="482935295">
              <w:marLeft w:val="0"/>
              <w:marRight w:val="0"/>
              <w:marTop w:val="0"/>
              <w:marBottom w:val="0"/>
              <w:divBdr>
                <w:top w:val="none" w:sz="0" w:space="0" w:color="auto"/>
                <w:left w:val="none" w:sz="0" w:space="0" w:color="auto"/>
                <w:bottom w:val="none" w:sz="0" w:space="0" w:color="auto"/>
                <w:right w:val="none" w:sz="0" w:space="0" w:color="auto"/>
              </w:divBdr>
            </w:div>
            <w:div w:id="720254999">
              <w:marLeft w:val="0"/>
              <w:marRight w:val="0"/>
              <w:marTop w:val="0"/>
              <w:marBottom w:val="0"/>
              <w:divBdr>
                <w:top w:val="none" w:sz="0" w:space="0" w:color="auto"/>
                <w:left w:val="none" w:sz="0" w:space="0" w:color="auto"/>
                <w:bottom w:val="none" w:sz="0" w:space="0" w:color="auto"/>
                <w:right w:val="none" w:sz="0" w:space="0" w:color="auto"/>
              </w:divBdr>
            </w:div>
            <w:div w:id="1434089184">
              <w:marLeft w:val="0"/>
              <w:marRight w:val="0"/>
              <w:marTop w:val="0"/>
              <w:marBottom w:val="0"/>
              <w:divBdr>
                <w:top w:val="none" w:sz="0" w:space="0" w:color="auto"/>
                <w:left w:val="none" w:sz="0" w:space="0" w:color="auto"/>
                <w:bottom w:val="none" w:sz="0" w:space="0" w:color="auto"/>
                <w:right w:val="none" w:sz="0" w:space="0" w:color="auto"/>
              </w:divBdr>
            </w:div>
            <w:div w:id="222908836">
              <w:marLeft w:val="0"/>
              <w:marRight w:val="0"/>
              <w:marTop w:val="0"/>
              <w:marBottom w:val="0"/>
              <w:divBdr>
                <w:top w:val="none" w:sz="0" w:space="0" w:color="auto"/>
                <w:left w:val="none" w:sz="0" w:space="0" w:color="auto"/>
                <w:bottom w:val="none" w:sz="0" w:space="0" w:color="auto"/>
                <w:right w:val="none" w:sz="0" w:space="0" w:color="auto"/>
              </w:divBdr>
            </w:div>
            <w:div w:id="766772531">
              <w:marLeft w:val="0"/>
              <w:marRight w:val="0"/>
              <w:marTop w:val="0"/>
              <w:marBottom w:val="0"/>
              <w:divBdr>
                <w:top w:val="none" w:sz="0" w:space="0" w:color="auto"/>
                <w:left w:val="none" w:sz="0" w:space="0" w:color="auto"/>
                <w:bottom w:val="none" w:sz="0" w:space="0" w:color="auto"/>
                <w:right w:val="none" w:sz="0" w:space="0" w:color="auto"/>
              </w:divBdr>
            </w:div>
            <w:div w:id="270823896">
              <w:marLeft w:val="0"/>
              <w:marRight w:val="0"/>
              <w:marTop w:val="0"/>
              <w:marBottom w:val="0"/>
              <w:divBdr>
                <w:top w:val="none" w:sz="0" w:space="0" w:color="auto"/>
                <w:left w:val="none" w:sz="0" w:space="0" w:color="auto"/>
                <w:bottom w:val="none" w:sz="0" w:space="0" w:color="auto"/>
                <w:right w:val="none" w:sz="0" w:space="0" w:color="auto"/>
              </w:divBdr>
            </w:div>
            <w:div w:id="612903730">
              <w:marLeft w:val="0"/>
              <w:marRight w:val="0"/>
              <w:marTop w:val="0"/>
              <w:marBottom w:val="0"/>
              <w:divBdr>
                <w:top w:val="none" w:sz="0" w:space="0" w:color="auto"/>
                <w:left w:val="none" w:sz="0" w:space="0" w:color="auto"/>
                <w:bottom w:val="none" w:sz="0" w:space="0" w:color="auto"/>
                <w:right w:val="none" w:sz="0" w:space="0" w:color="auto"/>
              </w:divBdr>
            </w:div>
            <w:div w:id="758716528">
              <w:marLeft w:val="0"/>
              <w:marRight w:val="0"/>
              <w:marTop w:val="0"/>
              <w:marBottom w:val="0"/>
              <w:divBdr>
                <w:top w:val="none" w:sz="0" w:space="0" w:color="auto"/>
                <w:left w:val="none" w:sz="0" w:space="0" w:color="auto"/>
                <w:bottom w:val="none" w:sz="0" w:space="0" w:color="auto"/>
                <w:right w:val="none" w:sz="0" w:space="0" w:color="auto"/>
              </w:divBdr>
            </w:div>
            <w:div w:id="486823164">
              <w:marLeft w:val="0"/>
              <w:marRight w:val="0"/>
              <w:marTop w:val="0"/>
              <w:marBottom w:val="0"/>
              <w:divBdr>
                <w:top w:val="none" w:sz="0" w:space="0" w:color="auto"/>
                <w:left w:val="none" w:sz="0" w:space="0" w:color="auto"/>
                <w:bottom w:val="none" w:sz="0" w:space="0" w:color="auto"/>
                <w:right w:val="none" w:sz="0" w:space="0" w:color="auto"/>
              </w:divBdr>
            </w:div>
            <w:div w:id="1995834864">
              <w:marLeft w:val="0"/>
              <w:marRight w:val="0"/>
              <w:marTop w:val="0"/>
              <w:marBottom w:val="0"/>
              <w:divBdr>
                <w:top w:val="none" w:sz="0" w:space="0" w:color="auto"/>
                <w:left w:val="none" w:sz="0" w:space="0" w:color="auto"/>
                <w:bottom w:val="none" w:sz="0" w:space="0" w:color="auto"/>
                <w:right w:val="none" w:sz="0" w:space="0" w:color="auto"/>
              </w:divBdr>
            </w:div>
            <w:div w:id="1656104814">
              <w:marLeft w:val="0"/>
              <w:marRight w:val="0"/>
              <w:marTop w:val="0"/>
              <w:marBottom w:val="0"/>
              <w:divBdr>
                <w:top w:val="none" w:sz="0" w:space="0" w:color="auto"/>
                <w:left w:val="none" w:sz="0" w:space="0" w:color="auto"/>
                <w:bottom w:val="none" w:sz="0" w:space="0" w:color="auto"/>
                <w:right w:val="none" w:sz="0" w:space="0" w:color="auto"/>
              </w:divBdr>
            </w:div>
            <w:div w:id="709035574">
              <w:marLeft w:val="0"/>
              <w:marRight w:val="0"/>
              <w:marTop w:val="0"/>
              <w:marBottom w:val="0"/>
              <w:divBdr>
                <w:top w:val="none" w:sz="0" w:space="0" w:color="auto"/>
                <w:left w:val="none" w:sz="0" w:space="0" w:color="auto"/>
                <w:bottom w:val="none" w:sz="0" w:space="0" w:color="auto"/>
                <w:right w:val="none" w:sz="0" w:space="0" w:color="auto"/>
              </w:divBdr>
            </w:div>
            <w:div w:id="1478762290">
              <w:marLeft w:val="0"/>
              <w:marRight w:val="0"/>
              <w:marTop w:val="0"/>
              <w:marBottom w:val="0"/>
              <w:divBdr>
                <w:top w:val="none" w:sz="0" w:space="0" w:color="auto"/>
                <w:left w:val="none" w:sz="0" w:space="0" w:color="auto"/>
                <w:bottom w:val="none" w:sz="0" w:space="0" w:color="auto"/>
                <w:right w:val="none" w:sz="0" w:space="0" w:color="auto"/>
              </w:divBdr>
            </w:div>
            <w:div w:id="1516841813">
              <w:marLeft w:val="0"/>
              <w:marRight w:val="0"/>
              <w:marTop w:val="0"/>
              <w:marBottom w:val="0"/>
              <w:divBdr>
                <w:top w:val="none" w:sz="0" w:space="0" w:color="auto"/>
                <w:left w:val="none" w:sz="0" w:space="0" w:color="auto"/>
                <w:bottom w:val="none" w:sz="0" w:space="0" w:color="auto"/>
                <w:right w:val="none" w:sz="0" w:space="0" w:color="auto"/>
              </w:divBdr>
            </w:div>
            <w:div w:id="1665014755">
              <w:marLeft w:val="0"/>
              <w:marRight w:val="0"/>
              <w:marTop w:val="0"/>
              <w:marBottom w:val="0"/>
              <w:divBdr>
                <w:top w:val="none" w:sz="0" w:space="0" w:color="auto"/>
                <w:left w:val="none" w:sz="0" w:space="0" w:color="auto"/>
                <w:bottom w:val="none" w:sz="0" w:space="0" w:color="auto"/>
                <w:right w:val="none" w:sz="0" w:space="0" w:color="auto"/>
              </w:divBdr>
            </w:div>
            <w:div w:id="1552183349">
              <w:marLeft w:val="0"/>
              <w:marRight w:val="0"/>
              <w:marTop w:val="0"/>
              <w:marBottom w:val="0"/>
              <w:divBdr>
                <w:top w:val="none" w:sz="0" w:space="0" w:color="auto"/>
                <w:left w:val="none" w:sz="0" w:space="0" w:color="auto"/>
                <w:bottom w:val="none" w:sz="0" w:space="0" w:color="auto"/>
                <w:right w:val="none" w:sz="0" w:space="0" w:color="auto"/>
              </w:divBdr>
            </w:div>
            <w:div w:id="1015227933">
              <w:marLeft w:val="0"/>
              <w:marRight w:val="0"/>
              <w:marTop w:val="0"/>
              <w:marBottom w:val="0"/>
              <w:divBdr>
                <w:top w:val="none" w:sz="0" w:space="0" w:color="auto"/>
                <w:left w:val="none" w:sz="0" w:space="0" w:color="auto"/>
                <w:bottom w:val="none" w:sz="0" w:space="0" w:color="auto"/>
                <w:right w:val="none" w:sz="0" w:space="0" w:color="auto"/>
              </w:divBdr>
            </w:div>
            <w:div w:id="1138567255">
              <w:marLeft w:val="0"/>
              <w:marRight w:val="0"/>
              <w:marTop w:val="0"/>
              <w:marBottom w:val="0"/>
              <w:divBdr>
                <w:top w:val="none" w:sz="0" w:space="0" w:color="auto"/>
                <w:left w:val="none" w:sz="0" w:space="0" w:color="auto"/>
                <w:bottom w:val="none" w:sz="0" w:space="0" w:color="auto"/>
                <w:right w:val="none" w:sz="0" w:space="0" w:color="auto"/>
              </w:divBdr>
            </w:div>
            <w:div w:id="525675776">
              <w:marLeft w:val="0"/>
              <w:marRight w:val="0"/>
              <w:marTop w:val="0"/>
              <w:marBottom w:val="0"/>
              <w:divBdr>
                <w:top w:val="none" w:sz="0" w:space="0" w:color="auto"/>
                <w:left w:val="none" w:sz="0" w:space="0" w:color="auto"/>
                <w:bottom w:val="none" w:sz="0" w:space="0" w:color="auto"/>
                <w:right w:val="none" w:sz="0" w:space="0" w:color="auto"/>
              </w:divBdr>
            </w:div>
            <w:div w:id="21366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4535">
      <w:bodyDiv w:val="1"/>
      <w:marLeft w:val="0"/>
      <w:marRight w:val="0"/>
      <w:marTop w:val="0"/>
      <w:marBottom w:val="0"/>
      <w:divBdr>
        <w:top w:val="none" w:sz="0" w:space="0" w:color="auto"/>
        <w:left w:val="none" w:sz="0" w:space="0" w:color="auto"/>
        <w:bottom w:val="none" w:sz="0" w:space="0" w:color="auto"/>
        <w:right w:val="none" w:sz="0" w:space="0" w:color="auto"/>
      </w:divBdr>
    </w:div>
    <w:div w:id="1239829128">
      <w:bodyDiv w:val="1"/>
      <w:marLeft w:val="0"/>
      <w:marRight w:val="0"/>
      <w:marTop w:val="0"/>
      <w:marBottom w:val="0"/>
      <w:divBdr>
        <w:top w:val="none" w:sz="0" w:space="0" w:color="auto"/>
        <w:left w:val="none" w:sz="0" w:space="0" w:color="auto"/>
        <w:bottom w:val="none" w:sz="0" w:space="0" w:color="auto"/>
        <w:right w:val="none" w:sz="0" w:space="0" w:color="auto"/>
      </w:divBdr>
      <w:divsChild>
        <w:div w:id="872964308">
          <w:marLeft w:val="0"/>
          <w:marRight w:val="0"/>
          <w:marTop w:val="0"/>
          <w:marBottom w:val="0"/>
          <w:divBdr>
            <w:top w:val="none" w:sz="0" w:space="0" w:color="auto"/>
            <w:left w:val="none" w:sz="0" w:space="0" w:color="auto"/>
            <w:bottom w:val="none" w:sz="0" w:space="0" w:color="auto"/>
            <w:right w:val="none" w:sz="0" w:space="0" w:color="auto"/>
          </w:divBdr>
          <w:divsChild>
            <w:div w:id="1352804044">
              <w:marLeft w:val="0"/>
              <w:marRight w:val="0"/>
              <w:marTop w:val="0"/>
              <w:marBottom w:val="0"/>
              <w:divBdr>
                <w:top w:val="none" w:sz="0" w:space="0" w:color="auto"/>
                <w:left w:val="none" w:sz="0" w:space="0" w:color="auto"/>
                <w:bottom w:val="none" w:sz="0" w:space="0" w:color="auto"/>
                <w:right w:val="none" w:sz="0" w:space="0" w:color="auto"/>
              </w:divBdr>
            </w:div>
            <w:div w:id="2032148191">
              <w:marLeft w:val="0"/>
              <w:marRight w:val="0"/>
              <w:marTop w:val="0"/>
              <w:marBottom w:val="0"/>
              <w:divBdr>
                <w:top w:val="none" w:sz="0" w:space="0" w:color="auto"/>
                <w:left w:val="none" w:sz="0" w:space="0" w:color="auto"/>
                <w:bottom w:val="none" w:sz="0" w:space="0" w:color="auto"/>
                <w:right w:val="none" w:sz="0" w:space="0" w:color="auto"/>
              </w:divBdr>
            </w:div>
            <w:div w:id="1946958021">
              <w:marLeft w:val="0"/>
              <w:marRight w:val="0"/>
              <w:marTop w:val="0"/>
              <w:marBottom w:val="0"/>
              <w:divBdr>
                <w:top w:val="none" w:sz="0" w:space="0" w:color="auto"/>
                <w:left w:val="none" w:sz="0" w:space="0" w:color="auto"/>
                <w:bottom w:val="none" w:sz="0" w:space="0" w:color="auto"/>
                <w:right w:val="none" w:sz="0" w:space="0" w:color="auto"/>
              </w:divBdr>
            </w:div>
            <w:div w:id="1790396197">
              <w:marLeft w:val="0"/>
              <w:marRight w:val="0"/>
              <w:marTop w:val="0"/>
              <w:marBottom w:val="0"/>
              <w:divBdr>
                <w:top w:val="none" w:sz="0" w:space="0" w:color="auto"/>
                <w:left w:val="none" w:sz="0" w:space="0" w:color="auto"/>
                <w:bottom w:val="none" w:sz="0" w:space="0" w:color="auto"/>
                <w:right w:val="none" w:sz="0" w:space="0" w:color="auto"/>
              </w:divBdr>
            </w:div>
            <w:div w:id="2005815571">
              <w:marLeft w:val="0"/>
              <w:marRight w:val="0"/>
              <w:marTop w:val="0"/>
              <w:marBottom w:val="0"/>
              <w:divBdr>
                <w:top w:val="none" w:sz="0" w:space="0" w:color="auto"/>
                <w:left w:val="none" w:sz="0" w:space="0" w:color="auto"/>
                <w:bottom w:val="none" w:sz="0" w:space="0" w:color="auto"/>
                <w:right w:val="none" w:sz="0" w:space="0" w:color="auto"/>
              </w:divBdr>
            </w:div>
            <w:div w:id="1500385102">
              <w:marLeft w:val="0"/>
              <w:marRight w:val="0"/>
              <w:marTop w:val="0"/>
              <w:marBottom w:val="0"/>
              <w:divBdr>
                <w:top w:val="none" w:sz="0" w:space="0" w:color="auto"/>
                <w:left w:val="none" w:sz="0" w:space="0" w:color="auto"/>
                <w:bottom w:val="none" w:sz="0" w:space="0" w:color="auto"/>
                <w:right w:val="none" w:sz="0" w:space="0" w:color="auto"/>
              </w:divBdr>
            </w:div>
            <w:div w:id="591015171">
              <w:marLeft w:val="0"/>
              <w:marRight w:val="0"/>
              <w:marTop w:val="0"/>
              <w:marBottom w:val="0"/>
              <w:divBdr>
                <w:top w:val="none" w:sz="0" w:space="0" w:color="auto"/>
                <w:left w:val="none" w:sz="0" w:space="0" w:color="auto"/>
                <w:bottom w:val="none" w:sz="0" w:space="0" w:color="auto"/>
                <w:right w:val="none" w:sz="0" w:space="0" w:color="auto"/>
              </w:divBdr>
            </w:div>
            <w:div w:id="1938564121">
              <w:marLeft w:val="0"/>
              <w:marRight w:val="0"/>
              <w:marTop w:val="0"/>
              <w:marBottom w:val="0"/>
              <w:divBdr>
                <w:top w:val="none" w:sz="0" w:space="0" w:color="auto"/>
                <w:left w:val="none" w:sz="0" w:space="0" w:color="auto"/>
                <w:bottom w:val="none" w:sz="0" w:space="0" w:color="auto"/>
                <w:right w:val="none" w:sz="0" w:space="0" w:color="auto"/>
              </w:divBdr>
            </w:div>
            <w:div w:id="1943561391">
              <w:marLeft w:val="0"/>
              <w:marRight w:val="0"/>
              <w:marTop w:val="0"/>
              <w:marBottom w:val="0"/>
              <w:divBdr>
                <w:top w:val="none" w:sz="0" w:space="0" w:color="auto"/>
                <w:left w:val="none" w:sz="0" w:space="0" w:color="auto"/>
                <w:bottom w:val="none" w:sz="0" w:space="0" w:color="auto"/>
                <w:right w:val="none" w:sz="0" w:space="0" w:color="auto"/>
              </w:divBdr>
            </w:div>
            <w:div w:id="1055201158">
              <w:marLeft w:val="0"/>
              <w:marRight w:val="0"/>
              <w:marTop w:val="0"/>
              <w:marBottom w:val="0"/>
              <w:divBdr>
                <w:top w:val="none" w:sz="0" w:space="0" w:color="auto"/>
                <w:left w:val="none" w:sz="0" w:space="0" w:color="auto"/>
                <w:bottom w:val="none" w:sz="0" w:space="0" w:color="auto"/>
                <w:right w:val="none" w:sz="0" w:space="0" w:color="auto"/>
              </w:divBdr>
            </w:div>
            <w:div w:id="2029021468">
              <w:marLeft w:val="0"/>
              <w:marRight w:val="0"/>
              <w:marTop w:val="0"/>
              <w:marBottom w:val="0"/>
              <w:divBdr>
                <w:top w:val="none" w:sz="0" w:space="0" w:color="auto"/>
                <w:left w:val="none" w:sz="0" w:space="0" w:color="auto"/>
                <w:bottom w:val="none" w:sz="0" w:space="0" w:color="auto"/>
                <w:right w:val="none" w:sz="0" w:space="0" w:color="auto"/>
              </w:divBdr>
            </w:div>
            <w:div w:id="1879513215">
              <w:marLeft w:val="0"/>
              <w:marRight w:val="0"/>
              <w:marTop w:val="0"/>
              <w:marBottom w:val="0"/>
              <w:divBdr>
                <w:top w:val="none" w:sz="0" w:space="0" w:color="auto"/>
                <w:left w:val="none" w:sz="0" w:space="0" w:color="auto"/>
                <w:bottom w:val="none" w:sz="0" w:space="0" w:color="auto"/>
                <w:right w:val="none" w:sz="0" w:space="0" w:color="auto"/>
              </w:divBdr>
            </w:div>
            <w:div w:id="1338194509">
              <w:marLeft w:val="0"/>
              <w:marRight w:val="0"/>
              <w:marTop w:val="0"/>
              <w:marBottom w:val="0"/>
              <w:divBdr>
                <w:top w:val="none" w:sz="0" w:space="0" w:color="auto"/>
                <w:left w:val="none" w:sz="0" w:space="0" w:color="auto"/>
                <w:bottom w:val="none" w:sz="0" w:space="0" w:color="auto"/>
                <w:right w:val="none" w:sz="0" w:space="0" w:color="auto"/>
              </w:divBdr>
            </w:div>
            <w:div w:id="1139422774">
              <w:marLeft w:val="0"/>
              <w:marRight w:val="0"/>
              <w:marTop w:val="0"/>
              <w:marBottom w:val="0"/>
              <w:divBdr>
                <w:top w:val="none" w:sz="0" w:space="0" w:color="auto"/>
                <w:left w:val="none" w:sz="0" w:space="0" w:color="auto"/>
                <w:bottom w:val="none" w:sz="0" w:space="0" w:color="auto"/>
                <w:right w:val="none" w:sz="0" w:space="0" w:color="auto"/>
              </w:divBdr>
            </w:div>
            <w:div w:id="1209801270">
              <w:marLeft w:val="0"/>
              <w:marRight w:val="0"/>
              <w:marTop w:val="0"/>
              <w:marBottom w:val="0"/>
              <w:divBdr>
                <w:top w:val="none" w:sz="0" w:space="0" w:color="auto"/>
                <w:left w:val="none" w:sz="0" w:space="0" w:color="auto"/>
                <w:bottom w:val="none" w:sz="0" w:space="0" w:color="auto"/>
                <w:right w:val="none" w:sz="0" w:space="0" w:color="auto"/>
              </w:divBdr>
            </w:div>
            <w:div w:id="360666687">
              <w:marLeft w:val="0"/>
              <w:marRight w:val="0"/>
              <w:marTop w:val="0"/>
              <w:marBottom w:val="0"/>
              <w:divBdr>
                <w:top w:val="none" w:sz="0" w:space="0" w:color="auto"/>
                <w:left w:val="none" w:sz="0" w:space="0" w:color="auto"/>
                <w:bottom w:val="none" w:sz="0" w:space="0" w:color="auto"/>
                <w:right w:val="none" w:sz="0" w:space="0" w:color="auto"/>
              </w:divBdr>
            </w:div>
            <w:div w:id="1443916694">
              <w:marLeft w:val="0"/>
              <w:marRight w:val="0"/>
              <w:marTop w:val="0"/>
              <w:marBottom w:val="0"/>
              <w:divBdr>
                <w:top w:val="none" w:sz="0" w:space="0" w:color="auto"/>
                <w:left w:val="none" w:sz="0" w:space="0" w:color="auto"/>
                <w:bottom w:val="none" w:sz="0" w:space="0" w:color="auto"/>
                <w:right w:val="none" w:sz="0" w:space="0" w:color="auto"/>
              </w:divBdr>
            </w:div>
            <w:div w:id="201138487">
              <w:marLeft w:val="0"/>
              <w:marRight w:val="0"/>
              <w:marTop w:val="0"/>
              <w:marBottom w:val="0"/>
              <w:divBdr>
                <w:top w:val="none" w:sz="0" w:space="0" w:color="auto"/>
                <w:left w:val="none" w:sz="0" w:space="0" w:color="auto"/>
                <w:bottom w:val="none" w:sz="0" w:space="0" w:color="auto"/>
                <w:right w:val="none" w:sz="0" w:space="0" w:color="auto"/>
              </w:divBdr>
            </w:div>
            <w:div w:id="1522548670">
              <w:marLeft w:val="0"/>
              <w:marRight w:val="0"/>
              <w:marTop w:val="0"/>
              <w:marBottom w:val="0"/>
              <w:divBdr>
                <w:top w:val="none" w:sz="0" w:space="0" w:color="auto"/>
                <w:left w:val="none" w:sz="0" w:space="0" w:color="auto"/>
                <w:bottom w:val="none" w:sz="0" w:space="0" w:color="auto"/>
                <w:right w:val="none" w:sz="0" w:space="0" w:color="auto"/>
              </w:divBdr>
            </w:div>
            <w:div w:id="1974214631">
              <w:marLeft w:val="0"/>
              <w:marRight w:val="0"/>
              <w:marTop w:val="0"/>
              <w:marBottom w:val="0"/>
              <w:divBdr>
                <w:top w:val="none" w:sz="0" w:space="0" w:color="auto"/>
                <w:left w:val="none" w:sz="0" w:space="0" w:color="auto"/>
                <w:bottom w:val="none" w:sz="0" w:space="0" w:color="auto"/>
                <w:right w:val="none" w:sz="0" w:space="0" w:color="auto"/>
              </w:divBdr>
            </w:div>
            <w:div w:id="1828354567">
              <w:marLeft w:val="0"/>
              <w:marRight w:val="0"/>
              <w:marTop w:val="0"/>
              <w:marBottom w:val="0"/>
              <w:divBdr>
                <w:top w:val="none" w:sz="0" w:space="0" w:color="auto"/>
                <w:left w:val="none" w:sz="0" w:space="0" w:color="auto"/>
                <w:bottom w:val="none" w:sz="0" w:space="0" w:color="auto"/>
                <w:right w:val="none" w:sz="0" w:space="0" w:color="auto"/>
              </w:divBdr>
            </w:div>
            <w:div w:id="372735813">
              <w:marLeft w:val="0"/>
              <w:marRight w:val="0"/>
              <w:marTop w:val="0"/>
              <w:marBottom w:val="0"/>
              <w:divBdr>
                <w:top w:val="none" w:sz="0" w:space="0" w:color="auto"/>
                <w:left w:val="none" w:sz="0" w:space="0" w:color="auto"/>
                <w:bottom w:val="none" w:sz="0" w:space="0" w:color="auto"/>
                <w:right w:val="none" w:sz="0" w:space="0" w:color="auto"/>
              </w:divBdr>
            </w:div>
            <w:div w:id="956058265">
              <w:marLeft w:val="0"/>
              <w:marRight w:val="0"/>
              <w:marTop w:val="0"/>
              <w:marBottom w:val="0"/>
              <w:divBdr>
                <w:top w:val="none" w:sz="0" w:space="0" w:color="auto"/>
                <w:left w:val="none" w:sz="0" w:space="0" w:color="auto"/>
                <w:bottom w:val="none" w:sz="0" w:space="0" w:color="auto"/>
                <w:right w:val="none" w:sz="0" w:space="0" w:color="auto"/>
              </w:divBdr>
            </w:div>
            <w:div w:id="19495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5483">
      <w:bodyDiv w:val="1"/>
      <w:marLeft w:val="0"/>
      <w:marRight w:val="0"/>
      <w:marTop w:val="0"/>
      <w:marBottom w:val="0"/>
      <w:divBdr>
        <w:top w:val="none" w:sz="0" w:space="0" w:color="auto"/>
        <w:left w:val="none" w:sz="0" w:space="0" w:color="auto"/>
        <w:bottom w:val="none" w:sz="0" w:space="0" w:color="auto"/>
        <w:right w:val="none" w:sz="0" w:space="0" w:color="auto"/>
      </w:divBdr>
      <w:divsChild>
        <w:div w:id="1890337795">
          <w:marLeft w:val="0"/>
          <w:marRight w:val="0"/>
          <w:marTop w:val="0"/>
          <w:marBottom w:val="0"/>
          <w:divBdr>
            <w:top w:val="none" w:sz="0" w:space="0" w:color="auto"/>
            <w:left w:val="none" w:sz="0" w:space="0" w:color="auto"/>
            <w:bottom w:val="none" w:sz="0" w:space="0" w:color="auto"/>
            <w:right w:val="none" w:sz="0" w:space="0" w:color="auto"/>
          </w:divBdr>
        </w:div>
        <w:div w:id="312298412">
          <w:marLeft w:val="0"/>
          <w:marRight w:val="0"/>
          <w:marTop w:val="0"/>
          <w:marBottom w:val="0"/>
          <w:divBdr>
            <w:top w:val="none" w:sz="0" w:space="0" w:color="auto"/>
            <w:left w:val="none" w:sz="0" w:space="0" w:color="auto"/>
            <w:bottom w:val="none" w:sz="0" w:space="0" w:color="auto"/>
            <w:right w:val="none" w:sz="0" w:space="0" w:color="auto"/>
          </w:divBdr>
        </w:div>
        <w:div w:id="89736686">
          <w:marLeft w:val="0"/>
          <w:marRight w:val="0"/>
          <w:marTop w:val="0"/>
          <w:marBottom w:val="0"/>
          <w:divBdr>
            <w:top w:val="none" w:sz="0" w:space="0" w:color="auto"/>
            <w:left w:val="none" w:sz="0" w:space="0" w:color="auto"/>
            <w:bottom w:val="none" w:sz="0" w:space="0" w:color="auto"/>
            <w:right w:val="none" w:sz="0" w:space="0" w:color="auto"/>
          </w:divBdr>
        </w:div>
        <w:div w:id="1711950082">
          <w:marLeft w:val="0"/>
          <w:marRight w:val="0"/>
          <w:marTop w:val="0"/>
          <w:marBottom w:val="0"/>
          <w:divBdr>
            <w:top w:val="none" w:sz="0" w:space="0" w:color="auto"/>
            <w:left w:val="none" w:sz="0" w:space="0" w:color="auto"/>
            <w:bottom w:val="none" w:sz="0" w:space="0" w:color="auto"/>
            <w:right w:val="none" w:sz="0" w:space="0" w:color="auto"/>
          </w:divBdr>
        </w:div>
        <w:div w:id="696589420">
          <w:marLeft w:val="0"/>
          <w:marRight w:val="0"/>
          <w:marTop w:val="0"/>
          <w:marBottom w:val="0"/>
          <w:divBdr>
            <w:top w:val="none" w:sz="0" w:space="0" w:color="auto"/>
            <w:left w:val="none" w:sz="0" w:space="0" w:color="auto"/>
            <w:bottom w:val="none" w:sz="0" w:space="0" w:color="auto"/>
            <w:right w:val="none" w:sz="0" w:space="0" w:color="auto"/>
          </w:divBdr>
        </w:div>
        <w:div w:id="265961622">
          <w:marLeft w:val="0"/>
          <w:marRight w:val="0"/>
          <w:marTop w:val="0"/>
          <w:marBottom w:val="0"/>
          <w:divBdr>
            <w:top w:val="none" w:sz="0" w:space="0" w:color="auto"/>
            <w:left w:val="none" w:sz="0" w:space="0" w:color="auto"/>
            <w:bottom w:val="none" w:sz="0" w:space="0" w:color="auto"/>
            <w:right w:val="none" w:sz="0" w:space="0" w:color="auto"/>
          </w:divBdr>
        </w:div>
      </w:divsChild>
    </w:div>
    <w:div w:id="1250113629">
      <w:bodyDiv w:val="1"/>
      <w:marLeft w:val="0"/>
      <w:marRight w:val="0"/>
      <w:marTop w:val="0"/>
      <w:marBottom w:val="0"/>
      <w:divBdr>
        <w:top w:val="none" w:sz="0" w:space="0" w:color="auto"/>
        <w:left w:val="none" w:sz="0" w:space="0" w:color="auto"/>
        <w:bottom w:val="none" w:sz="0" w:space="0" w:color="auto"/>
        <w:right w:val="none" w:sz="0" w:space="0" w:color="auto"/>
      </w:divBdr>
    </w:div>
    <w:div w:id="1250851109">
      <w:bodyDiv w:val="1"/>
      <w:marLeft w:val="0"/>
      <w:marRight w:val="0"/>
      <w:marTop w:val="0"/>
      <w:marBottom w:val="0"/>
      <w:divBdr>
        <w:top w:val="none" w:sz="0" w:space="0" w:color="auto"/>
        <w:left w:val="none" w:sz="0" w:space="0" w:color="auto"/>
        <w:bottom w:val="none" w:sz="0" w:space="0" w:color="auto"/>
        <w:right w:val="none" w:sz="0" w:space="0" w:color="auto"/>
      </w:divBdr>
      <w:divsChild>
        <w:div w:id="2027976561">
          <w:marLeft w:val="0"/>
          <w:marRight w:val="0"/>
          <w:marTop w:val="0"/>
          <w:marBottom w:val="0"/>
          <w:divBdr>
            <w:top w:val="none" w:sz="0" w:space="0" w:color="auto"/>
            <w:left w:val="none" w:sz="0" w:space="0" w:color="auto"/>
            <w:bottom w:val="none" w:sz="0" w:space="0" w:color="auto"/>
            <w:right w:val="none" w:sz="0" w:space="0" w:color="auto"/>
          </w:divBdr>
          <w:divsChild>
            <w:div w:id="746657150">
              <w:marLeft w:val="0"/>
              <w:marRight w:val="0"/>
              <w:marTop w:val="0"/>
              <w:marBottom w:val="0"/>
              <w:divBdr>
                <w:top w:val="none" w:sz="0" w:space="0" w:color="auto"/>
                <w:left w:val="none" w:sz="0" w:space="0" w:color="auto"/>
                <w:bottom w:val="none" w:sz="0" w:space="0" w:color="auto"/>
                <w:right w:val="none" w:sz="0" w:space="0" w:color="auto"/>
              </w:divBdr>
            </w:div>
            <w:div w:id="455829915">
              <w:marLeft w:val="0"/>
              <w:marRight w:val="0"/>
              <w:marTop w:val="0"/>
              <w:marBottom w:val="0"/>
              <w:divBdr>
                <w:top w:val="none" w:sz="0" w:space="0" w:color="auto"/>
                <w:left w:val="none" w:sz="0" w:space="0" w:color="auto"/>
                <w:bottom w:val="none" w:sz="0" w:space="0" w:color="auto"/>
                <w:right w:val="none" w:sz="0" w:space="0" w:color="auto"/>
              </w:divBdr>
            </w:div>
            <w:div w:id="1996713985">
              <w:marLeft w:val="0"/>
              <w:marRight w:val="0"/>
              <w:marTop w:val="0"/>
              <w:marBottom w:val="0"/>
              <w:divBdr>
                <w:top w:val="none" w:sz="0" w:space="0" w:color="auto"/>
                <w:left w:val="none" w:sz="0" w:space="0" w:color="auto"/>
                <w:bottom w:val="none" w:sz="0" w:space="0" w:color="auto"/>
                <w:right w:val="none" w:sz="0" w:space="0" w:color="auto"/>
              </w:divBdr>
            </w:div>
            <w:div w:id="1929997007">
              <w:marLeft w:val="0"/>
              <w:marRight w:val="0"/>
              <w:marTop w:val="0"/>
              <w:marBottom w:val="0"/>
              <w:divBdr>
                <w:top w:val="none" w:sz="0" w:space="0" w:color="auto"/>
                <w:left w:val="none" w:sz="0" w:space="0" w:color="auto"/>
                <w:bottom w:val="none" w:sz="0" w:space="0" w:color="auto"/>
                <w:right w:val="none" w:sz="0" w:space="0" w:color="auto"/>
              </w:divBdr>
            </w:div>
            <w:div w:id="1017728415">
              <w:marLeft w:val="0"/>
              <w:marRight w:val="0"/>
              <w:marTop w:val="0"/>
              <w:marBottom w:val="0"/>
              <w:divBdr>
                <w:top w:val="none" w:sz="0" w:space="0" w:color="auto"/>
                <w:left w:val="none" w:sz="0" w:space="0" w:color="auto"/>
                <w:bottom w:val="none" w:sz="0" w:space="0" w:color="auto"/>
                <w:right w:val="none" w:sz="0" w:space="0" w:color="auto"/>
              </w:divBdr>
            </w:div>
            <w:div w:id="1610428515">
              <w:marLeft w:val="0"/>
              <w:marRight w:val="0"/>
              <w:marTop w:val="0"/>
              <w:marBottom w:val="0"/>
              <w:divBdr>
                <w:top w:val="none" w:sz="0" w:space="0" w:color="auto"/>
                <w:left w:val="none" w:sz="0" w:space="0" w:color="auto"/>
                <w:bottom w:val="none" w:sz="0" w:space="0" w:color="auto"/>
                <w:right w:val="none" w:sz="0" w:space="0" w:color="auto"/>
              </w:divBdr>
            </w:div>
            <w:div w:id="1362315598">
              <w:marLeft w:val="0"/>
              <w:marRight w:val="0"/>
              <w:marTop w:val="0"/>
              <w:marBottom w:val="0"/>
              <w:divBdr>
                <w:top w:val="none" w:sz="0" w:space="0" w:color="auto"/>
                <w:left w:val="none" w:sz="0" w:space="0" w:color="auto"/>
                <w:bottom w:val="none" w:sz="0" w:space="0" w:color="auto"/>
                <w:right w:val="none" w:sz="0" w:space="0" w:color="auto"/>
              </w:divBdr>
            </w:div>
            <w:div w:id="1509825435">
              <w:marLeft w:val="0"/>
              <w:marRight w:val="0"/>
              <w:marTop w:val="0"/>
              <w:marBottom w:val="0"/>
              <w:divBdr>
                <w:top w:val="none" w:sz="0" w:space="0" w:color="auto"/>
                <w:left w:val="none" w:sz="0" w:space="0" w:color="auto"/>
                <w:bottom w:val="none" w:sz="0" w:space="0" w:color="auto"/>
                <w:right w:val="none" w:sz="0" w:space="0" w:color="auto"/>
              </w:divBdr>
            </w:div>
            <w:div w:id="151800015">
              <w:marLeft w:val="0"/>
              <w:marRight w:val="0"/>
              <w:marTop w:val="0"/>
              <w:marBottom w:val="0"/>
              <w:divBdr>
                <w:top w:val="none" w:sz="0" w:space="0" w:color="auto"/>
                <w:left w:val="none" w:sz="0" w:space="0" w:color="auto"/>
                <w:bottom w:val="none" w:sz="0" w:space="0" w:color="auto"/>
                <w:right w:val="none" w:sz="0" w:space="0" w:color="auto"/>
              </w:divBdr>
            </w:div>
            <w:div w:id="1449854945">
              <w:marLeft w:val="0"/>
              <w:marRight w:val="0"/>
              <w:marTop w:val="0"/>
              <w:marBottom w:val="0"/>
              <w:divBdr>
                <w:top w:val="none" w:sz="0" w:space="0" w:color="auto"/>
                <w:left w:val="none" w:sz="0" w:space="0" w:color="auto"/>
                <w:bottom w:val="none" w:sz="0" w:space="0" w:color="auto"/>
                <w:right w:val="none" w:sz="0" w:space="0" w:color="auto"/>
              </w:divBdr>
            </w:div>
            <w:div w:id="1152062822">
              <w:marLeft w:val="0"/>
              <w:marRight w:val="0"/>
              <w:marTop w:val="0"/>
              <w:marBottom w:val="0"/>
              <w:divBdr>
                <w:top w:val="none" w:sz="0" w:space="0" w:color="auto"/>
                <w:left w:val="none" w:sz="0" w:space="0" w:color="auto"/>
                <w:bottom w:val="none" w:sz="0" w:space="0" w:color="auto"/>
                <w:right w:val="none" w:sz="0" w:space="0" w:color="auto"/>
              </w:divBdr>
            </w:div>
            <w:div w:id="178274739">
              <w:marLeft w:val="0"/>
              <w:marRight w:val="0"/>
              <w:marTop w:val="0"/>
              <w:marBottom w:val="0"/>
              <w:divBdr>
                <w:top w:val="none" w:sz="0" w:space="0" w:color="auto"/>
                <w:left w:val="none" w:sz="0" w:space="0" w:color="auto"/>
                <w:bottom w:val="none" w:sz="0" w:space="0" w:color="auto"/>
                <w:right w:val="none" w:sz="0" w:space="0" w:color="auto"/>
              </w:divBdr>
            </w:div>
            <w:div w:id="464540900">
              <w:marLeft w:val="0"/>
              <w:marRight w:val="0"/>
              <w:marTop w:val="0"/>
              <w:marBottom w:val="0"/>
              <w:divBdr>
                <w:top w:val="none" w:sz="0" w:space="0" w:color="auto"/>
                <w:left w:val="none" w:sz="0" w:space="0" w:color="auto"/>
                <w:bottom w:val="none" w:sz="0" w:space="0" w:color="auto"/>
                <w:right w:val="none" w:sz="0" w:space="0" w:color="auto"/>
              </w:divBdr>
            </w:div>
            <w:div w:id="1281454115">
              <w:marLeft w:val="0"/>
              <w:marRight w:val="0"/>
              <w:marTop w:val="0"/>
              <w:marBottom w:val="0"/>
              <w:divBdr>
                <w:top w:val="none" w:sz="0" w:space="0" w:color="auto"/>
                <w:left w:val="none" w:sz="0" w:space="0" w:color="auto"/>
                <w:bottom w:val="none" w:sz="0" w:space="0" w:color="auto"/>
                <w:right w:val="none" w:sz="0" w:space="0" w:color="auto"/>
              </w:divBdr>
            </w:div>
            <w:div w:id="452214573">
              <w:marLeft w:val="0"/>
              <w:marRight w:val="0"/>
              <w:marTop w:val="0"/>
              <w:marBottom w:val="0"/>
              <w:divBdr>
                <w:top w:val="none" w:sz="0" w:space="0" w:color="auto"/>
                <w:left w:val="none" w:sz="0" w:space="0" w:color="auto"/>
                <w:bottom w:val="none" w:sz="0" w:space="0" w:color="auto"/>
                <w:right w:val="none" w:sz="0" w:space="0" w:color="auto"/>
              </w:divBdr>
            </w:div>
            <w:div w:id="1078938828">
              <w:marLeft w:val="0"/>
              <w:marRight w:val="0"/>
              <w:marTop w:val="0"/>
              <w:marBottom w:val="0"/>
              <w:divBdr>
                <w:top w:val="none" w:sz="0" w:space="0" w:color="auto"/>
                <w:left w:val="none" w:sz="0" w:space="0" w:color="auto"/>
                <w:bottom w:val="none" w:sz="0" w:space="0" w:color="auto"/>
                <w:right w:val="none" w:sz="0" w:space="0" w:color="auto"/>
              </w:divBdr>
            </w:div>
            <w:div w:id="1098453086">
              <w:marLeft w:val="0"/>
              <w:marRight w:val="0"/>
              <w:marTop w:val="0"/>
              <w:marBottom w:val="0"/>
              <w:divBdr>
                <w:top w:val="none" w:sz="0" w:space="0" w:color="auto"/>
                <w:left w:val="none" w:sz="0" w:space="0" w:color="auto"/>
                <w:bottom w:val="none" w:sz="0" w:space="0" w:color="auto"/>
                <w:right w:val="none" w:sz="0" w:space="0" w:color="auto"/>
              </w:divBdr>
            </w:div>
            <w:div w:id="2039499504">
              <w:marLeft w:val="0"/>
              <w:marRight w:val="0"/>
              <w:marTop w:val="0"/>
              <w:marBottom w:val="0"/>
              <w:divBdr>
                <w:top w:val="none" w:sz="0" w:space="0" w:color="auto"/>
                <w:left w:val="none" w:sz="0" w:space="0" w:color="auto"/>
                <w:bottom w:val="none" w:sz="0" w:space="0" w:color="auto"/>
                <w:right w:val="none" w:sz="0" w:space="0" w:color="auto"/>
              </w:divBdr>
            </w:div>
            <w:div w:id="1836338783">
              <w:marLeft w:val="0"/>
              <w:marRight w:val="0"/>
              <w:marTop w:val="0"/>
              <w:marBottom w:val="0"/>
              <w:divBdr>
                <w:top w:val="none" w:sz="0" w:space="0" w:color="auto"/>
                <w:left w:val="none" w:sz="0" w:space="0" w:color="auto"/>
                <w:bottom w:val="none" w:sz="0" w:space="0" w:color="auto"/>
                <w:right w:val="none" w:sz="0" w:space="0" w:color="auto"/>
              </w:divBdr>
            </w:div>
            <w:div w:id="1014839200">
              <w:marLeft w:val="0"/>
              <w:marRight w:val="0"/>
              <w:marTop w:val="0"/>
              <w:marBottom w:val="0"/>
              <w:divBdr>
                <w:top w:val="none" w:sz="0" w:space="0" w:color="auto"/>
                <w:left w:val="none" w:sz="0" w:space="0" w:color="auto"/>
                <w:bottom w:val="none" w:sz="0" w:space="0" w:color="auto"/>
                <w:right w:val="none" w:sz="0" w:space="0" w:color="auto"/>
              </w:divBdr>
            </w:div>
            <w:div w:id="34933542">
              <w:marLeft w:val="0"/>
              <w:marRight w:val="0"/>
              <w:marTop w:val="0"/>
              <w:marBottom w:val="0"/>
              <w:divBdr>
                <w:top w:val="none" w:sz="0" w:space="0" w:color="auto"/>
                <w:left w:val="none" w:sz="0" w:space="0" w:color="auto"/>
                <w:bottom w:val="none" w:sz="0" w:space="0" w:color="auto"/>
                <w:right w:val="none" w:sz="0" w:space="0" w:color="auto"/>
              </w:divBdr>
            </w:div>
            <w:div w:id="1280991385">
              <w:marLeft w:val="0"/>
              <w:marRight w:val="0"/>
              <w:marTop w:val="0"/>
              <w:marBottom w:val="0"/>
              <w:divBdr>
                <w:top w:val="none" w:sz="0" w:space="0" w:color="auto"/>
                <w:left w:val="none" w:sz="0" w:space="0" w:color="auto"/>
                <w:bottom w:val="none" w:sz="0" w:space="0" w:color="auto"/>
                <w:right w:val="none" w:sz="0" w:space="0" w:color="auto"/>
              </w:divBdr>
            </w:div>
            <w:div w:id="1744716439">
              <w:marLeft w:val="0"/>
              <w:marRight w:val="0"/>
              <w:marTop w:val="0"/>
              <w:marBottom w:val="0"/>
              <w:divBdr>
                <w:top w:val="none" w:sz="0" w:space="0" w:color="auto"/>
                <w:left w:val="none" w:sz="0" w:space="0" w:color="auto"/>
                <w:bottom w:val="none" w:sz="0" w:space="0" w:color="auto"/>
                <w:right w:val="none" w:sz="0" w:space="0" w:color="auto"/>
              </w:divBdr>
            </w:div>
            <w:div w:id="620957250">
              <w:marLeft w:val="0"/>
              <w:marRight w:val="0"/>
              <w:marTop w:val="0"/>
              <w:marBottom w:val="0"/>
              <w:divBdr>
                <w:top w:val="none" w:sz="0" w:space="0" w:color="auto"/>
                <w:left w:val="none" w:sz="0" w:space="0" w:color="auto"/>
                <w:bottom w:val="none" w:sz="0" w:space="0" w:color="auto"/>
                <w:right w:val="none" w:sz="0" w:space="0" w:color="auto"/>
              </w:divBdr>
            </w:div>
            <w:div w:id="22947574">
              <w:marLeft w:val="0"/>
              <w:marRight w:val="0"/>
              <w:marTop w:val="0"/>
              <w:marBottom w:val="0"/>
              <w:divBdr>
                <w:top w:val="none" w:sz="0" w:space="0" w:color="auto"/>
                <w:left w:val="none" w:sz="0" w:space="0" w:color="auto"/>
                <w:bottom w:val="none" w:sz="0" w:space="0" w:color="auto"/>
                <w:right w:val="none" w:sz="0" w:space="0" w:color="auto"/>
              </w:divBdr>
            </w:div>
            <w:div w:id="1057976743">
              <w:marLeft w:val="0"/>
              <w:marRight w:val="0"/>
              <w:marTop w:val="0"/>
              <w:marBottom w:val="0"/>
              <w:divBdr>
                <w:top w:val="none" w:sz="0" w:space="0" w:color="auto"/>
                <w:left w:val="none" w:sz="0" w:space="0" w:color="auto"/>
                <w:bottom w:val="none" w:sz="0" w:space="0" w:color="auto"/>
                <w:right w:val="none" w:sz="0" w:space="0" w:color="auto"/>
              </w:divBdr>
            </w:div>
            <w:div w:id="919948439">
              <w:marLeft w:val="0"/>
              <w:marRight w:val="0"/>
              <w:marTop w:val="0"/>
              <w:marBottom w:val="0"/>
              <w:divBdr>
                <w:top w:val="none" w:sz="0" w:space="0" w:color="auto"/>
                <w:left w:val="none" w:sz="0" w:space="0" w:color="auto"/>
                <w:bottom w:val="none" w:sz="0" w:space="0" w:color="auto"/>
                <w:right w:val="none" w:sz="0" w:space="0" w:color="auto"/>
              </w:divBdr>
            </w:div>
            <w:div w:id="1660578669">
              <w:marLeft w:val="0"/>
              <w:marRight w:val="0"/>
              <w:marTop w:val="0"/>
              <w:marBottom w:val="0"/>
              <w:divBdr>
                <w:top w:val="none" w:sz="0" w:space="0" w:color="auto"/>
                <w:left w:val="none" w:sz="0" w:space="0" w:color="auto"/>
                <w:bottom w:val="none" w:sz="0" w:space="0" w:color="auto"/>
                <w:right w:val="none" w:sz="0" w:space="0" w:color="auto"/>
              </w:divBdr>
            </w:div>
            <w:div w:id="1598635314">
              <w:marLeft w:val="0"/>
              <w:marRight w:val="0"/>
              <w:marTop w:val="0"/>
              <w:marBottom w:val="0"/>
              <w:divBdr>
                <w:top w:val="none" w:sz="0" w:space="0" w:color="auto"/>
                <w:left w:val="none" w:sz="0" w:space="0" w:color="auto"/>
                <w:bottom w:val="none" w:sz="0" w:space="0" w:color="auto"/>
                <w:right w:val="none" w:sz="0" w:space="0" w:color="auto"/>
              </w:divBdr>
            </w:div>
            <w:div w:id="1259481282">
              <w:marLeft w:val="0"/>
              <w:marRight w:val="0"/>
              <w:marTop w:val="0"/>
              <w:marBottom w:val="0"/>
              <w:divBdr>
                <w:top w:val="none" w:sz="0" w:space="0" w:color="auto"/>
                <w:left w:val="none" w:sz="0" w:space="0" w:color="auto"/>
                <w:bottom w:val="none" w:sz="0" w:space="0" w:color="auto"/>
                <w:right w:val="none" w:sz="0" w:space="0" w:color="auto"/>
              </w:divBdr>
            </w:div>
            <w:div w:id="987590800">
              <w:marLeft w:val="0"/>
              <w:marRight w:val="0"/>
              <w:marTop w:val="0"/>
              <w:marBottom w:val="0"/>
              <w:divBdr>
                <w:top w:val="none" w:sz="0" w:space="0" w:color="auto"/>
                <w:left w:val="none" w:sz="0" w:space="0" w:color="auto"/>
                <w:bottom w:val="none" w:sz="0" w:space="0" w:color="auto"/>
                <w:right w:val="none" w:sz="0" w:space="0" w:color="auto"/>
              </w:divBdr>
            </w:div>
            <w:div w:id="1988165933">
              <w:marLeft w:val="0"/>
              <w:marRight w:val="0"/>
              <w:marTop w:val="0"/>
              <w:marBottom w:val="0"/>
              <w:divBdr>
                <w:top w:val="none" w:sz="0" w:space="0" w:color="auto"/>
                <w:left w:val="none" w:sz="0" w:space="0" w:color="auto"/>
                <w:bottom w:val="none" w:sz="0" w:space="0" w:color="auto"/>
                <w:right w:val="none" w:sz="0" w:space="0" w:color="auto"/>
              </w:divBdr>
            </w:div>
            <w:div w:id="678315408">
              <w:marLeft w:val="0"/>
              <w:marRight w:val="0"/>
              <w:marTop w:val="0"/>
              <w:marBottom w:val="0"/>
              <w:divBdr>
                <w:top w:val="none" w:sz="0" w:space="0" w:color="auto"/>
                <w:left w:val="none" w:sz="0" w:space="0" w:color="auto"/>
                <w:bottom w:val="none" w:sz="0" w:space="0" w:color="auto"/>
                <w:right w:val="none" w:sz="0" w:space="0" w:color="auto"/>
              </w:divBdr>
            </w:div>
            <w:div w:id="1425803580">
              <w:marLeft w:val="0"/>
              <w:marRight w:val="0"/>
              <w:marTop w:val="0"/>
              <w:marBottom w:val="0"/>
              <w:divBdr>
                <w:top w:val="none" w:sz="0" w:space="0" w:color="auto"/>
                <w:left w:val="none" w:sz="0" w:space="0" w:color="auto"/>
                <w:bottom w:val="none" w:sz="0" w:space="0" w:color="auto"/>
                <w:right w:val="none" w:sz="0" w:space="0" w:color="auto"/>
              </w:divBdr>
            </w:div>
            <w:div w:id="1515224325">
              <w:marLeft w:val="0"/>
              <w:marRight w:val="0"/>
              <w:marTop w:val="0"/>
              <w:marBottom w:val="0"/>
              <w:divBdr>
                <w:top w:val="none" w:sz="0" w:space="0" w:color="auto"/>
                <w:left w:val="none" w:sz="0" w:space="0" w:color="auto"/>
                <w:bottom w:val="none" w:sz="0" w:space="0" w:color="auto"/>
                <w:right w:val="none" w:sz="0" w:space="0" w:color="auto"/>
              </w:divBdr>
            </w:div>
            <w:div w:id="1684474057">
              <w:marLeft w:val="0"/>
              <w:marRight w:val="0"/>
              <w:marTop w:val="0"/>
              <w:marBottom w:val="0"/>
              <w:divBdr>
                <w:top w:val="none" w:sz="0" w:space="0" w:color="auto"/>
                <w:left w:val="none" w:sz="0" w:space="0" w:color="auto"/>
                <w:bottom w:val="none" w:sz="0" w:space="0" w:color="auto"/>
                <w:right w:val="none" w:sz="0" w:space="0" w:color="auto"/>
              </w:divBdr>
            </w:div>
            <w:div w:id="20976736">
              <w:marLeft w:val="0"/>
              <w:marRight w:val="0"/>
              <w:marTop w:val="0"/>
              <w:marBottom w:val="0"/>
              <w:divBdr>
                <w:top w:val="none" w:sz="0" w:space="0" w:color="auto"/>
                <w:left w:val="none" w:sz="0" w:space="0" w:color="auto"/>
                <w:bottom w:val="none" w:sz="0" w:space="0" w:color="auto"/>
                <w:right w:val="none" w:sz="0" w:space="0" w:color="auto"/>
              </w:divBdr>
            </w:div>
            <w:div w:id="830754316">
              <w:marLeft w:val="0"/>
              <w:marRight w:val="0"/>
              <w:marTop w:val="0"/>
              <w:marBottom w:val="0"/>
              <w:divBdr>
                <w:top w:val="none" w:sz="0" w:space="0" w:color="auto"/>
                <w:left w:val="none" w:sz="0" w:space="0" w:color="auto"/>
                <w:bottom w:val="none" w:sz="0" w:space="0" w:color="auto"/>
                <w:right w:val="none" w:sz="0" w:space="0" w:color="auto"/>
              </w:divBdr>
            </w:div>
            <w:div w:id="1247420081">
              <w:marLeft w:val="0"/>
              <w:marRight w:val="0"/>
              <w:marTop w:val="0"/>
              <w:marBottom w:val="0"/>
              <w:divBdr>
                <w:top w:val="none" w:sz="0" w:space="0" w:color="auto"/>
                <w:left w:val="none" w:sz="0" w:space="0" w:color="auto"/>
                <w:bottom w:val="none" w:sz="0" w:space="0" w:color="auto"/>
                <w:right w:val="none" w:sz="0" w:space="0" w:color="auto"/>
              </w:divBdr>
            </w:div>
            <w:div w:id="2055538079">
              <w:marLeft w:val="0"/>
              <w:marRight w:val="0"/>
              <w:marTop w:val="0"/>
              <w:marBottom w:val="0"/>
              <w:divBdr>
                <w:top w:val="none" w:sz="0" w:space="0" w:color="auto"/>
                <w:left w:val="none" w:sz="0" w:space="0" w:color="auto"/>
                <w:bottom w:val="none" w:sz="0" w:space="0" w:color="auto"/>
                <w:right w:val="none" w:sz="0" w:space="0" w:color="auto"/>
              </w:divBdr>
            </w:div>
            <w:div w:id="495540592">
              <w:marLeft w:val="0"/>
              <w:marRight w:val="0"/>
              <w:marTop w:val="0"/>
              <w:marBottom w:val="0"/>
              <w:divBdr>
                <w:top w:val="none" w:sz="0" w:space="0" w:color="auto"/>
                <w:left w:val="none" w:sz="0" w:space="0" w:color="auto"/>
                <w:bottom w:val="none" w:sz="0" w:space="0" w:color="auto"/>
                <w:right w:val="none" w:sz="0" w:space="0" w:color="auto"/>
              </w:divBdr>
            </w:div>
            <w:div w:id="1060903289">
              <w:marLeft w:val="0"/>
              <w:marRight w:val="0"/>
              <w:marTop w:val="0"/>
              <w:marBottom w:val="0"/>
              <w:divBdr>
                <w:top w:val="none" w:sz="0" w:space="0" w:color="auto"/>
                <w:left w:val="none" w:sz="0" w:space="0" w:color="auto"/>
                <w:bottom w:val="none" w:sz="0" w:space="0" w:color="auto"/>
                <w:right w:val="none" w:sz="0" w:space="0" w:color="auto"/>
              </w:divBdr>
            </w:div>
            <w:div w:id="1182662710">
              <w:marLeft w:val="0"/>
              <w:marRight w:val="0"/>
              <w:marTop w:val="0"/>
              <w:marBottom w:val="0"/>
              <w:divBdr>
                <w:top w:val="none" w:sz="0" w:space="0" w:color="auto"/>
                <w:left w:val="none" w:sz="0" w:space="0" w:color="auto"/>
                <w:bottom w:val="none" w:sz="0" w:space="0" w:color="auto"/>
                <w:right w:val="none" w:sz="0" w:space="0" w:color="auto"/>
              </w:divBdr>
            </w:div>
            <w:div w:id="454181375">
              <w:marLeft w:val="0"/>
              <w:marRight w:val="0"/>
              <w:marTop w:val="0"/>
              <w:marBottom w:val="0"/>
              <w:divBdr>
                <w:top w:val="none" w:sz="0" w:space="0" w:color="auto"/>
                <w:left w:val="none" w:sz="0" w:space="0" w:color="auto"/>
                <w:bottom w:val="none" w:sz="0" w:space="0" w:color="auto"/>
                <w:right w:val="none" w:sz="0" w:space="0" w:color="auto"/>
              </w:divBdr>
            </w:div>
            <w:div w:id="1803962979">
              <w:marLeft w:val="0"/>
              <w:marRight w:val="0"/>
              <w:marTop w:val="0"/>
              <w:marBottom w:val="0"/>
              <w:divBdr>
                <w:top w:val="none" w:sz="0" w:space="0" w:color="auto"/>
                <w:left w:val="none" w:sz="0" w:space="0" w:color="auto"/>
                <w:bottom w:val="none" w:sz="0" w:space="0" w:color="auto"/>
                <w:right w:val="none" w:sz="0" w:space="0" w:color="auto"/>
              </w:divBdr>
            </w:div>
            <w:div w:id="1383167292">
              <w:marLeft w:val="0"/>
              <w:marRight w:val="0"/>
              <w:marTop w:val="0"/>
              <w:marBottom w:val="0"/>
              <w:divBdr>
                <w:top w:val="none" w:sz="0" w:space="0" w:color="auto"/>
                <w:left w:val="none" w:sz="0" w:space="0" w:color="auto"/>
                <w:bottom w:val="none" w:sz="0" w:space="0" w:color="auto"/>
                <w:right w:val="none" w:sz="0" w:space="0" w:color="auto"/>
              </w:divBdr>
            </w:div>
            <w:div w:id="6546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80203">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3565233">
      <w:bodyDiv w:val="1"/>
      <w:marLeft w:val="0"/>
      <w:marRight w:val="0"/>
      <w:marTop w:val="0"/>
      <w:marBottom w:val="0"/>
      <w:divBdr>
        <w:top w:val="none" w:sz="0" w:space="0" w:color="auto"/>
        <w:left w:val="none" w:sz="0" w:space="0" w:color="auto"/>
        <w:bottom w:val="none" w:sz="0" w:space="0" w:color="auto"/>
        <w:right w:val="none" w:sz="0" w:space="0" w:color="auto"/>
      </w:divBdr>
      <w:divsChild>
        <w:div w:id="998773379">
          <w:marLeft w:val="0"/>
          <w:marRight w:val="0"/>
          <w:marTop w:val="0"/>
          <w:marBottom w:val="0"/>
          <w:divBdr>
            <w:top w:val="none" w:sz="0" w:space="0" w:color="auto"/>
            <w:left w:val="none" w:sz="0" w:space="0" w:color="auto"/>
            <w:bottom w:val="none" w:sz="0" w:space="0" w:color="auto"/>
            <w:right w:val="none" w:sz="0" w:space="0" w:color="auto"/>
          </w:divBdr>
          <w:divsChild>
            <w:div w:id="1597713091">
              <w:marLeft w:val="0"/>
              <w:marRight w:val="0"/>
              <w:marTop w:val="0"/>
              <w:marBottom w:val="0"/>
              <w:divBdr>
                <w:top w:val="none" w:sz="0" w:space="0" w:color="auto"/>
                <w:left w:val="none" w:sz="0" w:space="0" w:color="auto"/>
                <w:bottom w:val="none" w:sz="0" w:space="0" w:color="auto"/>
                <w:right w:val="none" w:sz="0" w:space="0" w:color="auto"/>
              </w:divBdr>
            </w:div>
            <w:div w:id="2092072879">
              <w:marLeft w:val="0"/>
              <w:marRight w:val="0"/>
              <w:marTop w:val="0"/>
              <w:marBottom w:val="0"/>
              <w:divBdr>
                <w:top w:val="none" w:sz="0" w:space="0" w:color="auto"/>
                <w:left w:val="none" w:sz="0" w:space="0" w:color="auto"/>
                <w:bottom w:val="none" w:sz="0" w:space="0" w:color="auto"/>
                <w:right w:val="none" w:sz="0" w:space="0" w:color="auto"/>
              </w:divBdr>
            </w:div>
            <w:div w:id="2122411895">
              <w:marLeft w:val="0"/>
              <w:marRight w:val="0"/>
              <w:marTop w:val="0"/>
              <w:marBottom w:val="0"/>
              <w:divBdr>
                <w:top w:val="none" w:sz="0" w:space="0" w:color="auto"/>
                <w:left w:val="none" w:sz="0" w:space="0" w:color="auto"/>
                <w:bottom w:val="none" w:sz="0" w:space="0" w:color="auto"/>
                <w:right w:val="none" w:sz="0" w:space="0" w:color="auto"/>
              </w:divBdr>
            </w:div>
            <w:div w:id="1158426580">
              <w:marLeft w:val="0"/>
              <w:marRight w:val="0"/>
              <w:marTop w:val="0"/>
              <w:marBottom w:val="0"/>
              <w:divBdr>
                <w:top w:val="none" w:sz="0" w:space="0" w:color="auto"/>
                <w:left w:val="none" w:sz="0" w:space="0" w:color="auto"/>
                <w:bottom w:val="none" w:sz="0" w:space="0" w:color="auto"/>
                <w:right w:val="none" w:sz="0" w:space="0" w:color="auto"/>
              </w:divBdr>
            </w:div>
            <w:div w:id="1589382468">
              <w:marLeft w:val="0"/>
              <w:marRight w:val="0"/>
              <w:marTop w:val="0"/>
              <w:marBottom w:val="0"/>
              <w:divBdr>
                <w:top w:val="none" w:sz="0" w:space="0" w:color="auto"/>
                <w:left w:val="none" w:sz="0" w:space="0" w:color="auto"/>
                <w:bottom w:val="none" w:sz="0" w:space="0" w:color="auto"/>
                <w:right w:val="none" w:sz="0" w:space="0" w:color="auto"/>
              </w:divBdr>
            </w:div>
            <w:div w:id="1974627453">
              <w:marLeft w:val="0"/>
              <w:marRight w:val="0"/>
              <w:marTop w:val="0"/>
              <w:marBottom w:val="0"/>
              <w:divBdr>
                <w:top w:val="none" w:sz="0" w:space="0" w:color="auto"/>
                <w:left w:val="none" w:sz="0" w:space="0" w:color="auto"/>
                <w:bottom w:val="none" w:sz="0" w:space="0" w:color="auto"/>
                <w:right w:val="none" w:sz="0" w:space="0" w:color="auto"/>
              </w:divBdr>
            </w:div>
            <w:div w:id="367872859">
              <w:marLeft w:val="0"/>
              <w:marRight w:val="0"/>
              <w:marTop w:val="0"/>
              <w:marBottom w:val="0"/>
              <w:divBdr>
                <w:top w:val="none" w:sz="0" w:space="0" w:color="auto"/>
                <w:left w:val="none" w:sz="0" w:space="0" w:color="auto"/>
                <w:bottom w:val="none" w:sz="0" w:space="0" w:color="auto"/>
                <w:right w:val="none" w:sz="0" w:space="0" w:color="auto"/>
              </w:divBdr>
            </w:div>
            <w:div w:id="48699454">
              <w:marLeft w:val="0"/>
              <w:marRight w:val="0"/>
              <w:marTop w:val="0"/>
              <w:marBottom w:val="0"/>
              <w:divBdr>
                <w:top w:val="none" w:sz="0" w:space="0" w:color="auto"/>
                <w:left w:val="none" w:sz="0" w:space="0" w:color="auto"/>
                <w:bottom w:val="none" w:sz="0" w:space="0" w:color="auto"/>
                <w:right w:val="none" w:sz="0" w:space="0" w:color="auto"/>
              </w:divBdr>
            </w:div>
            <w:div w:id="116412643">
              <w:marLeft w:val="0"/>
              <w:marRight w:val="0"/>
              <w:marTop w:val="0"/>
              <w:marBottom w:val="0"/>
              <w:divBdr>
                <w:top w:val="none" w:sz="0" w:space="0" w:color="auto"/>
                <w:left w:val="none" w:sz="0" w:space="0" w:color="auto"/>
                <w:bottom w:val="none" w:sz="0" w:space="0" w:color="auto"/>
                <w:right w:val="none" w:sz="0" w:space="0" w:color="auto"/>
              </w:divBdr>
            </w:div>
            <w:div w:id="778840650">
              <w:marLeft w:val="0"/>
              <w:marRight w:val="0"/>
              <w:marTop w:val="0"/>
              <w:marBottom w:val="0"/>
              <w:divBdr>
                <w:top w:val="none" w:sz="0" w:space="0" w:color="auto"/>
                <w:left w:val="none" w:sz="0" w:space="0" w:color="auto"/>
                <w:bottom w:val="none" w:sz="0" w:space="0" w:color="auto"/>
                <w:right w:val="none" w:sz="0" w:space="0" w:color="auto"/>
              </w:divBdr>
            </w:div>
            <w:div w:id="1785231218">
              <w:marLeft w:val="0"/>
              <w:marRight w:val="0"/>
              <w:marTop w:val="0"/>
              <w:marBottom w:val="0"/>
              <w:divBdr>
                <w:top w:val="none" w:sz="0" w:space="0" w:color="auto"/>
                <w:left w:val="none" w:sz="0" w:space="0" w:color="auto"/>
                <w:bottom w:val="none" w:sz="0" w:space="0" w:color="auto"/>
                <w:right w:val="none" w:sz="0" w:space="0" w:color="auto"/>
              </w:divBdr>
            </w:div>
            <w:div w:id="124275236">
              <w:marLeft w:val="0"/>
              <w:marRight w:val="0"/>
              <w:marTop w:val="0"/>
              <w:marBottom w:val="0"/>
              <w:divBdr>
                <w:top w:val="none" w:sz="0" w:space="0" w:color="auto"/>
                <w:left w:val="none" w:sz="0" w:space="0" w:color="auto"/>
                <w:bottom w:val="none" w:sz="0" w:space="0" w:color="auto"/>
                <w:right w:val="none" w:sz="0" w:space="0" w:color="auto"/>
              </w:divBdr>
            </w:div>
            <w:div w:id="1758794033">
              <w:marLeft w:val="0"/>
              <w:marRight w:val="0"/>
              <w:marTop w:val="0"/>
              <w:marBottom w:val="0"/>
              <w:divBdr>
                <w:top w:val="none" w:sz="0" w:space="0" w:color="auto"/>
                <w:left w:val="none" w:sz="0" w:space="0" w:color="auto"/>
                <w:bottom w:val="none" w:sz="0" w:space="0" w:color="auto"/>
                <w:right w:val="none" w:sz="0" w:space="0" w:color="auto"/>
              </w:divBdr>
            </w:div>
            <w:div w:id="42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33">
      <w:bodyDiv w:val="1"/>
      <w:marLeft w:val="0"/>
      <w:marRight w:val="0"/>
      <w:marTop w:val="0"/>
      <w:marBottom w:val="0"/>
      <w:divBdr>
        <w:top w:val="none" w:sz="0" w:space="0" w:color="auto"/>
        <w:left w:val="none" w:sz="0" w:space="0" w:color="auto"/>
        <w:bottom w:val="none" w:sz="0" w:space="0" w:color="auto"/>
        <w:right w:val="none" w:sz="0" w:space="0" w:color="auto"/>
      </w:divBdr>
      <w:divsChild>
        <w:div w:id="1221936989">
          <w:marLeft w:val="0"/>
          <w:marRight w:val="0"/>
          <w:marTop w:val="0"/>
          <w:marBottom w:val="0"/>
          <w:divBdr>
            <w:top w:val="none" w:sz="0" w:space="0" w:color="auto"/>
            <w:left w:val="none" w:sz="0" w:space="0" w:color="auto"/>
            <w:bottom w:val="none" w:sz="0" w:space="0" w:color="auto"/>
            <w:right w:val="none" w:sz="0" w:space="0" w:color="auto"/>
          </w:divBdr>
          <w:divsChild>
            <w:div w:id="1289971023">
              <w:marLeft w:val="0"/>
              <w:marRight w:val="0"/>
              <w:marTop w:val="0"/>
              <w:marBottom w:val="0"/>
              <w:divBdr>
                <w:top w:val="none" w:sz="0" w:space="0" w:color="auto"/>
                <w:left w:val="none" w:sz="0" w:space="0" w:color="auto"/>
                <w:bottom w:val="none" w:sz="0" w:space="0" w:color="auto"/>
                <w:right w:val="none" w:sz="0" w:space="0" w:color="auto"/>
              </w:divBdr>
            </w:div>
            <w:div w:id="927618013">
              <w:marLeft w:val="0"/>
              <w:marRight w:val="0"/>
              <w:marTop w:val="0"/>
              <w:marBottom w:val="0"/>
              <w:divBdr>
                <w:top w:val="none" w:sz="0" w:space="0" w:color="auto"/>
                <w:left w:val="none" w:sz="0" w:space="0" w:color="auto"/>
                <w:bottom w:val="none" w:sz="0" w:space="0" w:color="auto"/>
                <w:right w:val="none" w:sz="0" w:space="0" w:color="auto"/>
              </w:divBdr>
            </w:div>
            <w:div w:id="1585989102">
              <w:marLeft w:val="0"/>
              <w:marRight w:val="0"/>
              <w:marTop w:val="0"/>
              <w:marBottom w:val="0"/>
              <w:divBdr>
                <w:top w:val="none" w:sz="0" w:space="0" w:color="auto"/>
                <w:left w:val="none" w:sz="0" w:space="0" w:color="auto"/>
                <w:bottom w:val="none" w:sz="0" w:space="0" w:color="auto"/>
                <w:right w:val="none" w:sz="0" w:space="0" w:color="auto"/>
              </w:divBdr>
            </w:div>
            <w:div w:id="1162965238">
              <w:marLeft w:val="0"/>
              <w:marRight w:val="0"/>
              <w:marTop w:val="0"/>
              <w:marBottom w:val="0"/>
              <w:divBdr>
                <w:top w:val="none" w:sz="0" w:space="0" w:color="auto"/>
                <w:left w:val="none" w:sz="0" w:space="0" w:color="auto"/>
                <w:bottom w:val="none" w:sz="0" w:space="0" w:color="auto"/>
                <w:right w:val="none" w:sz="0" w:space="0" w:color="auto"/>
              </w:divBdr>
            </w:div>
            <w:div w:id="1201089649">
              <w:marLeft w:val="0"/>
              <w:marRight w:val="0"/>
              <w:marTop w:val="0"/>
              <w:marBottom w:val="0"/>
              <w:divBdr>
                <w:top w:val="none" w:sz="0" w:space="0" w:color="auto"/>
                <w:left w:val="none" w:sz="0" w:space="0" w:color="auto"/>
                <w:bottom w:val="none" w:sz="0" w:space="0" w:color="auto"/>
                <w:right w:val="none" w:sz="0" w:space="0" w:color="auto"/>
              </w:divBdr>
            </w:div>
            <w:div w:id="171265662">
              <w:marLeft w:val="0"/>
              <w:marRight w:val="0"/>
              <w:marTop w:val="0"/>
              <w:marBottom w:val="0"/>
              <w:divBdr>
                <w:top w:val="none" w:sz="0" w:space="0" w:color="auto"/>
                <w:left w:val="none" w:sz="0" w:space="0" w:color="auto"/>
                <w:bottom w:val="none" w:sz="0" w:space="0" w:color="auto"/>
                <w:right w:val="none" w:sz="0" w:space="0" w:color="auto"/>
              </w:divBdr>
            </w:div>
            <w:div w:id="1562402209">
              <w:marLeft w:val="0"/>
              <w:marRight w:val="0"/>
              <w:marTop w:val="0"/>
              <w:marBottom w:val="0"/>
              <w:divBdr>
                <w:top w:val="none" w:sz="0" w:space="0" w:color="auto"/>
                <w:left w:val="none" w:sz="0" w:space="0" w:color="auto"/>
                <w:bottom w:val="none" w:sz="0" w:space="0" w:color="auto"/>
                <w:right w:val="none" w:sz="0" w:space="0" w:color="auto"/>
              </w:divBdr>
            </w:div>
            <w:div w:id="57359619">
              <w:marLeft w:val="0"/>
              <w:marRight w:val="0"/>
              <w:marTop w:val="0"/>
              <w:marBottom w:val="0"/>
              <w:divBdr>
                <w:top w:val="none" w:sz="0" w:space="0" w:color="auto"/>
                <w:left w:val="none" w:sz="0" w:space="0" w:color="auto"/>
                <w:bottom w:val="none" w:sz="0" w:space="0" w:color="auto"/>
                <w:right w:val="none" w:sz="0" w:space="0" w:color="auto"/>
              </w:divBdr>
            </w:div>
            <w:div w:id="606234238">
              <w:marLeft w:val="0"/>
              <w:marRight w:val="0"/>
              <w:marTop w:val="0"/>
              <w:marBottom w:val="0"/>
              <w:divBdr>
                <w:top w:val="none" w:sz="0" w:space="0" w:color="auto"/>
                <w:left w:val="none" w:sz="0" w:space="0" w:color="auto"/>
                <w:bottom w:val="none" w:sz="0" w:space="0" w:color="auto"/>
                <w:right w:val="none" w:sz="0" w:space="0" w:color="auto"/>
              </w:divBdr>
            </w:div>
            <w:div w:id="363287340">
              <w:marLeft w:val="0"/>
              <w:marRight w:val="0"/>
              <w:marTop w:val="0"/>
              <w:marBottom w:val="0"/>
              <w:divBdr>
                <w:top w:val="none" w:sz="0" w:space="0" w:color="auto"/>
                <w:left w:val="none" w:sz="0" w:space="0" w:color="auto"/>
                <w:bottom w:val="none" w:sz="0" w:space="0" w:color="auto"/>
                <w:right w:val="none" w:sz="0" w:space="0" w:color="auto"/>
              </w:divBdr>
            </w:div>
            <w:div w:id="1857109835">
              <w:marLeft w:val="0"/>
              <w:marRight w:val="0"/>
              <w:marTop w:val="0"/>
              <w:marBottom w:val="0"/>
              <w:divBdr>
                <w:top w:val="none" w:sz="0" w:space="0" w:color="auto"/>
                <w:left w:val="none" w:sz="0" w:space="0" w:color="auto"/>
                <w:bottom w:val="none" w:sz="0" w:space="0" w:color="auto"/>
                <w:right w:val="none" w:sz="0" w:space="0" w:color="auto"/>
              </w:divBdr>
            </w:div>
            <w:div w:id="755174330">
              <w:marLeft w:val="0"/>
              <w:marRight w:val="0"/>
              <w:marTop w:val="0"/>
              <w:marBottom w:val="0"/>
              <w:divBdr>
                <w:top w:val="none" w:sz="0" w:space="0" w:color="auto"/>
                <w:left w:val="none" w:sz="0" w:space="0" w:color="auto"/>
                <w:bottom w:val="none" w:sz="0" w:space="0" w:color="auto"/>
                <w:right w:val="none" w:sz="0" w:space="0" w:color="auto"/>
              </w:divBdr>
            </w:div>
            <w:div w:id="1674719868">
              <w:marLeft w:val="0"/>
              <w:marRight w:val="0"/>
              <w:marTop w:val="0"/>
              <w:marBottom w:val="0"/>
              <w:divBdr>
                <w:top w:val="none" w:sz="0" w:space="0" w:color="auto"/>
                <w:left w:val="none" w:sz="0" w:space="0" w:color="auto"/>
                <w:bottom w:val="none" w:sz="0" w:space="0" w:color="auto"/>
                <w:right w:val="none" w:sz="0" w:space="0" w:color="auto"/>
              </w:divBdr>
            </w:div>
            <w:div w:id="1406411401">
              <w:marLeft w:val="0"/>
              <w:marRight w:val="0"/>
              <w:marTop w:val="0"/>
              <w:marBottom w:val="0"/>
              <w:divBdr>
                <w:top w:val="none" w:sz="0" w:space="0" w:color="auto"/>
                <w:left w:val="none" w:sz="0" w:space="0" w:color="auto"/>
                <w:bottom w:val="none" w:sz="0" w:space="0" w:color="auto"/>
                <w:right w:val="none" w:sz="0" w:space="0" w:color="auto"/>
              </w:divBdr>
            </w:div>
            <w:div w:id="1836341390">
              <w:marLeft w:val="0"/>
              <w:marRight w:val="0"/>
              <w:marTop w:val="0"/>
              <w:marBottom w:val="0"/>
              <w:divBdr>
                <w:top w:val="none" w:sz="0" w:space="0" w:color="auto"/>
                <w:left w:val="none" w:sz="0" w:space="0" w:color="auto"/>
                <w:bottom w:val="none" w:sz="0" w:space="0" w:color="auto"/>
                <w:right w:val="none" w:sz="0" w:space="0" w:color="auto"/>
              </w:divBdr>
            </w:div>
            <w:div w:id="1805464206">
              <w:marLeft w:val="0"/>
              <w:marRight w:val="0"/>
              <w:marTop w:val="0"/>
              <w:marBottom w:val="0"/>
              <w:divBdr>
                <w:top w:val="none" w:sz="0" w:space="0" w:color="auto"/>
                <w:left w:val="none" w:sz="0" w:space="0" w:color="auto"/>
                <w:bottom w:val="none" w:sz="0" w:space="0" w:color="auto"/>
                <w:right w:val="none" w:sz="0" w:space="0" w:color="auto"/>
              </w:divBdr>
            </w:div>
            <w:div w:id="264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9769">
      <w:bodyDiv w:val="1"/>
      <w:marLeft w:val="0"/>
      <w:marRight w:val="0"/>
      <w:marTop w:val="0"/>
      <w:marBottom w:val="0"/>
      <w:divBdr>
        <w:top w:val="none" w:sz="0" w:space="0" w:color="auto"/>
        <w:left w:val="none" w:sz="0" w:space="0" w:color="auto"/>
        <w:bottom w:val="none" w:sz="0" w:space="0" w:color="auto"/>
        <w:right w:val="none" w:sz="0" w:space="0" w:color="auto"/>
      </w:divBdr>
    </w:div>
    <w:div w:id="1293437160">
      <w:bodyDiv w:val="1"/>
      <w:marLeft w:val="0"/>
      <w:marRight w:val="0"/>
      <w:marTop w:val="0"/>
      <w:marBottom w:val="0"/>
      <w:divBdr>
        <w:top w:val="none" w:sz="0" w:space="0" w:color="auto"/>
        <w:left w:val="none" w:sz="0" w:space="0" w:color="auto"/>
        <w:bottom w:val="none" w:sz="0" w:space="0" w:color="auto"/>
        <w:right w:val="none" w:sz="0" w:space="0" w:color="auto"/>
      </w:divBdr>
    </w:div>
    <w:div w:id="1295674698">
      <w:bodyDiv w:val="1"/>
      <w:marLeft w:val="0"/>
      <w:marRight w:val="0"/>
      <w:marTop w:val="0"/>
      <w:marBottom w:val="0"/>
      <w:divBdr>
        <w:top w:val="none" w:sz="0" w:space="0" w:color="auto"/>
        <w:left w:val="none" w:sz="0" w:space="0" w:color="auto"/>
        <w:bottom w:val="none" w:sz="0" w:space="0" w:color="auto"/>
        <w:right w:val="none" w:sz="0" w:space="0" w:color="auto"/>
      </w:divBdr>
    </w:div>
    <w:div w:id="1301420437">
      <w:bodyDiv w:val="1"/>
      <w:marLeft w:val="0"/>
      <w:marRight w:val="0"/>
      <w:marTop w:val="0"/>
      <w:marBottom w:val="0"/>
      <w:divBdr>
        <w:top w:val="none" w:sz="0" w:space="0" w:color="auto"/>
        <w:left w:val="none" w:sz="0" w:space="0" w:color="auto"/>
        <w:bottom w:val="none" w:sz="0" w:space="0" w:color="auto"/>
        <w:right w:val="none" w:sz="0" w:space="0" w:color="auto"/>
      </w:divBdr>
      <w:divsChild>
        <w:div w:id="1978606089">
          <w:marLeft w:val="0"/>
          <w:marRight w:val="0"/>
          <w:marTop w:val="0"/>
          <w:marBottom w:val="0"/>
          <w:divBdr>
            <w:top w:val="none" w:sz="0" w:space="0" w:color="auto"/>
            <w:left w:val="none" w:sz="0" w:space="0" w:color="auto"/>
            <w:bottom w:val="none" w:sz="0" w:space="0" w:color="auto"/>
            <w:right w:val="none" w:sz="0" w:space="0" w:color="auto"/>
          </w:divBdr>
          <w:divsChild>
            <w:div w:id="1510483723">
              <w:marLeft w:val="0"/>
              <w:marRight w:val="0"/>
              <w:marTop w:val="0"/>
              <w:marBottom w:val="0"/>
              <w:divBdr>
                <w:top w:val="none" w:sz="0" w:space="0" w:color="auto"/>
                <w:left w:val="none" w:sz="0" w:space="0" w:color="auto"/>
                <w:bottom w:val="none" w:sz="0" w:space="0" w:color="auto"/>
                <w:right w:val="none" w:sz="0" w:space="0" w:color="auto"/>
              </w:divBdr>
            </w:div>
            <w:div w:id="1697465208">
              <w:marLeft w:val="0"/>
              <w:marRight w:val="0"/>
              <w:marTop w:val="0"/>
              <w:marBottom w:val="0"/>
              <w:divBdr>
                <w:top w:val="none" w:sz="0" w:space="0" w:color="auto"/>
                <w:left w:val="none" w:sz="0" w:space="0" w:color="auto"/>
                <w:bottom w:val="none" w:sz="0" w:space="0" w:color="auto"/>
                <w:right w:val="none" w:sz="0" w:space="0" w:color="auto"/>
              </w:divBdr>
            </w:div>
            <w:div w:id="1885171102">
              <w:marLeft w:val="0"/>
              <w:marRight w:val="0"/>
              <w:marTop w:val="0"/>
              <w:marBottom w:val="0"/>
              <w:divBdr>
                <w:top w:val="none" w:sz="0" w:space="0" w:color="auto"/>
                <w:left w:val="none" w:sz="0" w:space="0" w:color="auto"/>
                <w:bottom w:val="none" w:sz="0" w:space="0" w:color="auto"/>
                <w:right w:val="none" w:sz="0" w:space="0" w:color="auto"/>
              </w:divBdr>
            </w:div>
            <w:div w:id="2140299277">
              <w:marLeft w:val="0"/>
              <w:marRight w:val="0"/>
              <w:marTop w:val="0"/>
              <w:marBottom w:val="0"/>
              <w:divBdr>
                <w:top w:val="none" w:sz="0" w:space="0" w:color="auto"/>
                <w:left w:val="none" w:sz="0" w:space="0" w:color="auto"/>
                <w:bottom w:val="none" w:sz="0" w:space="0" w:color="auto"/>
                <w:right w:val="none" w:sz="0" w:space="0" w:color="auto"/>
              </w:divBdr>
            </w:div>
            <w:div w:id="1867789356">
              <w:marLeft w:val="0"/>
              <w:marRight w:val="0"/>
              <w:marTop w:val="0"/>
              <w:marBottom w:val="0"/>
              <w:divBdr>
                <w:top w:val="none" w:sz="0" w:space="0" w:color="auto"/>
                <w:left w:val="none" w:sz="0" w:space="0" w:color="auto"/>
                <w:bottom w:val="none" w:sz="0" w:space="0" w:color="auto"/>
                <w:right w:val="none" w:sz="0" w:space="0" w:color="auto"/>
              </w:divBdr>
            </w:div>
            <w:div w:id="402458102">
              <w:marLeft w:val="0"/>
              <w:marRight w:val="0"/>
              <w:marTop w:val="0"/>
              <w:marBottom w:val="0"/>
              <w:divBdr>
                <w:top w:val="none" w:sz="0" w:space="0" w:color="auto"/>
                <w:left w:val="none" w:sz="0" w:space="0" w:color="auto"/>
                <w:bottom w:val="none" w:sz="0" w:space="0" w:color="auto"/>
                <w:right w:val="none" w:sz="0" w:space="0" w:color="auto"/>
              </w:divBdr>
            </w:div>
            <w:div w:id="1077482139">
              <w:marLeft w:val="0"/>
              <w:marRight w:val="0"/>
              <w:marTop w:val="0"/>
              <w:marBottom w:val="0"/>
              <w:divBdr>
                <w:top w:val="none" w:sz="0" w:space="0" w:color="auto"/>
                <w:left w:val="none" w:sz="0" w:space="0" w:color="auto"/>
                <w:bottom w:val="none" w:sz="0" w:space="0" w:color="auto"/>
                <w:right w:val="none" w:sz="0" w:space="0" w:color="auto"/>
              </w:divBdr>
            </w:div>
            <w:div w:id="1173912488">
              <w:marLeft w:val="0"/>
              <w:marRight w:val="0"/>
              <w:marTop w:val="0"/>
              <w:marBottom w:val="0"/>
              <w:divBdr>
                <w:top w:val="none" w:sz="0" w:space="0" w:color="auto"/>
                <w:left w:val="none" w:sz="0" w:space="0" w:color="auto"/>
                <w:bottom w:val="none" w:sz="0" w:space="0" w:color="auto"/>
                <w:right w:val="none" w:sz="0" w:space="0" w:color="auto"/>
              </w:divBdr>
            </w:div>
            <w:div w:id="104423468">
              <w:marLeft w:val="0"/>
              <w:marRight w:val="0"/>
              <w:marTop w:val="0"/>
              <w:marBottom w:val="0"/>
              <w:divBdr>
                <w:top w:val="none" w:sz="0" w:space="0" w:color="auto"/>
                <w:left w:val="none" w:sz="0" w:space="0" w:color="auto"/>
                <w:bottom w:val="none" w:sz="0" w:space="0" w:color="auto"/>
                <w:right w:val="none" w:sz="0" w:space="0" w:color="auto"/>
              </w:divBdr>
            </w:div>
            <w:div w:id="542520177">
              <w:marLeft w:val="0"/>
              <w:marRight w:val="0"/>
              <w:marTop w:val="0"/>
              <w:marBottom w:val="0"/>
              <w:divBdr>
                <w:top w:val="none" w:sz="0" w:space="0" w:color="auto"/>
                <w:left w:val="none" w:sz="0" w:space="0" w:color="auto"/>
                <w:bottom w:val="none" w:sz="0" w:space="0" w:color="auto"/>
                <w:right w:val="none" w:sz="0" w:space="0" w:color="auto"/>
              </w:divBdr>
            </w:div>
            <w:div w:id="301274011">
              <w:marLeft w:val="0"/>
              <w:marRight w:val="0"/>
              <w:marTop w:val="0"/>
              <w:marBottom w:val="0"/>
              <w:divBdr>
                <w:top w:val="none" w:sz="0" w:space="0" w:color="auto"/>
                <w:left w:val="none" w:sz="0" w:space="0" w:color="auto"/>
                <w:bottom w:val="none" w:sz="0" w:space="0" w:color="auto"/>
                <w:right w:val="none" w:sz="0" w:space="0" w:color="auto"/>
              </w:divBdr>
            </w:div>
            <w:div w:id="897010837">
              <w:marLeft w:val="0"/>
              <w:marRight w:val="0"/>
              <w:marTop w:val="0"/>
              <w:marBottom w:val="0"/>
              <w:divBdr>
                <w:top w:val="none" w:sz="0" w:space="0" w:color="auto"/>
                <w:left w:val="none" w:sz="0" w:space="0" w:color="auto"/>
                <w:bottom w:val="none" w:sz="0" w:space="0" w:color="auto"/>
                <w:right w:val="none" w:sz="0" w:space="0" w:color="auto"/>
              </w:divBdr>
            </w:div>
            <w:div w:id="2104179942">
              <w:marLeft w:val="0"/>
              <w:marRight w:val="0"/>
              <w:marTop w:val="0"/>
              <w:marBottom w:val="0"/>
              <w:divBdr>
                <w:top w:val="none" w:sz="0" w:space="0" w:color="auto"/>
                <w:left w:val="none" w:sz="0" w:space="0" w:color="auto"/>
                <w:bottom w:val="none" w:sz="0" w:space="0" w:color="auto"/>
                <w:right w:val="none" w:sz="0" w:space="0" w:color="auto"/>
              </w:divBdr>
            </w:div>
            <w:div w:id="1433281092">
              <w:marLeft w:val="0"/>
              <w:marRight w:val="0"/>
              <w:marTop w:val="0"/>
              <w:marBottom w:val="0"/>
              <w:divBdr>
                <w:top w:val="none" w:sz="0" w:space="0" w:color="auto"/>
                <w:left w:val="none" w:sz="0" w:space="0" w:color="auto"/>
                <w:bottom w:val="none" w:sz="0" w:space="0" w:color="auto"/>
                <w:right w:val="none" w:sz="0" w:space="0" w:color="auto"/>
              </w:divBdr>
            </w:div>
            <w:div w:id="198902056">
              <w:marLeft w:val="0"/>
              <w:marRight w:val="0"/>
              <w:marTop w:val="0"/>
              <w:marBottom w:val="0"/>
              <w:divBdr>
                <w:top w:val="none" w:sz="0" w:space="0" w:color="auto"/>
                <w:left w:val="none" w:sz="0" w:space="0" w:color="auto"/>
                <w:bottom w:val="none" w:sz="0" w:space="0" w:color="auto"/>
                <w:right w:val="none" w:sz="0" w:space="0" w:color="auto"/>
              </w:divBdr>
            </w:div>
            <w:div w:id="1984506185">
              <w:marLeft w:val="0"/>
              <w:marRight w:val="0"/>
              <w:marTop w:val="0"/>
              <w:marBottom w:val="0"/>
              <w:divBdr>
                <w:top w:val="none" w:sz="0" w:space="0" w:color="auto"/>
                <w:left w:val="none" w:sz="0" w:space="0" w:color="auto"/>
                <w:bottom w:val="none" w:sz="0" w:space="0" w:color="auto"/>
                <w:right w:val="none" w:sz="0" w:space="0" w:color="auto"/>
              </w:divBdr>
            </w:div>
            <w:div w:id="1677490104">
              <w:marLeft w:val="0"/>
              <w:marRight w:val="0"/>
              <w:marTop w:val="0"/>
              <w:marBottom w:val="0"/>
              <w:divBdr>
                <w:top w:val="none" w:sz="0" w:space="0" w:color="auto"/>
                <w:left w:val="none" w:sz="0" w:space="0" w:color="auto"/>
                <w:bottom w:val="none" w:sz="0" w:space="0" w:color="auto"/>
                <w:right w:val="none" w:sz="0" w:space="0" w:color="auto"/>
              </w:divBdr>
            </w:div>
            <w:div w:id="2071683650">
              <w:marLeft w:val="0"/>
              <w:marRight w:val="0"/>
              <w:marTop w:val="0"/>
              <w:marBottom w:val="0"/>
              <w:divBdr>
                <w:top w:val="none" w:sz="0" w:space="0" w:color="auto"/>
                <w:left w:val="none" w:sz="0" w:space="0" w:color="auto"/>
                <w:bottom w:val="none" w:sz="0" w:space="0" w:color="auto"/>
                <w:right w:val="none" w:sz="0" w:space="0" w:color="auto"/>
              </w:divBdr>
            </w:div>
            <w:div w:id="715396768">
              <w:marLeft w:val="0"/>
              <w:marRight w:val="0"/>
              <w:marTop w:val="0"/>
              <w:marBottom w:val="0"/>
              <w:divBdr>
                <w:top w:val="none" w:sz="0" w:space="0" w:color="auto"/>
                <w:left w:val="none" w:sz="0" w:space="0" w:color="auto"/>
                <w:bottom w:val="none" w:sz="0" w:space="0" w:color="auto"/>
                <w:right w:val="none" w:sz="0" w:space="0" w:color="auto"/>
              </w:divBdr>
            </w:div>
            <w:div w:id="2076930205">
              <w:marLeft w:val="0"/>
              <w:marRight w:val="0"/>
              <w:marTop w:val="0"/>
              <w:marBottom w:val="0"/>
              <w:divBdr>
                <w:top w:val="none" w:sz="0" w:space="0" w:color="auto"/>
                <w:left w:val="none" w:sz="0" w:space="0" w:color="auto"/>
                <w:bottom w:val="none" w:sz="0" w:space="0" w:color="auto"/>
                <w:right w:val="none" w:sz="0" w:space="0" w:color="auto"/>
              </w:divBdr>
            </w:div>
            <w:div w:id="1714698210">
              <w:marLeft w:val="0"/>
              <w:marRight w:val="0"/>
              <w:marTop w:val="0"/>
              <w:marBottom w:val="0"/>
              <w:divBdr>
                <w:top w:val="none" w:sz="0" w:space="0" w:color="auto"/>
                <w:left w:val="none" w:sz="0" w:space="0" w:color="auto"/>
                <w:bottom w:val="none" w:sz="0" w:space="0" w:color="auto"/>
                <w:right w:val="none" w:sz="0" w:space="0" w:color="auto"/>
              </w:divBdr>
            </w:div>
            <w:div w:id="2064862157">
              <w:marLeft w:val="0"/>
              <w:marRight w:val="0"/>
              <w:marTop w:val="0"/>
              <w:marBottom w:val="0"/>
              <w:divBdr>
                <w:top w:val="none" w:sz="0" w:space="0" w:color="auto"/>
                <w:left w:val="none" w:sz="0" w:space="0" w:color="auto"/>
                <w:bottom w:val="none" w:sz="0" w:space="0" w:color="auto"/>
                <w:right w:val="none" w:sz="0" w:space="0" w:color="auto"/>
              </w:divBdr>
            </w:div>
            <w:div w:id="269823248">
              <w:marLeft w:val="0"/>
              <w:marRight w:val="0"/>
              <w:marTop w:val="0"/>
              <w:marBottom w:val="0"/>
              <w:divBdr>
                <w:top w:val="none" w:sz="0" w:space="0" w:color="auto"/>
                <w:left w:val="none" w:sz="0" w:space="0" w:color="auto"/>
                <w:bottom w:val="none" w:sz="0" w:space="0" w:color="auto"/>
                <w:right w:val="none" w:sz="0" w:space="0" w:color="auto"/>
              </w:divBdr>
            </w:div>
            <w:div w:id="17218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624">
      <w:bodyDiv w:val="1"/>
      <w:marLeft w:val="0"/>
      <w:marRight w:val="0"/>
      <w:marTop w:val="0"/>
      <w:marBottom w:val="0"/>
      <w:divBdr>
        <w:top w:val="none" w:sz="0" w:space="0" w:color="auto"/>
        <w:left w:val="none" w:sz="0" w:space="0" w:color="auto"/>
        <w:bottom w:val="none" w:sz="0" w:space="0" w:color="auto"/>
        <w:right w:val="none" w:sz="0" w:space="0" w:color="auto"/>
      </w:divBdr>
    </w:div>
    <w:div w:id="1314290771">
      <w:bodyDiv w:val="1"/>
      <w:marLeft w:val="0"/>
      <w:marRight w:val="0"/>
      <w:marTop w:val="0"/>
      <w:marBottom w:val="0"/>
      <w:divBdr>
        <w:top w:val="none" w:sz="0" w:space="0" w:color="auto"/>
        <w:left w:val="none" w:sz="0" w:space="0" w:color="auto"/>
        <w:bottom w:val="none" w:sz="0" w:space="0" w:color="auto"/>
        <w:right w:val="none" w:sz="0" w:space="0" w:color="auto"/>
      </w:divBdr>
    </w:div>
    <w:div w:id="1322343895">
      <w:bodyDiv w:val="1"/>
      <w:marLeft w:val="0"/>
      <w:marRight w:val="0"/>
      <w:marTop w:val="0"/>
      <w:marBottom w:val="0"/>
      <w:divBdr>
        <w:top w:val="none" w:sz="0" w:space="0" w:color="auto"/>
        <w:left w:val="none" w:sz="0" w:space="0" w:color="auto"/>
        <w:bottom w:val="none" w:sz="0" w:space="0" w:color="auto"/>
        <w:right w:val="none" w:sz="0" w:space="0" w:color="auto"/>
      </w:divBdr>
    </w:div>
    <w:div w:id="1338462988">
      <w:bodyDiv w:val="1"/>
      <w:marLeft w:val="0"/>
      <w:marRight w:val="0"/>
      <w:marTop w:val="0"/>
      <w:marBottom w:val="0"/>
      <w:divBdr>
        <w:top w:val="none" w:sz="0" w:space="0" w:color="auto"/>
        <w:left w:val="none" w:sz="0" w:space="0" w:color="auto"/>
        <w:bottom w:val="none" w:sz="0" w:space="0" w:color="auto"/>
        <w:right w:val="none" w:sz="0" w:space="0" w:color="auto"/>
      </w:divBdr>
      <w:divsChild>
        <w:div w:id="723721186">
          <w:marLeft w:val="0"/>
          <w:marRight w:val="0"/>
          <w:marTop w:val="0"/>
          <w:marBottom w:val="0"/>
          <w:divBdr>
            <w:top w:val="none" w:sz="0" w:space="0" w:color="auto"/>
            <w:left w:val="none" w:sz="0" w:space="0" w:color="auto"/>
            <w:bottom w:val="none" w:sz="0" w:space="0" w:color="auto"/>
            <w:right w:val="none" w:sz="0" w:space="0" w:color="auto"/>
          </w:divBdr>
          <w:divsChild>
            <w:div w:id="165678398">
              <w:marLeft w:val="0"/>
              <w:marRight w:val="0"/>
              <w:marTop w:val="0"/>
              <w:marBottom w:val="0"/>
              <w:divBdr>
                <w:top w:val="none" w:sz="0" w:space="0" w:color="auto"/>
                <w:left w:val="none" w:sz="0" w:space="0" w:color="auto"/>
                <w:bottom w:val="none" w:sz="0" w:space="0" w:color="auto"/>
                <w:right w:val="none" w:sz="0" w:space="0" w:color="auto"/>
              </w:divBdr>
            </w:div>
            <w:div w:id="30035833">
              <w:marLeft w:val="0"/>
              <w:marRight w:val="0"/>
              <w:marTop w:val="0"/>
              <w:marBottom w:val="0"/>
              <w:divBdr>
                <w:top w:val="none" w:sz="0" w:space="0" w:color="auto"/>
                <w:left w:val="none" w:sz="0" w:space="0" w:color="auto"/>
                <w:bottom w:val="none" w:sz="0" w:space="0" w:color="auto"/>
                <w:right w:val="none" w:sz="0" w:space="0" w:color="auto"/>
              </w:divBdr>
            </w:div>
            <w:div w:id="1982541892">
              <w:marLeft w:val="0"/>
              <w:marRight w:val="0"/>
              <w:marTop w:val="0"/>
              <w:marBottom w:val="0"/>
              <w:divBdr>
                <w:top w:val="none" w:sz="0" w:space="0" w:color="auto"/>
                <w:left w:val="none" w:sz="0" w:space="0" w:color="auto"/>
                <w:bottom w:val="none" w:sz="0" w:space="0" w:color="auto"/>
                <w:right w:val="none" w:sz="0" w:space="0" w:color="auto"/>
              </w:divBdr>
            </w:div>
            <w:div w:id="955524728">
              <w:marLeft w:val="0"/>
              <w:marRight w:val="0"/>
              <w:marTop w:val="0"/>
              <w:marBottom w:val="0"/>
              <w:divBdr>
                <w:top w:val="none" w:sz="0" w:space="0" w:color="auto"/>
                <w:left w:val="none" w:sz="0" w:space="0" w:color="auto"/>
                <w:bottom w:val="none" w:sz="0" w:space="0" w:color="auto"/>
                <w:right w:val="none" w:sz="0" w:space="0" w:color="auto"/>
              </w:divBdr>
            </w:div>
            <w:div w:id="1422606608">
              <w:marLeft w:val="0"/>
              <w:marRight w:val="0"/>
              <w:marTop w:val="0"/>
              <w:marBottom w:val="0"/>
              <w:divBdr>
                <w:top w:val="none" w:sz="0" w:space="0" w:color="auto"/>
                <w:left w:val="none" w:sz="0" w:space="0" w:color="auto"/>
                <w:bottom w:val="none" w:sz="0" w:space="0" w:color="auto"/>
                <w:right w:val="none" w:sz="0" w:space="0" w:color="auto"/>
              </w:divBdr>
            </w:div>
            <w:div w:id="507714659">
              <w:marLeft w:val="0"/>
              <w:marRight w:val="0"/>
              <w:marTop w:val="0"/>
              <w:marBottom w:val="0"/>
              <w:divBdr>
                <w:top w:val="none" w:sz="0" w:space="0" w:color="auto"/>
                <w:left w:val="none" w:sz="0" w:space="0" w:color="auto"/>
                <w:bottom w:val="none" w:sz="0" w:space="0" w:color="auto"/>
                <w:right w:val="none" w:sz="0" w:space="0" w:color="auto"/>
              </w:divBdr>
            </w:div>
            <w:div w:id="34232904">
              <w:marLeft w:val="0"/>
              <w:marRight w:val="0"/>
              <w:marTop w:val="0"/>
              <w:marBottom w:val="0"/>
              <w:divBdr>
                <w:top w:val="none" w:sz="0" w:space="0" w:color="auto"/>
                <w:left w:val="none" w:sz="0" w:space="0" w:color="auto"/>
                <w:bottom w:val="none" w:sz="0" w:space="0" w:color="auto"/>
                <w:right w:val="none" w:sz="0" w:space="0" w:color="auto"/>
              </w:divBdr>
            </w:div>
            <w:div w:id="604727934">
              <w:marLeft w:val="0"/>
              <w:marRight w:val="0"/>
              <w:marTop w:val="0"/>
              <w:marBottom w:val="0"/>
              <w:divBdr>
                <w:top w:val="none" w:sz="0" w:space="0" w:color="auto"/>
                <w:left w:val="none" w:sz="0" w:space="0" w:color="auto"/>
                <w:bottom w:val="none" w:sz="0" w:space="0" w:color="auto"/>
                <w:right w:val="none" w:sz="0" w:space="0" w:color="auto"/>
              </w:divBdr>
            </w:div>
            <w:div w:id="55713827">
              <w:marLeft w:val="0"/>
              <w:marRight w:val="0"/>
              <w:marTop w:val="0"/>
              <w:marBottom w:val="0"/>
              <w:divBdr>
                <w:top w:val="none" w:sz="0" w:space="0" w:color="auto"/>
                <w:left w:val="none" w:sz="0" w:space="0" w:color="auto"/>
                <w:bottom w:val="none" w:sz="0" w:space="0" w:color="auto"/>
                <w:right w:val="none" w:sz="0" w:space="0" w:color="auto"/>
              </w:divBdr>
            </w:div>
            <w:div w:id="461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8193">
      <w:bodyDiv w:val="1"/>
      <w:marLeft w:val="0"/>
      <w:marRight w:val="0"/>
      <w:marTop w:val="0"/>
      <w:marBottom w:val="0"/>
      <w:divBdr>
        <w:top w:val="none" w:sz="0" w:space="0" w:color="auto"/>
        <w:left w:val="none" w:sz="0" w:space="0" w:color="auto"/>
        <w:bottom w:val="none" w:sz="0" w:space="0" w:color="auto"/>
        <w:right w:val="none" w:sz="0" w:space="0" w:color="auto"/>
      </w:divBdr>
    </w:div>
    <w:div w:id="1347051903">
      <w:bodyDiv w:val="1"/>
      <w:marLeft w:val="0"/>
      <w:marRight w:val="0"/>
      <w:marTop w:val="0"/>
      <w:marBottom w:val="0"/>
      <w:divBdr>
        <w:top w:val="none" w:sz="0" w:space="0" w:color="auto"/>
        <w:left w:val="none" w:sz="0" w:space="0" w:color="auto"/>
        <w:bottom w:val="none" w:sz="0" w:space="0" w:color="auto"/>
        <w:right w:val="none" w:sz="0" w:space="0" w:color="auto"/>
      </w:divBdr>
    </w:div>
    <w:div w:id="1364597027">
      <w:bodyDiv w:val="1"/>
      <w:marLeft w:val="0"/>
      <w:marRight w:val="0"/>
      <w:marTop w:val="0"/>
      <w:marBottom w:val="0"/>
      <w:divBdr>
        <w:top w:val="none" w:sz="0" w:space="0" w:color="auto"/>
        <w:left w:val="none" w:sz="0" w:space="0" w:color="auto"/>
        <w:bottom w:val="none" w:sz="0" w:space="0" w:color="auto"/>
        <w:right w:val="none" w:sz="0" w:space="0" w:color="auto"/>
      </w:divBdr>
    </w:div>
    <w:div w:id="1385713111">
      <w:bodyDiv w:val="1"/>
      <w:marLeft w:val="0"/>
      <w:marRight w:val="0"/>
      <w:marTop w:val="0"/>
      <w:marBottom w:val="0"/>
      <w:divBdr>
        <w:top w:val="none" w:sz="0" w:space="0" w:color="auto"/>
        <w:left w:val="none" w:sz="0" w:space="0" w:color="auto"/>
        <w:bottom w:val="none" w:sz="0" w:space="0" w:color="auto"/>
        <w:right w:val="none" w:sz="0" w:space="0" w:color="auto"/>
      </w:divBdr>
    </w:div>
    <w:div w:id="1388144979">
      <w:bodyDiv w:val="1"/>
      <w:marLeft w:val="0"/>
      <w:marRight w:val="0"/>
      <w:marTop w:val="0"/>
      <w:marBottom w:val="0"/>
      <w:divBdr>
        <w:top w:val="none" w:sz="0" w:space="0" w:color="auto"/>
        <w:left w:val="none" w:sz="0" w:space="0" w:color="auto"/>
        <w:bottom w:val="none" w:sz="0" w:space="0" w:color="auto"/>
        <w:right w:val="none" w:sz="0" w:space="0" w:color="auto"/>
      </w:divBdr>
    </w:div>
    <w:div w:id="1394621894">
      <w:bodyDiv w:val="1"/>
      <w:marLeft w:val="0"/>
      <w:marRight w:val="0"/>
      <w:marTop w:val="0"/>
      <w:marBottom w:val="0"/>
      <w:divBdr>
        <w:top w:val="none" w:sz="0" w:space="0" w:color="auto"/>
        <w:left w:val="none" w:sz="0" w:space="0" w:color="auto"/>
        <w:bottom w:val="none" w:sz="0" w:space="0" w:color="auto"/>
        <w:right w:val="none" w:sz="0" w:space="0" w:color="auto"/>
      </w:divBdr>
    </w:div>
    <w:div w:id="1396006710">
      <w:bodyDiv w:val="1"/>
      <w:marLeft w:val="0"/>
      <w:marRight w:val="0"/>
      <w:marTop w:val="0"/>
      <w:marBottom w:val="0"/>
      <w:divBdr>
        <w:top w:val="none" w:sz="0" w:space="0" w:color="auto"/>
        <w:left w:val="none" w:sz="0" w:space="0" w:color="auto"/>
        <w:bottom w:val="none" w:sz="0" w:space="0" w:color="auto"/>
        <w:right w:val="none" w:sz="0" w:space="0" w:color="auto"/>
      </w:divBdr>
    </w:div>
    <w:div w:id="1397506962">
      <w:bodyDiv w:val="1"/>
      <w:marLeft w:val="0"/>
      <w:marRight w:val="0"/>
      <w:marTop w:val="0"/>
      <w:marBottom w:val="0"/>
      <w:divBdr>
        <w:top w:val="none" w:sz="0" w:space="0" w:color="auto"/>
        <w:left w:val="none" w:sz="0" w:space="0" w:color="auto"/>
        <w:bottom w:val="none" w:sz="0" w:space="0" w:color="auto"/>
        <w:right w:val="none" w:sz="0" w:space="0" w:color="auto"/>
      </w:divBdr>
    </w:div>
    <w:div w:id="1413820835">
      <w:bodyDiv w:val="1"/>
      <w:marLeft w:val="0"/>
      <w:marRight w:val="0"/>
      <w:marTop w:val="0"/>
      <w:marBottom w:val="0"/>
      <w:divBdr>
        <w:top w:val="none" w:sz="0" w:space="0" w:color="auto"/>
        <w:left w:val="none" w:sz="0" w:space="0" w:color="auto"/>
        <w:bottom w:val="none" w:sz="0" w:space="0" w:color="auto"/>
        <w:right w:val="none" w:sz="0" w:space="0" w:color="auto"/>
      </w:divBdr>
    </w:div>
    <w:div w:id="1421246429">
      <w:bodyDiv w:val="1"/>
      <w:marLeft w:val="0"/>
      <w:marRight w:val="0"/>
      <w:marTop w:val="0"/>
      <w:marBottom w:val="0"/>
      <w:divBdr>
        <w:top w:val="none" w:sz="0" w:space="0" w:color="auto"/>
        <w:left w:val="none" w:sz="0" w:space="0" w:color="auto"/>
        <w:bottom w:val="none" w:sz="0" w:space="0" w:color="auto"/>
        <w:right w:val="none" w:sz="0" w:space="0" w:color="auto"/>
      </w:divBdr>
    </w:div>
    <w:div w:id="1430738797">
      <w:bodyDiv w:val="1"/>
      <w:marLeft w:val="0"/>
      <w:marRight w:val="0"/>
      <w:marTop w:val="0"/>
      <w:marBottom w:val="0"/>
      <w:divBdr>
        <w:top w:val="none" w:sz="0" w:space="0" w:color="auto"/>
        <w:left w:val="none" w:sz="0" w:space="0" w:color="auto"/>
        <w:bottom w:val="none" w:sz="0" w:space="0" w:color="auto"/>
        <w:right w:val="none" w:sz="0" w:space="0" w:color="auto"/>
      </w:divBdr>
    </w:div>
    <w:div w:id="1431049769">
      <w:bodyDiv w:val="1"/>
      <w:marLeft w:val="0"/>
      <w:marRight w:val="0"/>
      <w:marTop w:val="0"/>
      <w:marBottom w:val="0"/>
      <w:divBdr>
        <w:top w:val="none" w:sz="0" w:space="0" w:color="auto"/>
        <w:left w:val="none" w:sz="0" w:space="0" w:color="auto"/>
        <w:bottom w:val="none" w:sz="0" w:space="0" w:color="auto"/>
        <w:right w:val="none" w:sz="0" w:space="0" w:color="auto"/>
      </w:divBdr>
    </w:div>
    <w:div w:id="1435323909">
      <w:bodyDiv w:val="1"/>
      <w:marLeft w:val="0"/>
      <w:marRight w:val="0"/>
      <w:marTop w:val="0"/>
      <w:marBottom w:val="0"/>
      <w:divBdr>
        <w:top w:val="none" w:sz="0" w:space="0" w:color="auto"/>
        <w:left w:val="none" w:sz="0" w:space="0" w:color="auto"/>
        <w:bottom w:val="none" w:sz="0" w:space="0" w:color="auto"/>
        <w:right w:val="none" w:sz="0" w:space="0" w:color="auto"/>
      </w:divBdr>
    </w:div>
    <w:div w:id="1440758153">
      <w:bodyDiv w:val="1"/>
      <w:marLeft w:val="0"/>
      <w:marRight w:val="0"/>
      <w:marTop w:val="0"/>
      <w:marBottom w:val="0"/>
      <w:divBdr>
        <w:top w:val="none" w:sz="0" w:space="0" w:color="auto"/>
        <w:left w:val="none" w:sz="0" w:space="0" w:color="auto"/>
        <w:bottom w:val="none" w:sz="0" w:space="0" w:color="auto"/>
        <w:right w:val="none" w:sz="0" w:space="0" w:color="auto"/>
      </w:divBdr>
    </w:div>
    <w:div w:id="1472014057">
      <w:bodyDiv w:val="1"/>
      <w:marLeft w:val="0"/>
      <w:marRight w:val="0"/>
      <w:marTop w:val="0"/>
      <w:marBottom w:val="0"/>
      <w:divBdr>
        <w:top w:val="none" w:sz="0" w:space="0" w:color="auto"/>
        <w:left w:val="none" w:sz="0" w:space="0" w:color="auto"/>
        <w:bottom w:val="none" w:sz="0" w:space="0" w:color="auto"/>
        <w:right w:val="none" w:sz="0" w:space="0" w:color="auto"/>
      </w:divBdr>
    </w:div>
    <w:div w:id="1472944526">
      <w:bodyDiv w:val="1"/>
      <w:marLeft w:val="0"/>
      <w:marRight w:val="0"/>
      <w:marTop w:val="0"/>
      <w:marBottom w:val="0"/>
      <w:divBdr>
        <w:top w:val="none" w:sz="0" w:space="0" w:color="auto"/>
        <w:left w:val="none" w:sz="0" w:space="0" w:color="auto"/>
        <w:bottom w:val="none" w:sz="0" w:space="0" w:color="auto"/>
        <w:right w:val="none" w:sz="0" w:space="0" w:color="auto"/>
      </w:divBdr>
    </w:div>
    <w:div w:id="1476332940">
      <w:bodyDiv w:val="1"/>
      <w:marLeft w:val="0"/>
      <w:marRight w:val="0"/>
      <w:marTop w:val="0"/>
      <w:marBottom w:val="0"/>
      <w:divBdr>
        <w:top w:val="none" w:sz="0" w:space="0" w:color="auto"/>
        <w:left w:val="none" w:sz="0" w:space="0" w:color="auto"/>
        <w:bottom w:val="none" w:sz="0" w:space="0" w:color="auto"/>
        <w:right w:val="none" w:sz="0" w:space="0" w:color="auto"/>
      </w:divBdr>
    </w:div>
    <w:div w:id="1481115654">
      <w:bodyDiv w:val="1"/>
      <w:marLeft w:val="0"/>
      <w:marRight w:val="0"/>
      <w:marTop w:val="0"/>
      <w:marBottom w:val="0"/>
      <w:divBdr>
        <w:top w:val="none" w:sz="0" w:space="0" w:color="auto"/>
        <w:left w:val="none" w:sz="0" w:space="0" w:color="auto"/>
        <w:bottom w:val="none" w:sz="0" w:space="0" w:color="auto"/>
        <w:right w:val="none" w:sz="0" w:space="0" w:color="auto"/>
      </w:divBdr>
    </w:div>
    <w:div w:id="1496148019">
      <w:bodyDiv w:val="1"/>
      <w:marLeft w:val="0"/>
      <w:marRight w:val="0"/>
      <w:marTop w:val="0"/>
      <w:marBottom w:val="0"/>
      <w:divBdr>
        <w:top w:val="none" w:sz="0" w:space="0" w:color="auto"/>
        <w:left w:val="none" w:sz="0" w:space="0" w:color="auto"/>
        <w:bottom w:val="none" w:sz="0" w:space="0" w:color="auto"/>
        <w:right w:val="none" w:sz="0" w:space="0" w:color="auto"/>
      </w:divBdr>
      <w:divsChild>
        <w:div w:id="1907960006">
          <w:marLeft w:val="0"/>
          <w:marRight w:val="0"/>
          <w:marTop w:val="0"/>
          <w:marBottom w:val="0"/>
          <w:divBdr>
            <w:top w:val="none" w:sz="0" w:space="0" w:color="auto"/>
            <w:left w:val="none" w:sz="0" w:space="0" w:color="auto"/>
            <w:bottom w:val="none" w:sz="0" w:space="0" w:color="auto"/>
            <w:right w:val="none" w:sz="0" w:space="0" w:color="auto"/>
          </w:divBdr>
          <w:divsChild>
            <w:div w:id="1024752028">
              <w:marLeft w:val="0"/>
              <w:marRight w:val="0"/>
              <w:marTop w:val="0"/>
              <w:marBottom w:val="0"/>
              <w:divBdr>
                <w:top w:val="none" w:sz="0" w:space="0" w:color="auto"/>
                <w:left w:val="none" w:sz="0" w:space="0" w:color="auto"/>
                <w:bottom w:val="none" w:sz="0" w:space="0" w:color="auto"/>
                <w:right w:val="none" w:sz="0" w:space="0" w:color="auto"/>
              </w:divBdr>
            </w:div>
            <w:div w:id="2116511058">
              <w:marLeft w:val="0"/>
              <w:marRight w:val="0"/>
              <w:marTop w:val="0"/>
              <w:marBottom w:val="0"/>
              <w:divBdr>
                <w:top w:val="none" w:sz="0" w:space="0" w:color="auto"/>
                <w:left w:val="none" w:sz="0" w:space="0" w:color="auto"/>
                <w:bottom w:val="none" w:sz="0" w:space="0" w:color="auto"/>
                <w:right w:val="none" w:sz="0" w:space="0" w:color="auto"/>
              </w:divBdr>
            </w:div>
            <w:div w:id="386878313">
              <w:marLeft w:val="0"/>
              <w:marRight w:val="0"/>
              <w:marTop w:val="0"/>
              <w:marBottom w:val="0"/>
              <w:divBdr>
                <w:top w:val="none" w:sz="0" w:space="0" w:color="auto"/>
                <w:left w:val="none" w:sz="0" w:space="0" w:color="auto"/>
                <w:bottom w:val="none" w:sz="0" w:space="0" w:color="auto"/>
                <w:right w:val="none" w:sz="0" w:space="0" w:color="auto"/>
              </w:divBdr>
            </w:div>
            <w:div w:id="447359602">
              <w:marLeft w:val="0"/>
              <w:marRight w:val="0"/>
              <w:marTop w:val="0"/>
              <w:marBottom w:val="0"/>
              <w:divBdr>
                <w:top w:val="none" w:sz="0" w:space="0" w:color="auto"/>
                <w:left w:val="none" w:sz="0" w:space="0" w:color="auto"/>
                <w:bottom w:val="none" w:sz="0" w:space="0" w:color="auto"/>
                <w:right w:val="none" w:sz="0" w:space="0" w:color="auto"/>
              </w:divBdr>
            </w:div>
            <w:div w:id="2062512567">
              <w:marLeft w:val="0"/>
              <w:marRight w:val="0"/>
              <w:marTop w:val="0"/>
              <w:marBottom w:val="0"/>
              <w:divBdr>
                <w:top w:val="none" w:sz="0" w:space="0" w:color="auto"/>
                <w:left w:val="none" w:sz="0" w:space="0" w:color="auto"/>
                <w:bottom w:val="none" w:sz="0" w:space="0" w:color="auto"/>
                <w:right w:val="none" w:sz="0" w:space="0" w:color="auto"/>
              </w:divBdr>
            </w:div>
            <w:div w:id="873882470">
              <w:marLeft w:val="0"/>
              <w:marRight w:val="0"/>
              <w:marTop w:val="0"/>
              <w:marBottom w:val="0"/>
              <w:divBdr>
                <w:top w:val="none" w:sz="0" w:space="0" w:color="auto"/>
                <w:left w:val="none" w:sz="0" w:space="0" w:color="auto"/>
                <w:bottom w:val="none" w:sz="0" w:space="0" w:color="auto"/>
                <w:right w:val="none" w:sz="0" w:space="0" w:color="auto"/>
              </w:divBdr>
            </w:div>
            <w:div w:id="1481582936">
              <w:marLeft w:val="0"/>
              <w:marRight w:val="0"/>
              <w:marTop w:val="0"/>
              <w:marBottom w:val="0"/>
              <w:divBdr>
                <w:top w:val="none" w:sz="0" w:space="0" w:color="auto"/>
                <w:left w:val="none" w:sz="0" w:space="0" w:color="auto"/>
                <w:bottom w:val="none" w:sz="0" w:space="0" w:color="auto"/>
                <w:right w:val="none" w:sz="0" w:space="0" w:color="auto"/>
              </w:divBdr>
            </w:div>
            <w:div w:id="605700696">
              <w:marLeft w:val="0"/>
              <w:marRight w:val="0"/>
              <w:marTop w:val="0"/>
              <w:marBottom w:val="0"/>
              <w:divBdr>
                <w:top w:val="none" w:sz="0" w:space="0" w:color="auto"/>
                <w:left w:val="none" w:sz="0" w:space="0" w:color="auto"/>
                <w:bottom w:val="none" w:sz="0" w:space="0" w:color="auto"/>
                <w:right w:val="none" w:sz="0" w:space="0" w:color="auto"/>
              </w:divBdr>
            </w:div>
            <w:div w:id="1439058090">
              <w:marLeft w:val="0"/>
              <w:marRight w:val="0"/>
              <w:marTop w:val="0"/>
              <w:marBottom w:val="0"/>
              <w:divBdr>
                <w:top w:val="none" w:sz="0" w:space="0" w:color="auto"/>
                <w:left w:val="none" w:sz="0" w:space="0" w:color="auto"/>
                <w:bottom w:val="none" w:sz="0" w:space="0" w:color="auto"/>
                <w:right w:val="none" w:sz="0" w:space="0" w:color="auto"/>
              </w:divBdr>
            </w:div>
            <w:div w:id="1003124228">
              <w:marLeft w:val="0"/>
              <w:marRight w:val="0"/>
              <w:marTop w:val="0"/>
              <w:marBottom w:val="0"/>
              <w:divBdr>
                <w:top w:val="none" w:sz="0" w:space="0" w:color="auto"/>
                <w:left w:val="none" w:sz="0" w:space="0" w:color="auto"/>
                <w:bottom w:val="none" w:sz="0" w:space="0" w:color="auto"/>
                <w:right w:val="none" w:sz="0" w:space="0" w:color="auto"/>
              </w:divBdr>
            </w:div>
            <w:div w:id="784545632">
              <w:marLeft w:val="0"/>
              <w:marRight w:val="0"/>
              <w:marTop w:val="0"/>
              <w:marBottom w:val="0"/>
              <w:divBdr>
                <w:top w:val="none" w:sz="0" w:space="0" w:color="auto"/>
                <w:left w:val="none" w:sz="0" w:space="0" w:color="auto"/>
                <w:bottom w:val="none" w:sz="0" w:space="0" w:color="auto"/>
                <w:right w:val="none" w:sz="0" w:space="0" w:color="auto"/>
              </w:divBdr>
            </w:div>
            <w:div w:id="1927033480">
              <w:marLeft w:val="0"/>
              <w:marRight w:val="0"/>
              <w:marTop w:val="0"/>
              <w:marBottom w:val="0"/>
              <w:divBdr>
                <w:top w:val="none" w:sz="0" w:space="0" w:color="auto"/>
                <w:left w:val="none" w:sz="0" w:space="0" w:color="auto"/>
                <w:bottom w:val="none" w:sz="0" w:space="0" w:color="auto"/>
                <w:right w:val="none" w:sz="0" w:space="0" w:color="auto"/>
              </w:divBdr>
            </w:div>
            <w:div w:id="837575070">
              <w:marLeft w:val="0"/>
              <w:marRight w:val="0"/>
              <w:marTop w:val="0"/>
              <w:marBottom w:val="0"/>
              <w:divBdr>
                <w:top w:val="none" w:sz="0" w:space="0" w:color="auto"/>
                <w:left w:val="none" w:sz="0" w:space="0" w:color="auto"/>
                <w:bottom w:val="none" w:sz="0" w:space="0" w:color="auto"/>
                <w:right w:val="none" w:sz="0" w:space="0" w:color="auto"/>
              </w:divBdr>
            </w:div>
            <w:div w:id="2119442800">
              <w:marLeft w:val="0"/>
              <w:marRight w:val="0"/>
              <w:marTop w:val="0"/>
              <w:marBottom w:val="0"/>
              <w:divBdr>
                <w:top w:val="none" w:sz="0" w:space="0" w:color="auto"/>
                <w:left w:val="none" w:sz="0" w:space="0" w:color="auto"/>
                <w:bottom w:val="none" w:sz="0" w:space="0" w:color="auto"/>
                <w:right w:val="none" w:sz="0" w:space="0" w:color="auto"/>
              </w:divBdr>
            </w:div>
            <w:div w:id="1763598886">
              <w:marLeft w:val="0"/>
              <w:marRight w:val="0"/>
              <w:marTop w:val="0"/>
              <w:marBottom w:val="0"/>
              <w:divBdr>
                <w:top w:val="none" w:sz="0" w:space="0" w:color="auto"/>
                <w:left w:val="none" w:sz="0" w:space="0" w:color="auto"/>
                <w:bottom w:val="none" w:sz="0" w:space="0" w:color="auto"/>
                <w:right w:val="none" w:sz="0" w:space="0" w:color="auto"/>
              </w:divBdr>
            </w:div>
            <w:div w:id="1898856387">
              <w:marLeft w:val="0"/>
              <w:marRight w:val="0"/>
              <w:marTop w:val="0"/>
              <w:marBottom w:val="0"/>
              <w:divBdr>
                <w:top w:val="none" w:sz="0" w:space="0" w:color="auto"/>
                <w:left w:val="none" w:sz="0" w:space="0" w:color="auto"/>
                <w:bottom w:val="none" w:sz="0" w:space="0" w:color="auto"/>
                <w:right w:val="none" w:sz="0" w:space="0" w:color="auto"/>
              </w:divBdr>
            </w:div>
            <w:div w:id="768165130">
              <w:marLeft w:val="0"/>
              <w:marRight w:val="0"/>
              <w:marTop w:val="0"/>
              <w:marBottom w:val="0"/>
              <w:divBdr>
                <w:top w:val="none" w:sz="0" w:space="0" w:color="auto"/>
                <w:left w:val="none" w:sz="0" w:space="0" w:color="auto"/>
                <w:bottom w:val="none" w:sz="0" w:space="0" w:color="auto"/>
                <w:right w:val="none" w:sz="0" w:space="0" w:color="auto"/>
              </w:divBdr>
            </w:div>
            <w:div w:id="513960487">
              <w:marLeft w:val="0"/>
              <w:marRight w:val="0"/>
              <w:marTop w:val="0"/>
              <w:marBottom w:val="0"/>
              <w:divBdr>
                <w:top w:val="none" w:sz="0" w:space="0" w:color="auto"/>
                <w:left w:val="none" w:sz="0" w:space="0" w:color="auto"/>
                <w:bottom w:val="none" w:sz="0" w:space="0" w:color="auto"/>
                <w:right w:val="none" w:sz="0" w:space="0" w:color="auto"/>
              </w:divBdr>
            </w:div>
            <w:div w:id="58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027">
      <w:bodyDiv w:val="1"/>
      <w:marLeft w:val="0"/>
      <w:marRight w:val="0"/>
      <w:marTop w:val="0"/>
      <w:marBottom w:val="0"/>
      <w:divBdr>
        <w:top w:val="none" w:sz="0" w:space="0" w:color="auto"/>
        <w:left w:val="none" w:sz="0" w:space="0" w:color="auto"/>
        <w:bottom w:val="none" w:sz="0" w:space="0" w:color="auto"/>
        <w:right w:val="none" w:sz="0" w:space="0" w:color="auto"/>
      </w:divBdr>
    </w:div>
    <w:div w:id="1513104704">
      <w:bodyDiv w:val="1"/>
      <w:marLeft w:val="0"/>
      <w:marRight w:val="0"/>
      <w:marTop w:val="0"/>
      <w:marBottom w:val="0"/>
      <w:divBdr>
        <w:top w:val="none" w:sz="0" w:space="0" w:color="auto"/>
        <w:left w:val="none" w:sz="0" w:space="0" w:color="auto"/>
        <w:bottom w:val="none" w:sz="0" w:space="0" w:color="auto"/>
        <w:right w:val="none" w:sz="0" w:space="0" w:color="auto"/>
      </w:divBdr>
      <w:divsChild>
        <w:div w:id="2074421683">
          <w:marLeft w:val="0"/>
          <w:marRight w:val="0"/>
          <w:marTop w:val="0"/>
          <w:marBottom w:val="0"/>
          <w:divBdr>
            <w:top w:val="none" w:sz="0" w:space="0" w:color="auto"/>
            <w:left w:val="none" w:sz="0" w:space="0" w:color="auto"/>
            <w:bottom w:val="none" w:sz="0" w:space="0" w:color="auto"/>
            <w:right w:val="none" w:sz="0" w:space="0" w:color="auto"/>
          </w:divBdr>
          <w:divsChild>
            <w:div w:id="420687463">
              <w:marLeft w:val="0"/>
              <w:marRight w:val="0"/>
              <w:marTop w:val="0"/>
              <w:marBottom w:val="0"/>
              <w:divBdr>
                <w:top w:val="none" w:sz="0" w:space="0" w:color="auto"/>
                <w:left w:val="none" w:sz="0" w:space="0" w:color="auto"/>
                <w:bottom w:val="none" w:sz="0" w:space="0" w:color="auto"/>
                <w:right w:val="none" w:sz="0" w:space="0" w:color="auto"/>
              </w:divBdr>
            </w:div>
            <w:div w:id="860625979">
              <w:marLeft w:val="0"/>
              <w:marRight w:val="0"/>
              <w:marTop w:val="0"/>
              <w:marBottom w:val="0"/>
              <w:divBdr>
                <w:top w:val="none" w:sz="0" w:space="0" w:color="auto"/>
                <w:left w:val="none" w:sz="0" w:space="0" w:color="auto"/>
                <w:bottom w:val="none" w:sz="0" w:space="0" w:color="auto"/>
                <w:right w:val="none" w:sz="0" w:space="0" w:color="auto"/>
              </w:divBdr>
            </w:div>
            <w:div w:id="368991579">
              <w:marLeft w:val="0"/>
              <w:marRight w:val="0"/>
              <w:marTop w:val="0"/>
              <w:marBottom w:val="0"/>
              <w:divBdr>
                <w:top w:val="none" w:sz="0" w:space="0" w:color="auto"/>
                <w:left w:val="none" w:sz="0" w:space="0" w:color="auto"/>
                <w:bottom w:val="none" w:sz="0" w:space="0" w:color="auto"/>
                <w:right w:val="none" w:sz="0" w:space="0" w:color="auto"/>
              </w:divBdr>
            </w:div>
            <w:div w:id="142083785">
              <w:marLeft w:val="0"/>
              <w:marRight w:val="0"/>
              <w:marTop w:val="0"/>
              <w:marBottom w:val="0"/>
              <w:divBdr>
                <w:top w:val="none" w:sz="0" w:space="0" w:color="auto"/>
                <w:left w:val="none" w:sz="0" w:space="0" w:color="auto"/>
                <w:bottom w:val="none" w:sz="0" w:space="0" w:color="auto"/>
                <w:right w:val="none" w:sz="0" w:space="0" w:color="auto"/>
              </w:divBdr>
            </w:div>
            <w:div w:id="1247417749">
              <w:marLeft w:val="0"/>
              <w:marRight w:val="0"/>
              <w:marTop w:val="0"/>
              <w:marBottom w:val="0"/>
              <w:divBdr>
                <w:top w:val="none" w:sz="0" w:space="0" w:color="auto"/>
                <w:left w:val="none" w:sz="0" w:space="0" w:color="auto"/>
                <w:bottom w:val="none" w:sz="0" w:space="0" w:color="auto"/>
                <w:right w:val="none" w:sz="0" w:space="0" w:color="auto"/>
              </w:divBdr>
            </w:div>
            <w:div w:id="340858124">
              <w:marLeft w:val="0"/>
              <w:marRight w:val="0"/>
              <w:marTop w:val="0"/>
              <w:marBottom w:val="0"/>
              <w:divBdr>
                <w:top w:val="none" w:sz="0" w:space="0" w:color="auto"/>
                <w:left w:val="none" w:sz="0" w:space="0" w:color="auto"/>
                <w:bottom w:val="none" w:sz="0" w:space="0" w:color="auto"/>
                <w:right w:val="none" w:sz="0" w:space="0" w:color="auto"/>
              </w:divBdr>
            </w:div>
            <w:div w:id="188297820">
              <w:marLeft w:val="0"/>
              <w:marRight w:val="0"/>
              <w:marTop w:val="0"/>
              <w:marBottom w:val="0"/>
              <w:divBdr>
                <w:top w:val="none" w:sz="0" w:space="0" w:color="auto"/>
                <w:left w:val="none" w:sz="0" w:space="0" w:color="auto"/>
                <w:bottom w:val="none" w:sz="0" w:space="0" w:color="auto"/>
                <w:right w:val="none" w:sz="0" w:space="0" w:color="auto"/>
              </w:divBdr>
            </w:div>
            <w:div w:id="345326433">
              <w:marLeft w:val="0"/>
              <w:marRight w:val="0"/>
              <w:marTop w:val="0"/>
              <w:marBottom w:val="0"/>
              <w:divBdr>
                <w:top w:val="none" w:sz="0" w:space="0" w:color="auto"/>
                <w:left w:val="none" w:sz="0" w:space="0" w:color="auto"/>
                <w:bottom w:val="none" w:sz="0" w:space="0" w:color="auto"/>
                <w:right w:val="none" w:sz="0" w:space="0" w:color="auto"/>
              </w:divBdr>
            </w:div>
            <w:div w:id="2102099333">
              <w:marLeft w:val="0"/>
              <w:marRight w:val="0"/>
              <w:marTop w:val="0"/>
              <w:marBottom w:val="0"/>
              <w:divBdr>
                <w:top w:val="none" w:sz="0" w:space="0" w:color="auto"/>
                <w:left w:val="none" w:sz="0" w:space="0" w:color="auto"/>
                <w:bottom w:val="none" w:sz="0" w:space="0" w:color="auto"/>
                <w:right w:val="none" w:sz="0" w:space="0" w:color="auto"/>
              </w:divBdr>
            </w:div>
            <w:div w:id="313610570">
              <w:marLeft w:val="0"/>
              <w:marRight w:val="0"/>
              <w:marTop w:val="0"/>
              <w:marBottom w:val="0"/>
              <w:divBdr>
                <w:top w:val="none" w:sz="0" w:space="0" w:color="auto"/>
                <w:left w:val="none" w:sz="0" w:space="0" w:color="auto"/>
                <w:bottom w:val="none" w:sz="0" w:space="0" w:color="auto"/>
                <w:right w:val="none" w:sz="0" w:space="0" w:color="auto"/>
              </w:divBdr>
            </w:div>
            <w:div w:id="708841621">
              <w:marLeft w:val="0"/>
              <w:marRight w:val="0"/>
              <w:marTop w:val="0"/>
              <w:marBottom w:val="0"/>
              <w:divBdr>
                <w:top w:val="none" w:sz="0" w:space="0" w:color="auto"/>
                <w:left w:val="none" w:sz="0" w:space="0" w:color="auto"/>
                <w:bottom w:val="none" w:sz="0" w:space="0" w:color="auto"/>
                <w:right w:val="none" w:sz="0" w:space="0" w:color="auto"/>
              </w:divBdr>
            </w:div>
            <w:div w:id="581839944">
              <w:marLeft w:val="0"/>
              <w:marRight w:val="0"/>
              <w:marTop w:val="0"/>
              <w:marBottom w:val="0"/>
              <w:divBdr>
                <w:top w:val="none" w:sz="0" w:space="0" w:color="auto"/>
                <w:left w:val="none" w:sz="0" w:space="0" w:color="auto"/>
                <w:bottom w:val="none" w:sz="0" w:space="0" w:color="auto"/>
                <w:right w:val="none" w:sz="0" w:space="0" w:color="auto"/>
              </w:divBdr>
            </w:div>
            <w:div w:id="1456489719">
              <w:marLeft w:val="0"/>
              <w:marRight w:val="0"/>
              <w:marTop w:val="0"/>
              <w:marBottom w:val="0"/>
              <w:divBdr>
                <w:top w:val="none" w:sz="0" w:space="0" w:color="auto"/>
                <w:left w:val="none" w:sz="0" w:space="0" w:color="auto"/>
                <w:bottom w:val="none" w:sz="0" w:space="0" w:color="auto"/>
                <w:right w:val="none" w:sz="0" w:space="0" w:color="auto"/>
              </w:divBdr>
            </w:div>
            <w:div w:id="1527906500">
              <w:marLeft w:val="0"/>
              <w:marRight w:val="0"/>
              <w:marTop w:val="0"/>
              <w:marBottom w:val="0"/>
              <w:divBdr>
                <w:top w:val="none" w:sz="0" w:space="0" w:color="auto"/>
                <w:left w:val="none" w:sz="0" w:space="0" w:color="auto"/>
                <w:bottom w:val="none" w:sz="0" w:space="0" w:color="auto"/>
                <w:right w:val="none" w:sz="0" w:space="0" w:color="auto"/>
              </w:divBdr>
            </w:div>
            <w:div w:id="1921207734">
              <w:marLeft w:val="0"/>
              <w:marRight w:val="0"/>
              <w:marTop w:val="0"/>
              <w:marBottom w:val="0"/>
              <w:divBdr>
                <w:top w:val="none" w:sz="0" w:space="0" w:color="auto"/>
                <w:left w:val="none" w:sz="0" w:space="0" w:color="auto"/>
                <w:bottom w:val="none" w:sz="0" w:space="0" w:color="auto"/>
                <w:right w:val="none" w:sz="0" w:space="0" w:color="auto"/>
              </w:divBdr>
            </w:div>
            <w:div w:id="1450130297">
              <w:marLeft w:val="0"/>
              <w:marRight w:val="0"/>
              <w:marTop w:val="0"/>
              <w:marBottom w:val="0"/>
              <w:divBdr>
                <w:top w:val="none" w:sz="0" w:space="0" w:color="auto"/>
                <w:left w:val="none" w:sz="0" w:space="0" w:color="auto"/>
                <w:bottom w:val="none" w:sz="0" w:space="0" w:color="auto"/>
                <w:right w:val="none" w:sz="0" w:space="0" w:color="auto"/>
              </w:divBdr>
            </w:div>
            <w:div w:id="918834644">
              <w:marLeft w:val="0"/>
              <w:marRight w:val="0"/>
              <w:marTop w:val="0"/>
              <w:marBottom w:val="0"/>
              <w:divBdr>
                <w:top w:val="none" w:sz="0" w:space="0" w:color="auto"/>
                <w:left w:val="none" w:sz="0" w:space="0" w:color="auto"/>
                <w:bottom w:val="none" w:sz="0" w:space="0" w:color="auto"/>
                <w:right w:val="none" w:sz="0" w:space="0" w:color="auto"/>
              </w:divBdr>
            </w:div>
            <w:div w:id="1533765362">
              <w:marLeft w:val="0"/>
              <w:marRight w:val="0"/>
              <w:marTop w:val="0"/>
              <w:marBottom w:val="0"/>
              <w:divBdr>
                <w:top w:val="none" w:sz="0" w:space="0" w:color="auto"/>
                <w:left w:val="none" w:sz="0" w:space="0" w:color="auto"/>
                <w:bottom w:val="none" w:sz="0" w:space="0" w:color="auto"/>
                <w:right w:val="none" w:sz="0" w:space="0" w:color="auto"/>
              </w:divBdr>
            </w:div>
            <w:div w:id="1971663499">
              <w:marLeft w:val="0"/>
              <w:marRight w:val="0"/>
              <w:marTop w:val="0"/>
              <w:marBottom w:val="0"/>
              <w:divBdr>
                <w:top w:val="none" w:sz="0" w:space="0" w:color="auto"/>
                <w:left w:val="none" w:sz="0" w:space="0" w:color="auto"/>
                <w:bottom w:val="none" w:sz="0" w:space="0" w:color="auto"/>
                <w:right w:val="none" w:sz="0" w:space="0" w:color="auto"/>
              </w:divBdr>
            </w:div>
            <w:div w:id="187646655">
              <w:marLeft w:val="0"/>
              <w:marRight w:val="0"/>
              <w:marTop w:val="0"/>
              <w:marBottom w:val="0"/>
              <w:divBdr>
                <w:top w:val="none" w:sz="0" w:space="0" w:color="auto"/>
                <w:left w:val="none" w:sz="0" w:space="0" w:color="auto"/>
                <w:bottom w:val="none" w:sz="0" w:space="0" w:color="auto"/>
                <w:right w:val="none" w:sz="0" w:space="0" w:color="auto"/>
              </w:divBdr>
            </w:div>
            <w:div w:id="1050228538">
              <w:marLeft w:val="0"/>
              <w:marRight w:val="0"/>
              <w:marTop w:val="0"/>
              <w:marBottom w:val="0"/>
              <w:divBdr>
                <w:top w:val="none" w:sz="0" w:space="0" w:color="auto"/>
                <w:left w:val="none" w:sz="0" w:space="0" w:color="auto"/>
                <w:bottom w:val="none" w:sz="0" w:space="0" w:color="auto"/>
                <w:right w:val="none" w:sz="0" w:space="0" w:color="auto"/>
              </w:divBdr>
            </w:div>
            <w:div w:id="1014697044">
              <w:marLeft w:val="0"/>
              <w:marRight w:val="0"/>
              <w:marTop w:val="0"/>
              <w:marBottom w:val="0"/>
              <w:divBdr>
                <w:top w:val="none" w:sz="0" w:space="0" w:color="auto"/>
                <w:left w:val="none" w:sz="0" w:space="0" w:color="auto"/>
                <w:bottom w:val="none" w:sz="0" w:space="0" w:color="auto"/>
                <w:right w:val="none" w:sz="0" w:space="0" w:color="auto"/>
              </w:divBdr>
            </w:div>
            <w:div w:id="78253495">
              <w:marLeft w:val="0"/>
              <w:marRight w:val="0"/>
              <w:marTop w:val="0"/>
              <w:marBottom w:val="0"/>
              <w:divBdr>
                <w:top w:val="none" w:sz="0" w:space="0" w:color="auto"/>
                <w:left w:val="none" w:sz="0" w:space="0" w:color="auto"/>
                <w:bottom w:val="none" w:sz="0" w:space="0" w:color="auto"/>
                <w:right w:val="none" w:sz="0" w:space="0" w:color="auto"/>
              </w:divBdr>
            </w:div>
            <w:div w:id="8802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4743">
      <w:bodyDiv w:val="1"/>
      <w:marLeft w:val="0"/>
      <w:marRight w:val="0"/>
      <w:marTop w:val="0"/>
      <w:marBottom w:val="0"/>
      <w:divBdr>
        <w:top w:val="none" w:sz="0" w:space="0" w:color="auto"/>
        <w:left w:val="none" w:sz="0" w:space="0" w:color="auto"/>
        <w:bottom w:val="none" w:sz="0" w:space="0" w:color="auto"/>
        <w:right w:val="none" w:sz="0" w:space="0" w:color="auto"/>
      </w:divBdr>
      <w:divsChild>
        <w:div w:id="1942177486">
          <w:marLeft w:val="0"/>
          <w:marRight w:val="0"/>
          <w:marTop w:val="0"/>
          <w:marBottom w:val="0"/>
          <w:divBdr>
            <w:top w:val="none" w:sz="0" w:space="0" w:color="auto"/>
            <w:left w:val="none" w:sz="0" w:space="0" w:color="auto"/>
            <w:bottom w:val="none" w:sz="0" w:space="0" w:color="auto"/>
            <w:right w:val="none" w:sz="0" w:space="0" w:color="auto"/>
          </w:divBdr>
          <w:divsChild>
            <w:div w:id="563833176">
              <w:marLeft w:val="0"/>
              <w:marRight w:val="0"/>
              <w:marTop w:val="0"/>
              <w:marBottom w:val="0"/>
              <w:divBdr>
                <w:top w:val="none" w:sz="0" w:space="0" w:color="auto"/>
                <w:left w:val="none" w:sz="0" w:space="0" w:color="auto"/>
                <w:bottom w:val="none" w:sz="0" w:space="0" w:color="auto"/>
                <w:right w:val="none" w:sz="0" w:space="0" w:color="auto"/>
              </w:divBdr>
            </w:div>
            <w:div w:id="234097516">
              <w:marLeft w:val="0"/>
              <w:marRight w:val="0"/>
              <w:marTop w:val="0"/>
              <w:marBottom w:val="0"/>
              <w:divBdr>
                <w:top w:val="none" w:sz="0" w:space="0" w:color="auto"/>
                <w:left w:val="none" w:sz="0" w:space="0" w:color="auto"/>
                <w:bottom w:val="none" w:sz="0" w:space="0" w:color="auto"/>
                <w:right w:val="none" w:sz="0" w:space="0" w:color="auto"/>
              </w:divBdr>
            </w:div>
            <w:div w:id="1032075282">
              <w:marLeft w:val="0"/>
              <w:marRight w:val="0"/>
              <w:marTop w:val="0"/>
              <w:marBottom w:val="0"/>
              <w:divBdr>
                <w:top w:val="none" w:sz="0" w:space="0" w:color="auto"/>
                <w:left w:val="none" w:sz="0" w:space="0" w:color="auto"/>
                <w:bottom w:val="none" w:sz="0" w:space="0" w:color="auto"/>
                <w:right w:val="none" w:sz="0" w:space="0" w:color="auto"/>
              </w:divBdr>
            </w:div>
            <w:div w:id="585072143">
              <w:marLeft w:val="0"/>
              <w:marRight w:val="0"/>
              <w:marTop w:val="0"/>
              <w:marBottom w:val="0"/>
              <w:divBdr>
                <w:top w:val="none" w:sz="0" w:space="0" w:color="auto"/>
                <w:left w:val="none" w:sz="0" w:space="0" w:color="auto"/>
                <w:bottom w:val="none" w:sz="0" w:space="0" w:color="auto"/>
                <w:right w:val="none" w:sz="0" w:space="0" w:color="auto"/>
              </w:divBdr>
            </w:div>
            <w:div w:id="661741707">
              <w:marLeft w:val="0"/>
              <w:marRight w:val="0"/>
              <w:marTop w:val="0"/>
              <w:marBottom w:val="0"/>
              <w:divBdr>
                <w:top w:val="none" w:sz="0" w:space="0" w:color="auto"/>
                <w:left w:val="none" w:sz="0" w:space="0" w:color="auto"/>
                <w:bottom w:val="none" w:sz="0" w:space="0" w:color="auto"/>
                <w:right w:val="none" w:sz="0" w:space="0" w:color="auto"/>
              </w:divBdr>
            </w:div>
            <w:div w:id="1295720979">
              <w:marLeft w:val="0"/>
              <w:marRight w:val="0"/>
              <w:marTop w:val="0"/>
              <w:marBottom w:val="0"/>
              <w:divBdr>
                <w:top w:val="none" w:sz="0" w:space="0" w:color="auto"/>
                <w:left w:val="none" w:sz="0" w:space="0" w:color="auto"/>
                <w:bottom w:val="none" w:sz="0" w:space="0" w:color="auto"/>
                <w:right w:val="none" w:sz="0" w:space="0" w:color="auto"/>
              </w:divBdr>
            </w:div>
            <w:div w:id="1177160477">
              <w:marLeft w:val="0"/>
              <w:marRight w:val="0"/>
              <w:marTop w:val="0"/>
              <w:marBottom w:val="0"/>
              <w:divBdr>
                <w:top w:val="none" w:sz="0" w:space="0" w:color="auto"/>
                <w:left w:val="none" w:sz="0" w:space="0" w:color="auto"/>
                <w:bottom w:val="none" w:sz="0" w:space="0" w:color="auto"/>
                <w:right w:val="none" w:sz="0" w:space="0" w:color="auto"/>
              </w:divBdr>
            </w:div>
            <w:div w:id="1701514781">
              <w:marLeft w:val="0"/>
              <w:marRight w:val="0"/>
              <w:marTop w:val="0"/>
              <w:marBottom w:val="0"/>
              <w:divBdr>
                <w:top w:val="none" w:sz="0" w:space="0" w:color="auto"/>
                <w:left w:val="none" w:sz="0" w:space="0" w:color="auto"/>
                <w:bottom w:val="none" w:sz="0" w:space="0" w:color="auto"/>
                <w:right w:val="none" w:sz="0" w:space="0" w:color="auto"/>
              </w:divBdr>
            </w:div>
            <w:div w:id="157615510">
              <w:marLeft w:val="0"/>
              <w:marRight w:val="0"/>
              <w:marTop w:val="0"/>
              <w:marBottom w:val="0"/>
              <w:divBdr>
                <w:top w:val="none" w:sz="0" w:space="0" w:color="auto"/>
                <w:left w:val="none" w:sz="0" w:space="0" w:color="auto"/>
                <w:bottom w:val="none" w:sz="0" w:space="0" w:color="auto"/>
                <w:right w:val="none" w:sz="0" w:space="0" w:color="auto"/>
              </w:divBdr>
            </w:div>
            <w:div w:id="1355888905">
              <w:marLeft w:val="0"/>
              <w:marRight w:val="0"/>
              <w:marTop w:val="0"/>
              <w:marBottom w:val="0"/>
              <w:divBdr>
                <w:top w:val="none" w:sz="0" w:space="0" w:color="auto"/>
                <w:left w:val="none" w:sz="0" w:space="0" w:color="auto"/>
                <w:bottom w:val="none" w:sz="0" w:space="0" w:color="auto"/>
                <w:right w:val="none" w:sz="0" w:space="0" w:color="auto"/>
              </w:divBdr>
            </w:div>
            <w:div w:id="707218958">
              <w:marLeft w:val="0"/>
              <w:marRight w:val="0"/>
              <w:marTop w:val="0"/>
              <w:marBottom w:val="0"/>
              <w:divBdr>
                <w:top w:val="none" w:sz="0" w:space="0" w:color="auto"/>
                <w:left w:val="none" w:sz="0" w:space="0" w:color="auto"/>
                <w:bottom w:val="none" w:sz="0" w:space="0" w:color="auto"/>
                <w:right w:val="none" w:sz="0" w:space="0" w:color="auto"/>
              </w:divBdr>
            </w:div>
            <w:div w:id="2145998470">
              <w:marLeft w:val="0"/>
              <w:marRight w:val="0"/>
              <w:marTop w:val="0"/>
              <w:marBottom w:val="0"/>
              <w:divBdr>
                <w:top w:val="none" w:sz="0" w:space="0" w:color="auto"/>
                <w:left w:val="none" w:sz="0" w:space="0" w:color="auto"/>
                <w:bottom w:val="none" w:sz="0" w:space="0" w:color="auto"/>
                <w:right w:val="none" w:sz="0" w:space="0" w:color="auto"/>
              </w:divBdr>
            </w:div>
            <w:div w:id="1732654195">
              <w:marLeft w:val="0"/>
              <w:marRight w:val="0"/>
              <w:marTop w:val="0"/>
              <w:marBottom w:val="0"/>
              <w:divBdr>
                <w:top w:val="none" w:sz="0" w:space="0" w:color="auto"/>
                <w:left w:val="none" w:sz="0" w:space="0" w:color="auto"/>
                <w:bottom w:val="none" w:sz="0" w:space="0" w:color="auto"/>
                <w:right w:val="none" w:sz="0" w:space="0" w:color="auto"/>
              </w:divBdr>
            </w:div>
            <w:div w:id="813180998">
              <w:marLeft w:val="0"/>
              <w:marRight w:val="0"/>
              <w:marTop w:val="0"/>
              <w:marBottom w:val="0"/>
              <w:divBdr>
                <w:top w:val="none" w:sz="0" w:space="0" w:color="auto"/>
                <w:left w:val="none" w:sz="0" w:space="0" w:color="auto"/>
                <w:bottom w:val="none" w:sz="0" w:space="0" w:color="auto"/>
                <w:right w:val="none" w:sz="0" w:space="0" w:color="auto"/>
              </w:divBdr>
            </w:div>
            <w:div w:id="184245891">
              <w:marLeft w:val="0"/>
              <w:marRight w:val="0"/>
              <w:marTop w:val="0"/>
              <w:marBottom w:val="0"/>
              <w:divBdr>
                <w:top w:val="none" w:sz="0" w:space="0" w:color="auto"/>
                <w:left w:val="none" w:sz="0" w:space="0" w:color="auto"/>
                <w:bottom w:val="none" w:sz="0" w:space="0" w:color="auto"/>
                <w:right w:val="none" w:sz="0" w:space="0" w:color="auto"/>
              </w:divBdr>
            </w:div>
            <w:div w:id="1686202352">
              <w:marLeft w:val="0"/>
              <w:marRight w:val="0"/>
              <w:marTop w:val="0"/>
              <w:marBottom w:val="0"/>
              <w:divBdr>
                <w:top w:val="none" w:sz="0" w:space="0" w:color="auto"/>
                <w:left w:val="none" w:sz="0" w:space="0" w:color="auto"/>
                <w:bottom w:val="none" w:sz="0" w:space="0" w:color="auto"/>
                <w:right w:val="none" w:sz="0" w:space="0" w:color="auto"/>
              </w:divBdr>
            </w:div>
            <w:div w:id="77481748">
              <w:marLeft w:val="0"/>
              <w:marRight w:val="0"/>
              <w:marTop w:val="0"/>
              <w:marBottom w:val="0"/>
              <w:divBdr>
                <w:top w:val="none" w:sz="0" w:space="0" w:color="auto"/>
                <w:left w:val="none" w:sz="0" w:space="0" w:color="auto"/>
                <w:bottom w:val="none" w:sz="0" w:space="0" w:color="auto"/>
                <w:right w:val="none" w:sz="0" w:space="0" w:color="auto"/>
              </w:divBdr>
            </w:div>
            <w:div w:id="1686590440">
              <w:marLeft w:val="0"/>
              <w:marRight w:val="0"/>
              <w:marTop w:val="0"/>
              <w:marBottom w:val="0"/>
              <w:divBdr>
                <w:top w:val="none" w:sz="0" w:space="0" w:color="auto"/>
                <w:left w:val="none" w:sz="0" w:space="0" w:color="auto"/>
                <w:bottom w:val="none" w:sz="0" w:space="0" w:color="auto"/>
                <w:right w:val="none" w:sz="0" w:space="0" w:color="auto"/>
              </w:divBdr>
            </w:div>
            <w:div w:id="352535353">
              <w:marLeft w:val="0"/>
              <w:marRight w:val="0"/>
              <w:marTop w:val="0"/>
              <w:marBottom w:val="0"/>
              <w:divBdr>
                <w:top w:val="none" w:sz="0" w:space="0" w:color="auto"/>
                <w:left w:val="none" w:sz="0" w:space="0" w:color="auto"/>
                <w:bottom w:val="none" w:sz="0" w:space="0" w:color="auto"/>
                <w:right w:val="none" w:sz="0" w:space="0" w:color="auto"/>
              </w:divBdr>
            </w:div>
            <w:div w:id="543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6512">
      <w:bodyDiv w:val="1"/>
      <w:marLeft w:val="0"/>
      <w:marRight w:val="0"/>
      <w:marTop w:val="0"/>
      <w:marBottom w:val="0"/>
      <w:divBdr>
        <w:top w:val="none" w:sz="0" w:space="0" w:color="auto"/>
        <w:left w:val="none" w:sz="0" w:space="0" w:color="auto"/>
        <w:bottom w:val="none" w:sz="0" w:space="0" w:color="auto"/>
        <w:right w:val="none" w:sz="0" w:space="0" w:color="auto"/>
      </w:divBdr>
    </w:div>
    <w:div w:id="1538008933">
      <w:bodyDiv w:val="1"/>
      <w:marLeft w:val="0"/>
      <w:marRight w:val="0"/>
      <w:marTop w:val="0"/>
      <w:marBottom w:val="0"/>
      <w:divBdr>
        <w:top w:val="none" w:sz="0" w:space="0" w:color="auto"/>
        <w:left w:val="none" w:sz="0" w:space="0" w:color="auto"/>
        <w:bottom w:val="none" w:sz="0" w:space="0" w:color="auto"/>
        <w:right w:val="none" w:sz="0" w:space="0" w:color="auto"/>
      </w:divBdr>
    </w:div>
    <w:div w:id="1538393617">
      <w:bodyDiv w:val="1"/>
      <w:marLeft w:val="0"/>
      <w:marRight w:val="0"/>
      <w:marTop w:val="0"/>
      <w:marBottom w:val="0"/>
      <w:divBdr>
        <w:top w:val="none" w:sz="0" w:space="0" w:color="auto"/>
        <w:left w:val="none" w:sz="0" w:space="0" w:color="auto"/>
        <w:bottom w:val="none" w:sz="0" w:space="0" w:color="auto"/>
        <w:right w:val="none" w:sz="0" w:space="0" w:color="auto"/>
      </w:divBdr>
      <w:divsChild>
        <w:div w:id="1995253161">
          <w:marLeft w:val="0"/>
          <w:marRight w:val="0"/>
          <w:marTop w:val="0"/>
          <w:marBottom w:val="0"/>
          <w:divBdr>
            <w:top w:val="none" w:sz="0" w:space="0" w:color="auto"/>
            <w:left w:val="none" w:sz="0" w:space="0" w:color="auto"/>
            <w:bottom w:val="none" w:sz="0" w:space="0" w:color="auto"/>
            <w:right w:val="none" w:sz="0" w:space="0" w:color="auto"/>
          </w:divBdr>
          <w:divsChild>
            <w:div w:id="1642340969">
              <w:marLeft w:val="0"/>
              <w:marRight w:val="0"/>
              <w:marTop w:val="0"/>
              <w:marBottom w:val="0"/>
              <w:divBdr>
                <w:top w:val="none" w:sz="0" w:space="0" w:color="auto"/>
                <w:left w:val="none" w:sz="0" w:space="0" w:color="auto"/>
                <w:bottom w:val="none" w:sz="0" w:space="0" w:color="auto"/>
                <w:right w:val="none" w:sz="0" w:space="0" w:color="auto"/>
              </w:divBdr>
            </w:div>
            <w:div w:id="513112636">
              <w:marLeft w:val="0"/>
              <w:marRight w:val="0"/>
              <w:marTop w:val="0"/>
              <w:marBottom w:val="0"/>
              <w:divBdr>
                <w:top w:val="none" w:sz="0" w:space="0" w:color="auto"/>
                <w:left w:val="none" w:sz="0" w:space="0" w:color="auto"/>
                <w:bottom w:val="none" w:sz="0" w:space="0" w:color="auto"/>
                <w:right w:val="none" w:sz="0" w:space="0" w:color="auto"/>
              </w:divBdr>
            </w:div>
            <w:div w:id="88157895">
              <w:marLeft w:val="0"/>
              <w:marRight w:val="0"/>
              <w:marTop w:val="0"/>
              <w:marBottom w:val="0"/>
              <w:divBdr>
                <w:top w:val="none" w:sz="0" w:space="0" w:color="auto"/>
                <w:left w:val="none" w:sz="0" w:space="0" w:color="auto"/>
                <w:bottom w:val="none" w:sz="0" w:space="0" w:color="auto"/>
                <w:right w:val="none" w:sz="0" w:space="0" w:color="auto"/>
              </w:divBdr>
            </w:div>
            <w:div w:id="451439315">
              <w:marLeft w:val="0"/>
              <w:marRight w:val="0"/>
              <w:marTop w:val="0"/>
              <w:marBottom w:val="0"/>
              <w:divBdr>
                <w:top w:val="none" w:sz="0" w:space="0" w:color="auto"/>
                <w:left w:val="none" w:sz="0" w:space="0" w:color="auto"/>
                <w:bottom w:val="none" w:sz="0" w:space="0" w:color="auto"/>
                <w:right w:val="none" w:sz="0" w:space="0" w:color="auto"/>
              </w:divBdr>
            </w:div>
            <w:div w:id="1156608129">
              <w:marLeft w:val="0"/>
              <w:marRight w:val="0"/>
              <w:marTop w:val="0"/>
              <w:marBottom w:val="0"/>
              <w:divBdr>
                <w:top w:val="none" w:sz="0" w:space="0" w:color="auto"/>
                <w:left w:val="none" w:sz="0" w:space="0" w:color="auto"/>
                <w:bottom w:val="none" w:sz="0" w:space="0" w:color="auto"/>
                <w:right w:val="none" w:sz="0" w:space="0" w:color="auto"/>
              </w:divBdr>
            </w:div>
            <w:div w:id="1071662423">
              <w:marLeft w:val="0"/>
              <w:marRight w:val="0"/>
              <w:marTop w:val="0"/>
              <w:marBottom w:val="0"/>
              <w:divBdr>
                <w:top w:val="none" w:sz="0" w:space="0" w:color="auto"/>
                <w:left w:val="none" w:sz="0" w:space="0" w:color="auto"/>
                <w:bottom w:val="none" w:sz="0" w:space="0" w:color="auto"/>
                <w:right w:val="none" w:sz="0" w:space="0" w:color="auto"/>
              </w:divBdr>
            </w:div>
            <w:div w:id="1041172654">
              <w:marLeft w:val="0"/>
              <w:marRight w:val="0"/>
              <w:marTop w:val="0"/>
              <w:marBottom w:val="0"/>
              <w:divBdr>
                <w:top w:val="none" w:sz="0" w:space="0" w:color="auto"/>
                <w:left w:val="none" w:sz="0" w:space="0" w:color="auto"/>
                <w:bottom w:val="none" w:sz="0" w:space="0" w:color="auto"/>
                <w:right w:val="none" w:sz="0" w:space="0" w:color="auto"/>
              </w:divBdr>
            </w:div>
            <w:div w:id="253907055">
              <w:marLeft w:val="0"/>
              <w:marRight w:val="0"/>
              <w:marTop w:val="0"/>
              <w:marBottom w:val="0"/>
              <w:divBdr>
                <w:top w:val="none" w:sz="0" w:space="0" w:color="auto"/>
                <w:left w:val="none" w:sz="0" w:space="0" w:color="auto"/>
                <w:bottom w:val="none" w:sz="0" w:space="0" w:color="auto"/>
                <w:right w:val="none" w:sz="0" w:space="0" w:color="auto"/>
              </w:divBdr>
            </w:div>
            <w:div w:id="1322736756">
              <w:marLeft w:val="0"/>
              <w:marRight w:val="0"/>
              <w:marTop w:val="0"/>
              <w:marBottom w:val="0"/>
              <w:divBdr>
                <w:top w:val="none" w:sz="0" w:space="0" w:color="auto"/>
                <w:left w:val="none" w:sz="0" w:space="0" w:color="auto"/>
                <w:bottom w:val="none" w:sz="0" w:space="0" w:color="auto"/>
                <w:right w:val="none" w:sz="0" w:space="0" w:color="auto"/>
              </w:divBdr>
            </w:div>
            <w:div w:id="1881673170">
              <w:marLeft w:val="0"/>
              <w:marRight w:val="0"/>
              <w:marTop w:val="0"/>
              <w:marBottom w:val="0"/>
              <w:divBdr>
                <w:top w:val="none" w:sz="0" w:space="0" w:color="auto"/>
                <w:left w:val="none" w:sz="0" w:space="0" w:color="auto"/>
                <w:bottom w:val="none" w:sz="0" w:space="0" w:color="auto"/>
                <w:right w:val="none" w:sz="0" w:space="0" w:color="auto"/>
              </w:divBdr>
            </w:div>
            <w:div w:id="1260217029">
              <w:marLeft w:val="0"/>
              <w:marRight w:val="0"/>
              <w:marTop w:val="0"/>
              <w:marBottom w:val="0"/>
              <w:divBdr>
                <w:top w:val="none" w:sz="0" w:space="0" w:color="auto"/>
                <w:left w:val="none" w:sz="0" w:space="0" w:color="auto"/>
                <w:bottom w:val="none" w:sz="0" w:space="0" w:color="auto"/>
                <w:right w:val="none" w:sz="0" w:space="0" w:color="auto"/>
              </w:divBdr>
            </w:div>
            <w:div w:id="923952428">
              <w:marLeft w:val="0"/>
              <w:marRight w:val="0"/>
              <w:marTop w:val="0"/>
              <w:marBottom w:val="0"/>
              <w:divBdr>
                <w:top w:val="none" w:sz="0" w:space="0" w:color="auto"/>
                <w:left w:val="none" w:sz="0" w:space="0" w:color="auto"/>
                <w:bottom w:val="none" w:sz="0" w:space="0" w:color="auto"/>
                <w:right w:val="none" w:sz="0" w:space="0" w:color="auto"/>
              </w:divBdr>
            </w:div>
            <w:div w:id="33232511">
              <w:marLeft w:val="0"/>
              <w:marRight w:val="0"/>
              <w:marTop w:val="0"/>
              <w:marBottom w:val="0"/>
              <w:divBdr>
                <w:top w:val="none" w:sz="0" w:space="0" w:color="auto"/>
                <w:left w:val="none" w:sz="0" w:space="0" w:color="auto"/>
                <w:bottom w:val="none" w:sz="0" w:space="0" w:color="auto"/>
                <w:right w:val="none" w:sz="0" w:space="0" w:color="auto"/>
              </w:divBdr>
            </w:div>
            <w:div w:id="60569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7741">
      <w:bodyDiv w:val="1"/>
      <w:marLeft w:val="0"/>
      <w:marRight w:val="0"/>
      <w:marTop w:val="0"/>
      <w:marBottom w:val="0"/>
      <w:divBdr>
        <w:top w:val="none" w:sz="0" w:space="0" w:color="auto"/>
        <w:left w:val="none" w:sz="0" w:space="0" w:color="auto"/>
        <w:bottom w:val="none" w:sz="0" w:space="0" w:color="auto"/>
        <w:right w:val="none" w:sz="0" w:space="0" w:color="auto"/>
      </w:divBdr>
    </w:div>
    <w:div w:id="1567104407">
      <w:bodyDiv w:val="1"/>
      <w:marLeft w:val="0"/>
      <w:marRight w:val="0"/>
      <w:marTop w:val="0"/>
      <w:marBottom w:val="0"/>
      <w:divBdr>
        <w:top w:val="none" w:sz="0" w:space="0" w:color="auto"/>
        <w:left w:val="none" w:sz="0" w:space="0" w:color="auto"/>
        <w:bottom w:val="none" w:sz="0" w:space="0" w:color="auto"/>
        <w:right w:val="none" w:sz="0" w:space="0" w:color="auto"/>
      </w:divBdr>
    </w:div>
    <w:div w:id="1570967743">
      <w:bodyDiv w:val="1"/>
      <w:marLeft w:val="0"/>
      <w:marRight w:val="0"/>
      <w:marTop w:val="0"/>
      <w:marBottom w:val="0"/>
      <w:divBdr>
        <w:top w:val="none" w:sz="0" w:space="0" w:color="auto"/>
        <w:left w:val="none" w:sz="0" w:space="0" w:color="auto"/>
        <w:bottom w:val="none" w:sz="0" w:space="0" w:color="auto"/>
        <w:right w:val="none" w:sz="0" w:space="0" w:color="auto"/>
      </w:divBdr>
      <w:divsChild>
        <w:div w:id="1276250402">
          <w:marLeft w:val="0"/>
          <w:marRight w:val="0"/>
          <w:marTop w:val="0"/>
          <w:marBottom w:val="0"/>
          <w:divBdr>
            <w:top w:val="none" w:sz="0" w:space="0" w:color="auto"/>
            <w:left w:val="none" w:sz="0" w:space="0" w:color="auto"/>
            <w:bottom w:val="none" w:sz="0" w:space="0" w:color="auto"/>
            <w:right w:val="none" w:sz="0" w:space="0" w:color="auto"/>
          </w:divBdr>
          <w:divsChild>
            <w:div w:id="1034773975">
              <w:marLeft w:val="0"/>
              <w:marRight w:val="0"/>
              <w:marTop w:val="0"/>
              <w:marBottom w:val="0"/>
              <w:divBdr>
                <w:top w:val="none" w:sz="0" w:space="0" w:color="auto"/>
                <w:left w:val="none" w:sz="0" w:space="0" w:color="auto"/>
                <w:bottom w:val="none" w:sz="0" w:space="0" w:color="auto"/>
                <w:right w:val="none" w:sz="0" w:space="0" w:color="auto"/>
              </w:divBdr>
            </w:div>
            <w:div w:id="238364404">
              <w:marLeft w:val="0"/>
              <w:marRight w:val="0"/>
              <w:marTop w:val="0"/>
              <w:marBottom w:val="0"/>
              <w:divBdr>
                <w:top w:val="none" w:sz="0" w:space="0" w:color="auto"/>
                <w:left w:val="none" w:sz="0" w:space="0" w:color="auto"/>
                <w:bottom w:val="none" w:sz="0" w:space="0" w:color="auto"/>
                <w:right w:val="none" w:sz="0" w:space="0" w:color="auto"/>
              </w:divBdr>
            </w:div>
            <w:div w:id="1988699414">
              <w:marLeft w:val="0"/>
              <w:marRight w:val="0"/>
              <w:marTop w:val="0"/>
              <w:marBottom w:val="0"/>
              <w:divBdr>
                <w:top w:val="none" w:sz="0" w:space="0" w:color="auto"/>
                <w:left w:val="none" w:sz="0" w:space="0" w:color="auto"/>
                <w:bottom w:val="none" w:sz="0" w:space="0" w:color="auto"/>
                <w:right w:val="none" w:sz="0" w:space="0" w:color="auto"/>
              </w:divBdr>
            </w:div>
            <w:div w:id="1371153972">
              <w:marLeft w:val="0"/>
              <w:marRight w:val="0"/>
              <w:marTop w:val="0"/>
              <w:marBottom w:val="0"/>
              <w:divBdr>
                <w:top w:val="none" w:sz="0" w:space="0" w:color="auto"/>
                <w:left w:val="none" w:sz="0" w:space="0" w:color="auto"/>
                <w:bottom w:val="none" w:sz="0" w:space="0" w:color="auto"/>
                <w:right w:val="none" w:sz="0" w:space="0" w:color="auto"/>
              </w:divBdr>
            </w:div>
            <w:div w:id="698774703">
              <w:marLeft w:val="0"/>
              <w:marRight w:val="0"/>
              <w:marTop w:val="0"/>
              <w:marBottom w:val="0"/>
              <w:divBdr>
                <w:top w:val="none" w:sz="0" w:space="0" w:color="auto"/>
                <w:left w:val="none" w:sz="0" w:space="0" w:color="auto"/>
                <w:bottom w:val="none" w:sz="0" w:space="0" w:color="auto"/>
                <w:right w:val="none" w:sz="0" w:space="0" w:color="auto"/>
              </w:divBdr>
            </w:div>
            <w:div w:id="163277645">
              <w:marLeft w:val="0"/>
              <w:marRight w:val="0"/>
              <w:marTop w:val="0"/>
              <w:marBottom w:val="0"/>
              <w:divBdr>
                <w:top w:val="none" w:sz="0" w:space="0" w:color="auto"/>
                <w:left w:val="none" w:sz="0" w:space="0" w:color="auto"/>
                <w:bottom w:val="none" w:sz="0" w:space="0" w:color="auto"/>
                <w:right w:val="none" w:sz="0" w:space="0" w:color="auto"/>
              </w:divBdr>
            </w:div>
            <w:div w:id="544021106">
              <w:marLeft w:val="0"/>
              <w:marRight w:val="0"/>
              <w:marTop w:val="0"/>
              <w:marBottom w:val="0"/>
              <w:divBdr>
                <w:top w:val="none" w:sz="0" w:space="0" w:color="auto"/>
                <w:left w:val="none" w:sz="0" w:space="0" w:color="auto"/>
                <w:bottom w:val="none" w:sz="0" w:space="0" w:color="auto"/>
                <w:right w:val="none" w:sz="0" w:space="0" w:color="auto"/>
              </w:divBdr>
            </w:div>
            <w:div w:id="633372322">
              <w:marLeft w:val="0"/>
              <w:marRight w:val="0"/>
              <w:marTop w:val="0"/>
              <w:marBottom w:val="0"/>
              <w:divBdr>
                <w:top w:val="none" w:sz="0" w:space="0" w:color="auto"/>
                <w:left w:val="none" w:sz="0" w:space="0" w:color="auto"/>
                <w:bottom w:val="none" w:sz="0" w:space="0" w:color="auto"/>
                <w:right w:val="none" w:sz="0" w:space="0" w:color="auto"/>
              </w:divBdr>
            </w:div>
            <w:div w:id="771559780">
              <w:marLeft w:val="0"/>
              <w:marRight w:val="0"/>
              <w:marTop w:val="0"/>
              <w:marBottom w:val="0"/>
              <w:divBdr>
                <w:top w:val="none" w:sz="0" w:space="0" w:color="auto"/>
                <w:left w:val="none" w:sz="0" w:space="0" w:color="auto"/>
                <w:bottom w:val="none" w:sz="0" w:space="0" w:color="auto"/>
                <w:right w:val="none" w:sz="0" w:space="0" w:color="auto"/>
              </w:divBdr>
            </w:div>
            <w:div w:id="1194344212">
              <w:marLeft w:val="0"/>
              <w:marRight w:val="0"/>
              <w:marTop w:val="0"/>
              <w:marBottom w:val="0"/>
              <w:divBdr>
                <w:top w:val="none" w:sz="0" w:space="0" w:color="auto"/>
                <w:left w:val="none" w:sz="0" w:space="0" w:color="auto"/>
                <w:bottom w:val="none" w:sz="0" w:space="0" w:color="auto"/>
                <w:right w:val="none" w:sz="0" w:space="0" w:color="auto"/>
              </w:divBdr>
            </w:div>
            <w:div w:id="254901431">
              <w:marLeft w:val="0"/>
              <w:marRight w:val="0"/>
              <w:marTop w:val="0"/>
              <w:marBottom w:val="0"/>
              <w:divBdr>
                <w:top w:val="none" w:sz="0" w:space="0" w:color="auto"/>
                <w:left w:val="none" w:sz="0" w:space="0" w:color="auto"/>
                <w:bottom w:val="none" w:sz="0" w:space="0" w:color="auto"/>
                <w:right w:val="none" w:sz="0" w:space="0" w:color="auto"/>
              </w:divBdr>
            </w:div>
            <w:div w:id="845511145">
              <w:marLeft w:val="0"/>
              <w:marRight w:val="0"/>
              <w:marTop w:val="0"/>
              <w:marBottom w:val="0"/>
              <w:divBdr>
                <w:top w:val="none" w:sz="0" w:space="0" w:color="auto"/>
                <w:left w:val="none" w:sz="0" w:space="0" w:color="auto"/>
                <w:bottom w:val="none" w:sz="0" w:space="0" w:color="auto"/>
                <w:right w:val="none" w:sz="0" w:space="0" w:color="auto"/>
              </w:divBdr>
            </w:div>
            <w:div w:id="446432178">
              <w:marLeft w:val="0"/>
              <w:marRight w:val="0"/>
              <w:marTop w:val="0"/>
              <w:marBottom w:val="0"/>
              <w:divBdr>
                <w:top w:val="none" w:sz="0" w:space="0" w:color="auto"/>
                <w:left w:val="none" w:sz="0" w:space="0" w:color="auto"/>
                <w:bottom w:val="none" w:sz="0" w:space="0" w:color="auto"/>
                <w:right w:val="none" w:sz="0" w:space="0" w:color="auto"/>
              </w:divBdr>
            </w:div>
            <w:div w:id="1504130238">
              <w:marLeft w:val="0"/>
              <w:marRight w:val="0"/>
              <w:marTop w:val="0"/>
              <w:marBottom w:val="0"/>
              <w:divBdr>
                <w:top w:val="none" w:sz="0" w:space="0" w:color="auto"/>
                <w:left w:val="none" w:sz="0" w:space="0" w:color="auto"/>
                <w:bottom w:val="none" w:sz="0" w:space="0" w:color="auto"/>
                <w:right w:val="none" w:sz="0" w:space="0" w:color="auto"/>
              </w:divBdr>
            </w:div>
            <w:div w:id="1909731772">
              <w:marLeft w:val="0"/>
              <w:marRight w:val="0"/>
              <w:marTop w:val="0"/>
              <w:marBottom w:val="0"/>
              <w:divBdr>
                <w:top w:val="none" w:sz="0" w:space="0" w:color="auto"/>
                <w:left w:val="none" w:sz="0" w:space="0" w:color="auto"/>
                <w:bottom w:val="none" w:sz="0" w:space="0" w:color="auto"/>
                <w:right w:val="none" w:sz="0" w:space="0" w:color="auto"/>
              </w:divBdr>
            </w:div>
            <w:div w:id="511843892">
              <w:marLeft w:val="0"/>
              <w:marRight w:val="0"/>
              <w:marTop w:val="0"/>
              <w:marBottom w:val="0"/>
              <w:divBdr>
                <w:top w:val="none" w:sz="0" w:space="0" w:color="auto"/>
                <w:left w:val="none" w:sz="0" w:space="0" w:color="auto"/>
                <w:bottom w:val="none" w:sz="0" w:space="0" w:color="auto"/>
                <w:right w:val="none" w:sz="0" w:space="0" w:color="auto"/>
              </w:divBdr>
            </w:div>
            <w:div w:id="806046927">
              <w:marLeft w:val="0"/>
              <w:marRight w:val="0"/>
              <w:marTop w:val="0"/>
              <w:marBottom w:val="0"/>
              <w:divBdr>
                <w:top w:val="none" w:sz="0" w:space="0" w:color="auto"/>
                <w:left w:val="none" w:sz="0" w:space="0" w:color="auto"/>
                <w:bottom w:val="none" w:sz="0" w:space="0" w:color="auto"/>
                <w:right w:val="none" w:sz="0" w:space="0" w:color="auto"/>
              </w:divBdr>
            </w:div>
            <w:div w:id="8000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4869">
      <w:bodyDiv w:val="1"/>
      <w:marLeft w:val="0"/>
      <w:marRight w:val="0"/>
      <w:marTop w:val="0"/>
      <w:marBottom w:val="0"/>
      <w:divBdr>
        <w:top w:val="none" w:sz="0" w:space="0" w:color="auto"/>
        <w:left w:val="none" w:sz="0" w:space="0" w:color="auto"/>
        <w:bottom w:val="none" w:sz="0" w:space="0" w:color="auto"/>
        <w:right w:val="none" w:sz="0" w:space="0" w:color="auto"/>
      </w:divBdr>
      <w:divsChild>
        <w:div w:id="1246650855">
          <w:marLeft w:val="-225"/>
          <w:marRight w:val="-225"/>
          <w:marTop w:val="0"/>
          <w:marBottom w:val="0"/>
          <w:divBdr>
            <w:top w:val="none" w:sz="0" w:space="0" w:color="auto"/>
            <w:left w:val="none" w:sz="0" w:space="0" w:color="auto"/>
            <w:bottom w:val="none" w:sz="0" w:space="0" w:color="auto"/>
            <w:right w:val="none" w:sz="0" w:space="0" w:color="auto"/>
          </w:divBdr>
          <w:divsChild>
            <w:div w:id="1681854774">
              <w:marLeft w:val="0"/>
              <w:marRight w:val="0"/>
              <w:marTop w:val="0"/>
              <w:marBottom w:val="0"/>
              <w:divBdr>
                <w:top w:val="none" w:sz="0" w:space="0" w:color="auto"/>
                <w:left w:val="none" w:sz="0" w:space="0" w:color="auto"/>
                <w:bottom w:val="none" w:sz="0" w:space="0" w:color="auto"/>
                <w:right w:val="none" w:sz="0" w:space="0" w:color="auto"/>
              </w:divBdr>
              <w:divsChild>
                <w:div w:id="495268566">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429428416">
          <w:marLeft w:val="-225"/>
          <w:marRight w:val="-225"/>
          <w:marTop w:val="0"/>
          <w:marBottom w:val="0"/>
          <w:divBdr>
            <w:top w:val="none" w:sz="0" w:space="0" w:color="auto"/>
            <w:left w:val="none" w:sz="0" w:space="0" w:color="auto"/>
            <w:bottom w:val="none" w:sz="0" w:space="0" w:color="auto"/>
            <w:right w:val="none" w:sz="0" w:space="0" w:color="auto"/>
          </w:divBdr>
          <w:divsChild>
            <w:div w:id="1689524058">
              <w:marLeft w:val="0"/>
              <w:marRight w:val="0"/>
              <w:marTop w:val="0"/>
              <w:marBottom w:val="0"/>
              <w:divBdr>
                <w:top w:val="none" w:sz="0" w:space="0" w:color="auto"/>
                <w:left w:val="none" w:sz="0" w:space="0" w:color="auto"/>
                <w:bottom w:val="none" w:sz="0" w:space="0" w:color="auto"/>
                <w:right w:val="none" w:sz="0" w:space="0" w:color="auto"/>
              </w:divBdr>
              <w:divsChild>
                <w:div w:id="1792900141">
                  <w:marLeft w:val="0"/>
                  <w:marRight w:val="0"/>
                  <w:marTop w:val="0"/>
                  <w:marBottom w:val="480"/>
                  <w:divBdr>
                    <w:top w:val="none" w:sz="0" w:space="0" w:color="auto"/>
                    <w:left w:val="none" w:sz="0" w:space="0" w:color="auto"/>
                    <w:bottom w:val="none" w:sz="0" w:space="0" w:color="auto"/>
                    <w:right w:val="none" w:sz="0" w:space="0" w:color="auto"/>
                  </w:divBdr>
                  <w:divsChild>
                    <w:div w:id="1050152557">
                      <w:marLeft w:val="0"/>
                      <w:marRight w:val="0"/>
                      <w:marTop w:val="0"/>
                      <w:marBottom w:val="0"/>
                      <w:divBdr>
                        <w:top w:val="none" w:sz="0" w:space="0" w:color="auto"/>
                        <w:left w:val="none" w:sz="0" w:space="0" w:color="auto"/>
                        <w:bottom w:val="none" w:sz="0" w:space="0" w:color="auto"/>
                        <w:right w:val="none" w:sz="0" w:space="0" w:color="auto"/>
                      </w:divBdr>
                    </w:div>
                    <w:div w:id="17698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57289">
      <w:bodyDiv w:val="1"/>
      <w:marLeft w:val="0"/>
      <w:marRight w:val="0"/>
      <w:marTop w:val="0"/>
      <w:marBottom w:val="0"/>
      <w:divBdr>
        <w:top w:val="none" w:sz="0" w:space="0" w:color="auto"/>
        <w:left w:val="none" w:sz="0" w:space="0" w:color="auto"/>
        <w:bottom w:val="none" w:sz="0" w:space="0" w:color="auto"/>
        <w:right w:val="none" w:sz="0" w:space="0" w:color="auto"/>
      </w:divBdr>
      <w:divsChild>
        <w:div w:id="195849685">
          <w:marLeft w:val="0"/>
          <w:marRight w:val="0"/>
          <w:marTop w:val="0"/>
          <w:marBottom w:val="0"/>
          <w:divBdr>
            <w:top w:val="none" w:sz="0" w:space="0" w:color="auto"/>
            <w:left w:val="none" w:sz="0" w:space="0" w:color="auto"/>
            <w:bottom w:val="none" w:sz="0" w:space="0" w:color="auto"/>
            <w:right w:val="none" w:sz="0" w:space="0" w:color="auto"/>
          </w:divBdr>
        </w:div>
        <w:div w:id="1888950748">
          <w:marLeft w:val="0"/>
          <w:marRight w:val="0"/>
          <w:marTop w:val="0"/>
          <w:marBottom w:val="0"/>
          <w:divBdr>
            <w:top w:val="none" w:sz="0" w:space="0" w:color="auto"/>
            <w:left w:val="none" w:sz="0" w:space="0" w:color="auto"/>
            <w:bottom w:val="none" w:sz="0" w:space="0" w:color="auto"/>
            <w:right w:val="none" w:sz="0" w:space="0" w:color="auto"/>
          </w:divBdr>
        </w:div>
        <w:div w:id="779447900">
          <w:marLeft w:val="0"/>
          <w:marRight w:val="0"/>
          <w:marTop w:val="0"/>
          <w:marBottom w:val="0"/>
          <w:divBdr>
            <w:top w:val="none" w:sz="0" w:space="0" w:color="auto"/>
            <w:left w:val="none" w:sz="0" w:space="0" w:color="auto"/>
            <w:bottom w:val="none" w:sz="0" w:space="0" w:color="auto"/>
            <w:right w:val="none" w:sz="0" w:space="0" w:color="auto"/>
          </w:divBdr>
        </w:div>
        <w:div w:id="1721318047">
          <w:marLeft w:val="0"/>
          <w:marRight w:val="0"/>
          <w:marTop w:val="0"/>
          <w:marBottom w:val="0"/>
          <w:divBdr>
            <w:top w:val="none" w:sz="0" w:space="0" w:color="auto"/>
            <w:left w:val="none" w:sz="0" w:space="0" w:color="auto"/>
            <w:bottom w:val="none" w:sz="0" w:space="0" w:color="auto"/>
            <w:right w:val="none" w:sz="0" w:space="0" w:color="auto"/>
          </w:divBdr>
        </w:div>
        <w:div w:id="2086536181">
          <w:marLeft w:val="0"/>
          <w:marRight w:val="0"/>
          <w:marTop w:val="0"/>
          <w:marBottom w:val="0"/>
          <w:divBdr>
            <w:top w:val="none" w:sz="0" w:space="0" w:color="auto"/>
            <w:left w:val="none" w:sz="0" w:space="0" w:color="auto"/>
            <w:bottom w:val="none" w:sz="0" w:space="0" w:color="auto"/>
            <w:right w:val="none" w:sz="0" w:space="0" w:color="auto"/>
          </w:divBdr>
        </w:div>
        <w:div w:id="52316614">
          <w:marLeft w:val="0"/>
          <w:marRight w:val="0"/>
          <w:marTop w:val="0"/>
          <w:marBottom w:val="0"/>
          <w:divBdr>
            <w:top w:val="none" w:sz="0" w:space="0" w:color="auto"/>
            <w:left w:val="none" w:sz="0" w:space="0" w:color="auto"/>
            <w:bottom w:val="none" w:sz="0" w:space="0" w:color="auto"/>
            <w:right w:val="none" w:sz="0" w:space="0" w:color="auto"/>
          </w:divBdr>
        </w:div>
      </w:divsChild>
    </w:div>
    <w:div w:id="1585455232">
      <w:bodyDiv w:val="1"/>
      <w:marLeft w:val="0"/>
      <w:marRight w:val="0"/>
      <w:marTop w:val="0"/>
      <w:marBottom w:val="0"/>
      <w:divBdr>
        <w:top w:val="none" w:sz="0" w:space="0" w:color="auto"/>
        <w:left w:val="none" w:sz="0" w:space="0" w:color="auto"/>
        <w:bottom w:val="none" w:sz="0" w:space="0" w:color="auto"/>
        <w:right w:val="none" w:sz="0" w:space="0" w:color="auto"/>
      </w:divBdr>
      <w:divsChild>
        <w:div w:id="1945309187">
          <w:marLeft w:val="0"/>
          <w:marRight w:val="0"/>
          <w:marTop w:val="0"/>
          <w:marBottom w:val="0"/>
          <w:divBdr>
            <w:top w:val="none" w:sz="0" w:space="0" w:color="auto"/>
            <w:left w:val="none" w:sz="0" w:space="0" w:color="auto"/>
            <w:bottom w:val="none" w:sz="0" w:space="0" w:color="auto"/>
            <w:right w:val="none" w:sz="0" w:space="0" w:color="auto"/>
          </w:divBdr>
          <w:divsChild>
            <w:div w:id="579025360">
              <w:marLeft w:val="0"/>
              <w:marRight w:val="0"/>
              <w:marTop w:val="0"/>
              <w:marBottom w:val="0"/>
              <w:divBdr>
                <w:top w:val="none" w:sz="0" w:space="0" w:color="auto"/>
                <w:left w:val="none" w:sz="0" w:space="0" w:color="auto"/>
                <w:bottom w:val="none" w:sz="0" w:space="0" w:color="auto"/>
                <w:right w:val="none" w:sz="0" w:space="0" w:color="auto"/>
              </w:divBdr>
            </w:div>
            <w:div w:id="90860961">
              <w:marLeft w:val="0"/>
              <w:marRight w:val="0"/>
              <w:marTop w:val="0"/>
              <w:marBottom w:val="0"/>
              <w:divBdr>
                <w:top w:val="none" w:sz="0" w:space="0" w:color="auto"/>
                <w:left w:val="none" w:sz="0" w:space="0" w:color="auto"/>
                <w:bottom w:val="none" w:sz="0" w:space="0" w:color="auto"/>
                <w:right w:val="none" w:sz="0" w:space="0" w:color="auto"/>
              </w:divBdr>
            </w:div>
            <w:div w:id="1944461803">
              <w:marLeft w:val="0"/>
              <w:marRight w:val="0"/>
              <w:marTop w:val="0"/>
              <w:marBottom w:val="0"/>
              <w:divBdr>
                <w:top w:val="none" w:sz="0" w:space="0" w:color="auto"/>
                <w:left w:val="none" w:sz="0" w:space="0" w:color="auto"/>
                <w:bottom w:val="none" w:sz="0" w:space="0" w:color="auto"/>
                <w:right w:val="none" w:sz="0" w:space="0" w:color="auto"/>
              </w:divBdr>
            </w:div>
            <w:div w:id="1296448277">
              <w:marLeft w:val="0"/>
              <w:marRight w:val="0"/>
              <w:marTop w:val="0"/>
              <w:marBottom w:val="0"/>
              <w:divBdr>
                <w:top w:val="none" w:sz="0" w:space="0" w:color="auto"/>
                <w:left w:val="none" w:sz="0" w:space="0" w:color="auto"/>
                <w:bottom w:val="none" w:sz="0" w:space="0" w:color="auto"/>
                <w:right w:val="none" w:sz="0" w:space="0" w:color="auto"/>
              </w:divBdr>
            </w:div>
            <w:div w:id="503012217">
              <w:marLeft w:val="0"/>
              <w:marRight w:val="0"/>
              <w:marTop w:val="0"/>
              <w:marBottom w:val="0"/>
              <w:divBdr>
                <w:top w:val="none" w:sz="0" w:space="0" w:color="auto"/>
                <w:left w:val="none" w:sz="0" w:space="0" w:color="auto"/>
                <w:bottom w:val="none" w:sz="0" w:space="0" w:color="auto"/>
                <w:right w:val="none" w:sz="0" w:space="0" w:color="auto"/>
              </w:divBdr>
            </w:div>
            <w:div w:id="1382746202">
              <w:marLeft w:val="0"/>
              <w:marRight w:val="0"/>
              <w:marTop w:val="0"/>
              <w:marBottom w:val="0"/>
              <w:divBdr>
                <w:top w:val="none" w:sz="0" w:space="0" w:color="auto"/>
                <w:left w:val="none" w:sz="0" w:space="0" w:color="auto"/>
                <w:bottom w:val="none" w:sz="0" w:space="0" w:color="auto"/>
                <w:right w:val="none" w:sz="0" w:space="0" w:color="auto"/>
              </w:divBdr>
            </w:div>
            <w:div w:id="1541816065">
              <w:marLeft w:val="0"/>
              <w:marRight w:val="0"/>
              <w:marTop w:val="0"/>
              <w:marBottom w:val="0"/>
              <w:divBdr>
                <w:top w:val="none" w:sz="0" w:space="0" w:color="auto"/>
                <w:left w:val="none" w:sz="0" w:space="0" w:color="auto"/>
                <w:bottom w:val="none" w:sz="0" w:space="0" w:color="auto"/>
                <w:right w:val="none" w:sz="0" w:space="0" w:color="auto"/>
              </w:divBdr>
            </w:div>
            <w:div w:id="288635325">
              <w:marLeft w:val="0"/>
              <w:marRight w:val="0"/>
              <w:marTop w:val="0"/>
              <w:marBottom w:val="0"/>
              <w:divBdr>
                <w:top w:val="none" w:sz="0" w:space="0" w:color="auto"/>
                <w:left w:val="none" w:sz="0" w:space="0" w:color="auto"/>
                <w:bottom w:val="none" w:sz="0" w:space="0" w:color="auto"/>
                <w:right w:val="none" w:sz="0" w:space="0" w:color="auto"/>
              </w:divBdr>
            </w:div>
            <w:div w:id="461577705">
              <w:marLeft w:val="0"/>
              <w:marRight w:val="0"/>
              <w:marTop w:val="0"/>
              <w:marBottom w:val="0"/>
              <w:divBdr>
                <w:top w:val="none" w:sz="0" w:space="0" w:color="auto"/>
                <w:left w:val="none" w:sz="0" w:space="0" w:color="auto"/>
                <w:bottom w:val="none" w:sz="0" w:space="0" w:color="auto"/>
                <w:right w:val="none" w:sz="0" w:space="0" w:color="auto"/>
              </w:divBdr>
            </w:div>
            <w:div w:id="278880805">
              <w:marLeft w:val="0"/>
              <w:marRight w:val="0"/>
              <w:marTop w:val="0"/>
              <w:marBottom w:val="0"/>
              <w:divBdr>
                <w:top w:val="none" w:sz="0" w:space="0" w:color="auto"/>
                <w:left w:val="none" w:sz="0" w:space="0" w:color="auto"/>
                <w:bottom w:val="none" w:sz="0" w:space="0" w:color="auto"/>
                <w:right w:val="none" w:sz="0" w:space="0" w:color="auto"/>
              </w:divBdr>
            </w:div>
            <w:div w:id="1151143101">
              <w:marLeft w:val="0"/>
              <w:marRight w:val="0"/>
              <w:marTop w:val="0"/>
              <w:marBottom w:val="0"/>
              <w:divBdr>
                <w:top w:val="none" w:sz="0" w:space="0" w:color="auto"/>
                <w:left w:val="none" w:sz="0" w:space="0" w:color="auto"/>
                <w:bottom w:val="none" w:sz="0" w:space="0" w:color="auto"/>
                <w:right w:val="none" w:sz="0" w:space="0" w:color="auto"/>
              </w:divBdr>
            </w:div>
            <w:div w:id="1223129317">
              <w:marLeft w:val="0"/>
              <w:marRight w:val="0"/>
              <w:marTop w:val="0"/>
              <w:marBottom w:val="0"/>
              <w:divBdr>
                <w:top w:val="none" w:sz="0" w:space="0" w:color="auto"/>
                <w:left w:val="none" w:sz="0" w:space="0" w:color="auto"/>
                <w:bottom w:val="none" w:sz="0" w:space="0" w:color="auto"/>
                <w:right w:val="none" w:sz="0" w:space="0" w:color="auto"/>
              </w:divBdr>
            </w:div>
            <w:div w:id="275449320">
              <w:marLeft w:val="0"/>
              <w:marRight w:val="0"/>
              <w:marTop w:val="0"/>
              <w:marBottom w:val="0"/>
              <w:divBdr>
                <w:top w:val="none" w:sz="0" w:space="0" w:color="auto"/>
                <w:left w:val="none" w:sz="0" w:space="0" w:color="auto"/>
                <w:bottom w:val="none" w:sz="0" w:space="0" w:color="auto"/>
                <w:right w:val="none" w:sz="0" w:space="0" w:color="auto"/>
              </w:divBdr>
            </w:div>
            <w:div w:id="248851277">
              <w:marLeft w:val="0"/>
              <w:marRight w:val="0"/>
              <w:marTop w:val="0"/>
              <w:marBottom w:val="0"/>
              <w:divBdr>
                <w:top w:val="none" w:sz="0" w:space="0" w:color="auto"/>
                <w:left w:val="none" w:sz="0" w:space="0" w:color="auto"/>
                <w:bottom w:val="none" w:sz="0" w:space="0" w:color="auto"/>
                <w:right w:val="none" w:sz="0" w:space="0" w:color="auto"/>
              </w:divBdr>
            </w:div>
            <w:div w:id="790249764">
              <w:marLeft w:val="0"/>
              <w:marRight w:val="0"/>
              <w:marTop w:val="0"/>
              <w:marBottom w:val="0"/>
              <w:divBdr>
                <w:top w:val="none" w:sz="0" w:space="0" w:color="auto"/>
                <w:left w:val="none" w:sz="0" w:space="0" w:color="auto"/>
                <w:bottom w:val="none" w:sz="0" w:space="0" w:color="auto"/>
                <w:right w:val="none" w:sz="0" w:space="0" w:color="auto"/>
              </w:divBdr>
            </w:div>
            <w:div w:id="562832024">
              <w:marLeft w:val="0"/>
              <w:marRight w:val="0"/>
              <w:marTop w:val="0"/>
              <w:marBottom w:val="0"/>
              <w:divBdr>
                <w:top w:val="none" w:sz="0" w:space="0" w:color="auto"/>
                <w:left w:val="none" w:sz="0" w:space="0" w:color="auto"/>
                <w:bottom w:val="none" w:sz="0" w:space="0" w:color="auto"/>
                <w:right w:val="none" w:sz="0" w:space="0" w:color="auto"/>
              </w:divBdr>
            </w:div>
            <w:div w:id="806170447">
              <w:marLeft w:val="0"/>
              <w:marRight w:val="0"/>
              <w:marTop w:val="0"/>
              <w:marBottom w:val="0"/>
              <w:divBdr>
                <w:top w:val="none" w:sz="0" w:space="0" w:color="auto"/>
                <w:left w:val="none" w:sz="0" w:space="0" w:color="auto"/>
                <w:bottom w:val="none" w:sz="0" w:space="0" w:color="auto"/>
                <w:right w:val="none" w:sz="0" w:space="0" w:color="auto"/>
              </w:divBdr>
            </w:div>
            <w:div w:id="29914740">
              <w:marLeft w:val="0"/>
              <w:marRight w:val="0"/>
              <w:marTop w:val="0"/>
              <w:marBottom w:val="0"/>
              <w:divBdr>
                <w:top w:val="none" w:sz="0" w:space="0" w:color="auto"/>
                <w:left w:val="none" w:sz="0" w:space="0" w:color="auto"/>
                <w:bottom w:val="none" w:sz="0" w:space="0" w:color="auto"/>
                <w:right w:val="none" w:sz="0" w:space="0" w:color="auto"/>
              </w:divBdr>
            </w:div>
            <w:div w:id="1842503570">
              <w:marLeft w:val="0"/>
              <w:marRight w:val="0"/>
              <w:marTop w:val="0"/>
              <w:marBottom w:val="0"/>
              <w:divBdr>
                <w:top w:val="none" w:sz="0" w:space="0" w:color="auto"/>
                <w:left w:val="none" w:sz="0" w:space="0" w:color="auto"/>
                <w:bottom w:val="none" w:sz="0" w:space="0" w:color="auto"/>
                <w:right w:val="none" w:sz="0" w:space="0" w:color="auto"/>
              </w:divBdr>
            </w:div>
            <w:div w:id="146555533">
              <w:marLeft w:val="0"/>
              <w:marRight w:val="0"/>
              <w:marTop w:val="0"/>
              <w:marBottom w:val="0"/>
              <w:divBdr>
                <w:top w:val="none" w:sz="0" w:space="0" w:color="auto"/>
                <w:left w:val="none" w:sz="0" w:space="0" w:color="auto"/>
                <w:bottom w:val="none" w:sz="0" w:space="0" w:color="auto"/>
                <w:right w:val="none" w:sz="0" w:space="0" w:color="auto"/>
              </w:divBdr>
            </w:div>
            <w:div w:id="1242905046">
              <w:marLeft w:val="0"/>
              <w:marRight w:val="0"/>
              <w:marTop w:val="0"/>
              <w:marBottom w:val="0"/>
              <w:divBdr>
                <w:top w:val="none" w:sz="0" w:space="0" w:color="auto"/>
                <w:left w:val="none" w:sz="0" w:space="0" w:color="auto"/>
                <w:bottom w:val="none" w:sz="0" w:space="0" w:color="auto"/>
                <w:right w:val="none" w:sz="0" w:space="0" w:color="auto"/>
              </w:divBdr>
            </w:div>
            <w:div w:id="1672027444">
              <w:marLeft w:val="0"/>
              <w:marRight w:val="0"/>
              <w:marTop w:val="0"/>
              <w:marBottom w:val="0"/>
              <w:divBdr>
                <w:top w:val="none" w:sz="0" w:space="0" w:color="auto"/>
                <w:left w:val="none" w:sz="0" w:space="0" w:color="auto"/>
                <w:bottom w:val="none" w:sz="0" w:space="0" w:color="auto"/>
                <w:right w:val="none" w:sz="0" w:space="0" w:color="auto"/>
              </w:divBdr>
            </w:div>
            <w:div w:id="1750885172">
              <w:marLeft w:val="0"/>
              <w:marRight w:val="0"/>
              <w:marTop w:val="0"/>
              <w:marBottom w:val="0"/>
              <w:divBdr>
                <w:top w:val="none" w:sz="0" w:space="0" w:color="auto"/>
                <w:left w:val="none" w:sz="0" w:space="0" w:color="auto"/>
                <w:bottom w:val="none" w:sz="0" w:space="0" w:color="auto"/>
                <w:right w:val="none" w:sz="0" w:space="0" w:color="auto"/>
              </w:divBdr>
            </w:div>
            <w:div w:id="1528787407">
              <w:marLeft w:val="0"/>
              <w:marRight w:val="0"/>
              <w:marTop w:val="0"/>
              <w:marBottom w:val="0"/>
              <w:divBdr>
                <w:top w:val="none" w:sz="0" w:space="0" w:color="auto"/>
                <w:left w:val="none" w:sz="0" w:space="0" w:color="auto"/>
                <w:bottom w:val="none" w:sz="0" w:space="0" w:color="auto"/>
                <w:right w:val="none" w:sz="0" w:space="0" w:color="auto"/>
              </w:divBdr>
            </w:div>
            <w:div w:id="1161120061">
              <w:marLeft w:val="0"/>
              <w:marRight w:val="0"/>
              <w:marTop w:val="0"/>
              <w:marBottom w:val="0"/>
              <w:divBdr>
                <w:top w:val="none" w:sz="0" w:space="0" w:color="auto"/>
                <w:left w:val="none" w:sz="0" w:space="0" w:color="auto"/>
                <w:bottom w:val="none" w:sz="0" w:space="0" w:color="auto"/>
                <w:right w:val="none" w:sz="0" w:space="0" w:color="auto"/>
              </w:divBdr>
            </w:div>
            <w:div w:id="1213418614">
              <w:marLeft w:val="0"/>
              <w:marRight w:val="0"/>
              <w:marTop w:val="0"/>
              <w:marBottom w:val="0"/>
              <w:divBdr>
                <w:top w:val="none" w:sz="0" w:space="0" w:color="auto"/>
                <w:left w:val="none" w:sz="0" w:space="0" w:color="auto"/>
                <w:bottom w:val="none" w:sz="0" w:space="0" w:color="auto"/>
                <w:right w:val="none" w:sz="0" w:space="0" w:color="auto"/>
              </w:divBdr>
            </w:div>
            <w:div w:id="1792477481">
              <w:marLeft w:val="0"/>
              <w:marRight w:val="0"/>
              <w:marTop w:val="0"/>
              <w:marBottom w:val="0"/>
              <w:divBdr>
                <w:top w:val="none" w:sz="0" w:space="0" w:color="auto"/>
                <w:left w:val="none" w:sz="0" w:space="0" w:color="auto"/>
                <w:bottom w:val="none" w:sz="0" w:space="0" w:color="auto"/>
                <w:right w:val="none" w:sz="0" w:space="0" w:color="auto"/>
              </w:divBdr>
            </w:div>
            <w:div w:id="1840463866">
              <w:marLeft w:val="0"/>
              <w:marRight w:val="0"/>
              <w:marTop w:val="0"/>
              <w:marBottom w:val="0"/>
              <w:divBdr>
                <w:top w:val="none" w:sz="0" w:space="0" w:color="auto"/>
                <w:left w:val="none" w:sz="0" w:space="0" w:color="auto"/>
                <w:bottom w:val="none" w:sz="0" w:space="0" w:color="auto"/>
                <w:right w:val="none" w:sz="0" w:space="0" w:color="auto"/>
              </w:divBdr>
            </w:div>
            <w:div w:id="1929263803">
              <w:marLeft w:val="0"/>
              <w:marRight w:val="0"/>
              <w:marTop w:val="0"/>
              <w:marBottom w:val="0"/>
              <w:divBdr>
                <w:top w:val="none" w:sz="0" w:space="0" w:color="auto"/>
                <w:left w:val="none" w:sz="0" w:space="0" w:color="auto"/>
                <w:bottom w:val="none" w:sz="0" w:space="0" w:color="auto"/>
                <w:right w:val="none" w:sz="0" w:space="0" w:color="auto"/>
              </w:divBdr>
            </w:div>
            <w:div w:id="941377242">
              <w:marLeft w:val="0"/>
              <w:marRight w:val="0"/>
              <w:marTop w:val="0"/>
              <w:marBottom w:val="0"/>
              <w:divBdr>
                <w:top w:val="none" w:sz="0" w:space="0" w:color="auto"/>
                <w:left w:val="none" w:sz="0" w:space="0" w:color="auto"/>
                <w:bottom w:val="none" w:sz="0" w:space="0" w:color="auto"/>
                <w:right w:val="none" w:sz="0" w:space="0" w:color="auto"/>
              </w:divBdr>
            </w:div>
            <w:div w:id="937055164">
              <w:marLeft w:val="0"/>
              <w:marRight w:val="0"/>
              <w:marTop w:val="0"/>
              <w:marBottom w:val="0"/>
              <w:divBdr>
                <w:top w:val="none" w:sz="0" w:space="0" w:color="auto"/>
                <w:left w:val="none" w:sz="0" w:space="0" w:color="auto"/>
                <w:bottom w:val="none" w:sz="0" w:space="0" w:color="auto"/>
                <w:right w:val="none" w:sz="0" w:space="0" w:color="auto"/>
              </w:divBdr>
            </w:div>
            <w:div w:id="1810976669">
              <w:marLeft w:val="0"/>
              <w:marRight w:val="0"/>
              <w:marTop w:val="0"/>
              <w:marBottom w:val="0"/>
              <w:divBdr>
                <w:top w:val="none" w:sz="0" w:space="0" w:color="auto"/>
                <w:left w:val="none" w:sz="0" w:space="0" w:color="auto"/>
                <w:bottom w:val="none" w:sz="0" w:space="0" w:color="auto"/>
                <w:right w:val="none" w:sz="0" w:space="0" w:color="auto"/>
              </w:divBdr>
            </w:div>
            <w:div w:id="1624313036">
              <w:marLeft w:val="0"/>
              <w:marRight w:val="0"/>
              <w:marTop w:val="0"/>
              <w:marBottom w:val="0"/>
              <w:divBdr>
                <w:top w:val="none" w:sz="0" w:space="0" w:color="auto"/>
                <w:left w:val="none" w:sz="0" w:space="0" w:color="auto"/>
                <w:bottom w:val="none" w:sz="0" w:space="0" w:color="auto"/>
                <w:right w:val="none" w:sz="0" w:space="0" w:color="auto"/>
              </w:divBdr>
            </w:div>
            <w:div w:id="203636988">
              <w:marLeft w:val="0"/>
              <w:marRight w:val="0"/>
              <w:marTop w:val="0"/>
              <w:marBottom w:val="0"/>
              <w:divBdr>
                <w:top w:val="none" w:sz="0" w:space="0" w:color="auto"/>
                <w:left w:val="none" w:sz="0" w:space="0" w:color="auto"/>
                <w:bottom w:val="none" w:sz="0" w:space="0" w:color="auto"/>
                <w:right w:val="none" w:sz="0" w:space="0" w:color="auto"/>
              </w:divBdr>
            </w:div>
            <w:div w:id="609632055">
              <w:marLeft w:val="0"/>
              <w:marRight w:val="0"/>
              <w:marTop w:val="0"/>
              <w:marBottom w:val="0"/>
              <w:divBdr>
                <w:top w:val="none" w:sz="0" w:space="0" w:color="auto"/>
                <w:left w:val="none" w:sz="0" w:space="0" w:color="auto"/>
                <w:bottom w:val="none" w:sz="0" w:space="0" w:color="auto"/>
                <w:right w:val="none" w:sz="0" w:space="0" w:color="auto"/>
              </w:divBdr>
            </w:div>
            <w:div w:id="1074473900">
              <w:marLeft w:val="0"/>
              <w:marRight w:val="0"/>
              <w:marTop w:val="0"/>
              <w:marBottom w:val="0"/>
              <w:divBdr>
                <w:top w:val="none" w:sz="0" w:space="0" w:color="auto"/>
                <w:left w:val="none" w:sz="0" w:space="0" w:color="auto"/>
                <w:bottom w:val="none" w:sz="0" w:space="0" w:color="auto"/>
                <w:right w:val="none" w:sz="0" w:space="0" w:color="auto"/>
              </w:divBdr>
            </w:div>
            <w:div w:id="2058579380">
              <w:marLeft w:val="0"/>
              <w:marRight w:val="0"/>
              <w:marTop w:val="0"/>
              <w:marBottom w:val="0"/>
              <w:divBdr>
                <w:top w:val="none" w:sz="0" w:space="0" w:color="auto"/>
                <w:left w:val="none" w:sz="0" w:space="0" w:color="auto"/>
                <w:bottom w:val="none" w:sz="0" w:space="0" w:color="auto"/>
                <w:right w:val="none" w:sz="0" w:space="0" w:color="auto"/>
              </w:divBdr>
            </w:div>
            <w:div w:id="1210993325">
              <w:marLeft w:val="0"/>
              <w:marRight w:val="0"/>
              <w:marTop w:val="0"/>
              <w:marBottom w:val="0"/>
              <w:divBdr>
                <w:top w:val="none" w:sz="0" w:space="0" w:color="auto"/>
                <w:left w:val="none" w:sz="0" w:space="0" w:color="auto"/>
                <w:bottom w:val="none" w:sz="0" w:space="0" w:color="auto"/>
                <w:right w:val="none" w:sz="0" w:space="0" w:color="auto"/>
              </w:divBdr>
            </w:div>
            <w:div w:id="1522083544">
              <w:marLeft w:val="0"/>
              <w:marRight w:val="0"/>
              <w:marTop w:val="0"/>
              <w:marBottom w:val="0"/>
              <w:divBdr>
                <w:top w:val="none" w:sz="0" w:space="0" w:color="auto"/>
                <w:left w:val="none" w:sz="0" w:space="0" w:color="auto"/>
                <w:bottom w:val="none" w:sz="0" w:space="0" w:color="auto"/>
                <w:right w:val="none" w:sz="0" w:space="0" w:color="auto"/>
              </w:divBdr>
            </w:div>
            <w:div w:id="1047725025">
              <w:marLeft w:val="0"/>
              <w:marRight w:val="0"/>
              <w:marTop w:val="0"/>
              <w:marBottom w:val="0"/>
              <w:divBdr>
                <w:top w:val="none" w:sz="0" w:space="0" w:color="auto"/>
                <w:left w:val="none" w:sz="0" w:space="0" w:color="auto"/>
                <w:bottom w:val="none" w:sz="0" w:space="0" w:color="auto"/>
                <w:right w:val="none" w:sz="0" w:space="0" w:color="auto"/>
              </w:divBdr>
            </w:div>
            <w:div w:id="1447961801">
              <w:marLeft w:val="0"/>
              <w:marRight w:val="0"/>
              <w:marTop w:val="0"/>
              <w:marBottom w:val="0"/>
              <w:divBdr>
                <w:top w:val="none" w:sz="0" w:space="0" w:color="auto"/>
                <w:left w:val="none" w:sz="0" w:space="0" w:color="auto"/>
                <w:bottom w:val="none" w:sz="0" w:space="0" w:color="auto"/>
                <w:right w:val="none" w:sz="0" w:space="0" w:color="auto"/>
              </w:divBdr>
            </w:div>
            <w:div w:id="1483422032">
              <w:marLeft w:val="0"/>
              <w:marRight w:val="0"/>
              <w:marTop w:val="0"/>
              <w:marBottom w:val="0"/>
              <w:divBdr>
                <w:top w:val="none" w:sz="0" w:space="0" w:color="auto"/>
                <w:left w:val="none" w:sz="0" w:space="0" w:color="auto"/>
                <w:bottom w:val="none" w:sz="0" w:space="0" w:color="auto"/>
                <w:right w:val="none" w:sz="0" w:space="0" w:color="auto"/>
              </w:divBdr>
            </w:div>
            <w:div w:id="9745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2554">
      <w:bodyDiv w:val="1"/>
      <w:marLeft w:val="0"/>
      <w:marRight w:val="0"/>
      <w:marTop w:val="0"/>
      <w:marBottom w:val="0"/>
      <w:divBdr>
        <w:top w:val="none" w:sz="0" w:space="0" w:color="auto"/>
        <w:left w:val="none" w:sz="0" w:space="0" w:color="auto"/>
        <w:bottom w:val="none" w:sz="0" w:space="0" w:color="auto"/>
        <w:right w:val="none" w:sz="0" w:space="0" w:color="auto"/>
      </w:divBdr>
    </w:div>
    <w:div w:id="1611937221">
      <w:bodyDiv w:val="1"/>
      <w:marLeft w:val="0"/>
      <w:marRight w:val="0"/>
      <w:marTop w:val="0"/>
      <w:marBottom w:val="0"/>
      <w:divBdr>
        <w:top w:val="none" w:sz="0" w:space="0" w:color="auto"/>
        <w:left w:val="none" w:sz="0" w:space="0" w:color="auto"/>
        <w:bottom w:val="none" w:sz="0" w:space="0" w:color="auto"/>
        <w:right w:val="none" w:sz="0" w:space="0" w:color="auto"/>
      </w:divBdr>
    </w:div>
    <w:div w:id="1613052674">
      <w:bodyDiv w:val="1"/>
      <w:marLeft w:val="0"/>
      <w:marRight w:val="0"/>
      <w:marTop w:val="0"/>
      <w:marBottom w:val="0"/>
      <w:divBdr>
        <w:top w:val="none" w:sz="0" w:space="0" w:color="auto"/>
        <w:left w:val="none" w:sz="0" w:space="0" w:color="auto"/>
        <w:bottom w:val="none" w:sz="0" w:space="0" w:color="auto"/>
        <w:right w:val="none" w:sz="0" w:space="0" w:color="auto"/>
      </w:divBdr>
    </w:div>
    <w:div w:id="1625967767">
      <w:bodyDiv w:val="1"/>
      <w:marLeft w:val="0"/>
      <w:marRight w:val="0"/>
      <w:marTop w:val="0"/>
      <w:marBottom w:val="0"/>
      <w:divBdr>
        <w:top w:val="none" w:sz="0" w:space="0" w:color="auto"/>
        <w:left w:val="none" w:sz="0" w:space="0" w:color="auto"/>
        <w:bottom w:val="none" w:sz="0" w:space="0" w:color="auto"/>
        <w:right w:val="none" w:sz="0" w:space="0" w:color="auto"/>
      </w:divBdr>
    </w:div>
    <w:div w:id="1646859999">
      <w:bodyDiv w:val="1"/>
      <w:marLeft w:val="0"/>
      <w:marRight w:val="0"/>
      <w:marTop w:val="0"/>
      <w:marBottom w:val="0"/>
      <w:divBdr>
        <w:top w:val="none" w:sz="0" w:space="0" w:color="auto"/>
        <w:left w:val="none" w:sz="0" w:space="0" w:color="auto"/>
        <w:bottom w:val="none" w:sz="0" w:space="0" w:color="auto"/>
        <w:right w:val="none" w:sz="0" w:space="0" w:color="auto"/>
      </w:divBdr>
      <w:divsChild>
        <w:div w:id="1555895800">
          <w:marLeft w:val="0"/>
          <w:marRight w:val="0"/>
          <w:marTop w:val="0"/>
          <w:marBottom w:val="0"/>
          <w:divBdr>
            <w:top w:val="none" w:sz="0" w:space="0" w:color="auto"/>
            <w:left w:val="none" w:sz="0" w:space="0" w:color="auto"/>
            <w:bottom w:val="none" w:sz="0" w:space="0" w:color="auto"/>
            <w:right w:val="none" w:sz="0" w:space="0" w:color="auto"/>
          </w:divBdr>
          <w:divsChild>
            <w:div w:id="797256596">
              <w:marLeft w:val="0"/>
              <w:marRight w:val="0"/>
              <w:marTop w:val="0"/>
              <w:marBottom w:val="0"/>
              <w:divBdr>
                <w:top w:val="none" w:sz="0" w:space="0" w:color="auto"/>
                <w:left w:val="none" w:sz="0" w:space="0" w:color="auto"/>
                <w:bottom w:val="none" w:sz="0" w:space="0" w:color="auto"/>
                <w:right w:val="none" w:sz="0" w:space="0" w:color="auto"/>
              </w:divBdr>
            </w:div>
            <w:div w:id="1933079651">
              <w:marLeft w:val="0"/>
              <w:marRight w:val="0"/>
              <w:marTop w:val="0"/>
              <w:marBottom w:val="0"/>
              <w:divBdr>
                <w:top w:val="none" w:sz="0" w:space="0" w:color="auto"/>
                <w:left w:val="none" w:sz="0" w:space="0" w:color="auto"/>
                <w:bottom w:val="none" w:sz="0" w:space="0" w:color="auto"/>
                <w:right w:val="none" w:sz="0" w:space="0" w:color="auto"/>
              </w:divBdr>
            </w:div>
            <w:div w:id="747264688">
              <w:marLeft w:val="0"/>
              <w:marRight w:val="0"/>
              <w:marTop w:val="0"/>
              <w:marBottom w:val="0"/>
              <w:divBdr>
                <w:top w:val="none" w:sz="0" w:space="0" w:color="auto"/>
                <w:left w:val="none" w:sz="0" w:space="0" w:color="auto"/>
                <w:bottom w:val="none" w:sz="0" w:space="0" w:color="auto"/>
                <w:right w:val="none" w:sz="0" w:space="0" w:color="auto"/>
              </w:divBdr>
            </w:div>
            <w:div w:id="1206410266">
              <w:marLeft w:val="0"/>
              <w:marRight w:val="0"/>
              <w:marTop w:val="0"/>
              <w:marBottom w:val="0"/>
              <w:divBdr>
                <w:top w:val="none" w:sz="0" w:space="0" w:color="auto"/>
                <w:left w:val="none" w:sz="0" w:space="0" w:color="auto"/>
                <w:bottom w:val="none" w:sz="0" w:space="0" w:color="auto"/>
                <w:right w:val="none" w:sz="0" w:space="0" w:color="auto"/>
              </w:divBdr>
            </w:div>
            <w:div w:id="100689942">
              <w:marLeft w:val="0"/>
              <w:marRight w:val="0"/>
              <w:marTop w:val="0"/>
              <w:marBottom w:val="0"/>
              <w:divBdr>
                <w:top w:val="none" w:sz="0" w:space="0" w:color="auto"/>
                <w:left w:val="none" w:sz="0" w:space="0" w:color="auto"/>
                <w:bottom w:val="none" w:sz="0" w:space="0" w:color="auto"/>
                <w:right w:val="none" w:sz="0" w:space="0" w:color="auto"/>
              </w:divBdr>
            </w:div>
            <w:div w:id="833103571">
              <w:marLeft w:val="0"/>
              <w:marRight w:val="0"/>
              <w:marTop w:val="0"/>
              <w:marBottom w:val="0"/>
              <w:divBdr>
                <w:top w:val="none" w:sz="0" w:space="0" w:color="auto"/>
                <w:left w:val="none" w:sz="0" w:space="0" w:color="auto"/>
                <w:bottom w:val="none" w:sz="0" w:space="0" w:color="auto"/>
                <w:right w:val="none" w:sz="0" w:space="0" w:color="auto"/>
              </w:divBdr>
            </w:div>
            <w:div w:id="2115008952">
              <w:marLeft w:val="0"/>
              <w:marRight w:val="0"/>
              <w:marTop w:val="0"/>
              <w:marBottom w:val="0"/>
              <w:divBdr>
                <w:top w:val="none" w:sz="0" w:space="0" w:color="auto"/>
                <w:left w:val="none" w:sz="0" w:space="0" w:color="auto"/>
                <w:bottom w:val="none" w:sz="0" w:space="0" w:color="auto"/>
                <w:right w:val="none" w:sz="0" w:space="0" w:color="auto"/>
              </w:divBdr>
            </w:div>
            <w:div w:id="879048827">
              <w:marLeft w:val="0"/>
              <w:marRight w:val="0"/>
              <w:marTop w:val="0"/>
              <w:marBottom w:val="0"/>
              <w:divBdr>
                <w:top w:val="none" w:sz="0" w:space="0" w:color="auto"/>
                <w:left w:val="none" w:sz="0" w:space="0" w:color="auto"/>
                <w:bottom w:val="none" w:sz="0" w:space="0" w:color="auto"/>
                <w:right w:val="none" w:sz="0" w:space="0" w:color="auto"/>
              </w:divBdr>
            </w:div>
            <w:div w:id="1724056367">
              <w:marLeft w:val="0"/>
              <w:marRight w:val="0"/>
              <w:marTop w:val="0"/>
              <w:marBottom w:val="0"/>
              <w:divBdr>
                <w:top w:val="none" w:sz="0" w:space="0" w:color="auto"/>
                <w:left w:val="none" w:sz="0" w:space="0" w:color="auto"/>
                <w:bottom w:val="none" w:sz="0" w:space="0" w:color="auto"/>
                <w:right w:val="none" w:sz="0" w:space="0" w:color="auto"/>
              </w:divBdr>
            </w:div>
            <w:div w:id="950824814">
              <w:marLeft w:val="0"/>
              <w:marRight w:val="0"/>
              <w:marTop w:val="0"/>
              <w:marBottom w:val="0"/>
              <w:divBdr>
                <w:top w:val="none" w:sz="0" w:space="0" w:color="auto"/>
                <w:left w:val="none" w:sz="0" w:space="0" w:color="auto"/>
                <w:bottom w:val="none" w:sz="0" w:space="0" w:color="auto"/>
                <w:right w:val="none" w:sz="0" w:space="0" w:color="auto"/>
              </w:divBdr>
            </w:div>
            <w:div w:id="80109334">
              <w:marLeft w:val="0"/>
              <w:marRight w:val="0"/>
              <w:marTop w:val="0"/>
              <w:marBottom w:val="0"/>
              <w:divBdr>
                <w:top w:val="none" w:sz="0" w:space="0" w:color="auto"/>
                <w:left w:val="none" w:sz="0" w:space="0" w:color="auto"/>
                <w:bottom w:val="none" w:sz="0" w:space="0" w:color="auto"/>
                <w:right w:val="none" w:sz="0" w:space="0" w:color="auto"/>
              </w:divBdr>
            </w:div>
            <w:div w:id="2065325649">
              <w:marLeft w:val="0"/>
              <w:marRight w:val="0"/>
              <w:marTop w:val="0"/>
              <w:marBottom w:val="0"/>
              <w:divBdr>
                <w:top w:val="none" w:sz="0" w:space="0" w:color="auto"/>
                <w:left w:val="none" w:sz="0" w:space="0" w:color="auto"/>
                <w:bottom w:val="none" w:sz="0" w:space="0" w:color="auto"/>
                <w:right w:val="none" w:sz="0" w:space="0" w:color="auto"/>
              </w:divBdr>
            </w:div>
            <w:div w:id="1981572683">
              <w:marLeft w:val="0"/>
              <w:marRight w:val="0"/>
              <w:marTop w:val="0"/>
              <w:marBottom w:val="0"/>
              <w:divBdr>
                <w:top w:val="none" w:sz="0" w:space="0" w:color="auto"/>
                <w:left w:val="none" w:sz="0" w:space="0" w:color="auto"/>
                <w:bottom w:val="none" w:sz="0" w:space="0" w:color="auto"/>
                <w:right w:val="none" w:sz="0" w:space="0" w:color="auto"/>
              </w:divBdr>
            </w:div>
            <w:div w:id="1595475415">
              <w:marLeft w:val="0"/>
              <w:marRight w:val="0"/>
              <w:marTop w:val="0"/>
              <w:marBottom w:val="0"/>
              <w:divBdr>
                <w:top w:val="none" w:sz="0" w:space="0" w:color="auto"/>
                <w:left w:val="none" w:sz="0" w:space="0" w:color="auto"/>
                <w:bottom w:val="none" w:sz="0" w:space="0" w:color="auto"/>
                <w:right w:val="none" w:sz="0" w:space="0" w:color="auto"/>
              </w:divBdr>
            </w:div>
            <w:div w:id="150217133">
              <w:marLeft w:val="0"/>
              <w:marRight w:val="0"/>
              <w:marTop w:val="0"/>
              <w:marBottom w:val="0"/>
              <w:divBdr>
                <w:top w:val="none" w:sz="0" w:space="0" w:color="auto"/>
                <w:left w:val="none" w:sz="0" w:space="0" w:color="auto"/>
                <w:bottom w:val="none" w:sz="0" w:space="0" w:color="auto"/>
                <w:right w:val="none" w:sz="0" w:space="0" w:color="auto"/>
              </w:divBdr>
            </w:div>
            <w:div w:id="124081337">
              <w:marLeft w:val="0"/>
              <w:marRight w:val="0"/>
              <w:marTop w:val="0"/>
              <w:marBottom w:val="0"/>
              <w:divBdr>
                <w:top w:val="none" w:sz="0" w:space="0" w:color="auto"/>
                <w:left w:val="none" w:sz="0" w:space="0" w:color="auto"/>
                <w:bottom w:val="none" w:sz="0" w:space="0" w:color="auto"/>
                <w:right w:val="none" w:sz="0" w:space="0" w:color="auto"/>
              </w:divBdr>
            </w:div>
            <w:div w:id="1585455755">
              <w:marLeft w:val="0"/>
              <w:marRight w:val="0"/>
              <w:marTop w:val="0"/>
              <w:marBottom w:val="0"/>
              <w:divBdr>
                <w:top w:val="none" w:sz="0" w:space="0" w:color="auto"/>
                <w:left w:val="none" w:sz="0" w:space="0" w:color="auto"/>
                <w:bottom w:val="none" w:sz="0" w:space="0" w:color="auto"/>
                <w:right w:val="none" w:sz="0" w:space="0" w:color="auto"/>
              </w:divBdr>
            </w:div>
            <w:div w:id="1187672987">
              <w:marLeft w:val="0"/>
              <w:marRight w:val="0"/>
              <w:marTop w:val="0"/>
              <w:marBottom w:val="0"/>
              <w:divBdr>
                <w:top w:val="none" w:sz="0" w:space="0" w:color="auto"/>
                <w:left w:val="none" w:sz="0" w:space="0" w:color="auto"/>
                <w:bottom w:val="none" w:sz="0" w:space="0" w:color="auto"/>
                <w:right w:val="none" w:sz="0" w:space="0" w:color="auto"/>
              </w:divBdr>
            </w:div>
            <w:div w:id="471338233">
              <w:marLeft w:val="0"/>
              <w:marRight w:val="0"/>
              <w:marTop w:val="0"/>
              <w:marBottom w:val="0"/>
              <w:divBdr>
                <w:top w:val="none" w:sz="0" w:space="0" w:color="auto"/>
                <w:left w:val="none" w:sz="0" w:space="0" w:color="auto"/>
                <w:bottom w:val="none" w:sz="0" w:space="0" w:color="auto"/>
                <w:right w:val="none" w:sz="0" w:space="0" w:color="auto"/>
              </w:divBdr>
            </w:div>
            <w:div w:id="683048325">
              <w:marLeft w:val="0"/>
              <w:marRight w:val="0"/>
              <w:marTop w:val="0"/>
              <w:marBottom w:val="0"/>
              <w:divBdr>
                <w:top w:val="none" w:sz="0" w:space="0" w:color="auto"/>
                <w:left w:val="none" w:sz="0" w:space="0" w:color="auto"/>
                <w:bottom w:val="none" w:sz="0" w:space="0" w:color="auto"/>
                <w:right w:val="none" w:sz="0" w:space="0" w:color="auto"/>
              </w:divBdr>
            </w:div>
            <w:div w:id="298532327">
              <w:marLeft w:val="0"/>
              <w:marRight w:val="0"/>
              <w:marTop w:val="0"/>
              <w:marBottom w:val="0"/>
              <w:divBdr>
                <w:top w:val="none" w:sz="0" w:space="0" w:color="auto"/>
                <w:left w:val="none" w:sz="0" w:space="0" w:color="auto"/>
                <w:bottom w:val="none" w:sz="0" w:space="0" w:color="auto"/>
                <w:right w:val="none" w:sz="0" w:space="0" w:color="auto"/>
              </w:divBdr>
            </w:div>
            <w:div w:id="1419326840">
              <w:marLeft w:val="0"/>
              <w:marRight w:val="0"/>
              <w:marTop w:val="0"/>
              <w:marBottom w:val="0"/>
              <w:divBdr>
                <w:top w:val="none" w:sz="0" w:space="0" w:color="auto"/>
                <w:left w:val="none" w:sz="0" w:space="0" w:color="auto"/>
                <w:bottom w:val="none" w:sz="0" w:space="0" w:color="auto"/>
                <w:right w:val="none" w:sz="0" w:space="0" w:color="auto"/>
              </w:divBdr>
            </w:div>
            <w:div w:id="1137450763">
              <w:marLeft w:val="0"/>
              <w:marRight w:val="0"/>
              <w:marTop w:val="0"/>
              <w:marBottom w:val="0"/>
              <w:divBdr>
                <w:top w:val="none" w:sz="0" w:space="0" w:color="auto"/>
                <w:left w:val="none" w:sz="0" w:space="0" w:color="auto"/>
                <w:bottom w:val="none" w:sz="0" w:space="0" w:color="auto"/>
                <w:right w:val="none" w:sz="0" w:space="0" w:color="auto"/>
              </w:divBdr>
            </w:div>
            <w:div w:id="1932545989">
              <w:marLeft w:val="0"/>
              <w:marRight w:val="0"/>
              <w:marTop w:val="0"/>
              <w:marBottom w:val="0"/>
              <w:divBdr>
                <w:top w:val="none" w:sz="0" w:space="0" w:color="auto"/>
                <w:left w:val="none" w:sz="0" w:space="0" w:color="auto"/>
                <w:bottom w:val="none" w:sz="0" w:space="0" w:color="auto"/>
                <w:right w:val="none" w:sz="0" w:space="0" w:color="auto"/>
              </w:divBdr>
            </w:div>
            <w:div w:id="1674069802">
              <w:marLeft w:val="0"/>
              <w:marRight w:val="0"/>
              <w:marTop w:val="0"/>
              <w:marBottom w:val="0"/>
              <w:divBdr>
                <w:top w:val="none" w:sz="0" w:space="0" w:color="auto"/>
                <w:left w:val="none" w:sz="0" w:space="0" w:color="auto"/>
                <w:bottom w:val="none" w:sz="0" w:space="0" w:color="auto"/>
                <w:right w:val="none" w:sz="0" w:space="0" w:color="auto"/>
              </w:divBdr>
            </w:div>
            <w:div w:id="1132404288">
              <w:marLeft w:val="0"/>
              <w:marRight w:val="0"/>
              <w:marTop w:val="0"/>
              <w:marBottom w:val="0"/>
              <w:divBdr>
                <w:top w:val="none" w:sz="0" w:space="0" w:color="auto"/>
                <w:left w:val="none" w:sz="0" w:space="0" w:color="auto"/>
                <w:bottom w:val="none" w:sz="0" w:space="0" w:color="auto"/>
                <w:right w:val="none" w:sz="0" w:space="0" w:color="auto"/>
              </w:divBdr>
            </w:div>
            <w:div w:id="2076469219">
              <w:marLeft w:val="0"/>
              <w:marRight w:val="0"/>
              <w:marTop w:val="0"/>
              <w:marBottom w:val="0"/>
              <w:divBdr>
                <w:top w:val="none" w:sz="0" w:space="0" w:color="auto"/>
                <w:left w:val="none" w:sz="0" w:space="0" w:color="auto"/>
                <w:bottom w:val="none" w:sz="0" w:space="0" w:color="auto"/>
                <w:right w:val="none" w:sz="0" w:space="0" w:color="auto"/>
              </w:divBdr>
            </w:div>
            <w:div w:id="460004820">
              <w:marLeft w:val="0"/>
              <w:marRight w:val="0"/>
              <w:marTop w:val="0"/>
              <w:marBottom w:val="0"/>
              <w:divBdr>
                <w:top w:val="none" w:sz="0" w:space="0" w:color="auto"/>
                <w:left w:val="none" w:sz="0" w:space="0" w:color="auto"/>
                <w:bottom w:val="none" w:sz="0" w:space="0" w:color="auto"/>
                <w:right w:val="none" w:sz="0" w:space="0" w:color="auto"/>
              </w:divBdr>
            </w:div>
            <w:div w:id="1312712252">
              <w:marLeft w:val="0"/>
              <w:marRight w:val="0"/>
              <w:marTop w:val="0"/>
              <w:marBottom w:val="0"/>
              <w:divBdr>
                <w:top w:val="none" w:sz="0" w:space="0" w:color="auto"/>
                <w:left w:val="none" w:sz="0" w:space="0" w:color="auto"/>
                <w:bottom w:val="none" w:sz="0" w:space="0" w:color="auto"/>
                <w:right w:val="none" w:sz="0" w:space="0" w:color="auto"/>
              </w:divBdr>
            </w:div>
            <w:div w:id="557398922">
              <w:marLeft w:val="0"/>
              <w:marRight w:val="0"/>
              <w:marTop w:val="0"/>
              <w:marBottom w:val="0"/>
              <w:divBdr>
                <w:top w:val="none" w:sz="0" w:space="0" w:color="auto"/>
                <w:left w:val="none" w:sz="0" w:space="0" w:color="auto"/>
                <w:bottom w:val="none" w:sz="0" w:space="0" w:color="auto"/>
                <w:right w:val="none" w:sz="0" w:space="0" w:color="auto"/>
              </w:divBdr>
            </w:div>
            <w:div w:id="1220019963">
              <w:marLeft w:val="0"/>
              <w:marRight w:val="0"/>
              <w:marTop w:val="0"/>
              <w:marBottom w:val="0"/>
              <w:divBdr>
                <w:top w:val="none" w:sz="0" w:space="0" w:color="auto"/>
                <w:left w:val="none" w:sz="0" w:space="0" w:color="auto"/>
                <w:bottom w:val="none" w:sz="0" w:space="0" w:color="auto"/>
                <w:right w:val="none" w:sz="0" w:space="0" w:color="auto"/>
              </w:divBdr>
            </w:div>
            <w:div w:id="1403873054">
              <w:marLeft w:val="0"/>
              <w:marRight w:val="0"/>
              <w:marTop w:val="0"/>
              <w:marBottom w:val="0"/>
              <w:divBdr>
                <w:top w:val="none" w:sz="0" w:space="0" w:color="auto"/>
                <w:left w:val="none" w:sz="0" w:space="0" w:color="auto"/>
                <w:bottom w:val="none" w:sz="0" w:space="0" w:color="auto"/>
                <w:right w:val="none" w:sz="0" w:space="0" w:color="auto"/>
              </w:divBdr>
            </w:div>
            <w:div w:id="267927677">
              <w:marLeft w:val="0"/>
              <w:marRight w:val="0"/>
              <w:marTop w:val="0"/>
              <w:marBottom w:val="0"/>
              <w:divBdr>
                <w:top w:val="none" w:sz="0" w:space="0" w:color="auto"/>
                <w:left w:val="none" w:sz="0" w:space="0" w:color="auto"/>
                <w:bottom w:val="none" w:sz="0" w:space="0" w:color="auto"/>
                <w:right w:val="none" w:sz="0" w:space="0" w:color="auto"/>
              </w:divBdr>
            </w:div>
            <w:div w:id="347678030">
              <w:marLeft w:val="0"/>
              <w:marRight w:val="0"/>
              <w:marTop w:val="0"/>
              <w:marBottom w:val="0"/>
              <w:divBdr>
                <w:top w:val="none" w:sz="0" w:space="0" w:color="auto"/>
                <w:left w:val="none" w:sz="0" w:space="0" w:color="auto"/>
                <w:bottom w:val="none" w:sz="0" w:space="0" w:color="auto"/>
                <w:right w:val="none" w:sz="0" w:space="0" w:color="auto"/>
              </w:divBdr>
            </w:div>
            <w:div w:id="751701366">
              <w:marLeft w:val="0"/>
              <w:marRight w:val="0"/>
              <w:marTop w:val="0"/>
              <w:marBottom w:val="0"/>
              <w:divBdr>
                <w:top w:val="none" w:sz="0" w:space="0" w:color="auto"/>
                <w:left w:val="none" w:sz="0" w:space="0" w:color="auto"/>
                <w:bottom w:val="none" w:sz="0" w:space="0" w:color="auto"/>
                <w:right w:val="none" w:sz="0" w:space="0" w:color="auto"/>
              </w:divBdr>
            </w:div>
            <w:div w:id="2066101169">
              <w:marLeft w:val="0"/>
              <w:marRight w:val="0"/>
              <w:marTop w:val="0"/>
              <w:marBottom w:val="0"/>
              <w:divBdr>
                <w:top w:val="none" w:sz="0" w:space="0" w:color="auto"/>
                <w:left w:val="none" w:sz="0" w:space="0" w:color="auto"/>
                <w:bottom w:val="none" w:sz="0" w:space="0" w:color="auto"/>
                <w:right w:val="none" w:sz="0" w:space="0" w:color="auto"/>
              </w:divBdr>
            </w:div>
            <w:div w:id="744838094">
              <w:marLeft w:val="0"/>
              <w:marRight w:val="0"/>
              <w:marTop w:val="0"/>
              <w:marBottom w:val="0"/>
              <w:divBdr>
                <w:top w:val="none" w:sz="0" w:space="0" w:color="auto"/>
                <w:left w:val="none" w:sz="0" w:space="0" w:color="auto"/>
                <w:bottom w:val="none" w:sz="0" w:space="0" w:color="auto"/>
                <w:right w:val="none" w:sz="0" w:space="0" w:color="auto"/>
              </w:divBdr>
            </w:div>
            <w:div w:id="896089484">
              <w:marLeft w:val="0"/>
              <w:marRight w:val="0"/>
              <w:marTop w:val="0"/>
              <w:marBottom w:val="0"/>
              <w:divBdr>
                <w:top w:val="none" w:sz="0" w:space="0" w:color="auto"/>
                <w:left w:val="none" w:sz="0" w:space="0" w:color="auto"/>
                <w:bottom w:val="none" w:sz="0" w:space="0" w:color="auto"/>
                <w:right w:val="none" w:sz="0" w:space="0" w:color="auto"/>
              </w:divBdr>
            </w:div>
            <w:div w:id="928658371">
              <w:marLeft w:val="0"/>
              <w:marRight w:val="0"/>
              <w:marTop w:val="0"/>
              <w:marBottom w:val="0"/>
              <w:divBdr>
                <w:top w:val="none" w:sz="0" w:space="0" w:color="auto"/>
                <w:left w:val="none" w:sz="0" w:space="0" w:color="auto"/>
                <w:bottom w:val="none" w:sz="0" w:space="0" w:color="auto"/>
                <w:right w:val="none" w:sz="0" w:space="0" w:color="auto"/>
              </w:divBdr>
            </w:div>
            <w:div w:id="1478764555">
              <w:marLeft w:val="0"/>
              <w:marRight w:val="0"/>
              <w:marTop w:val="0"/>
              <w:marBottom w:val="0"/>
              <w:divBdr>
                <w:top w:val="none" w:sz="0" w:space="0" w:color="auto"/>
                <w:left w:val="none" w:sz="0" w:space="0" w:color="auto"/>
                <w:bottom w:val="none" w:sz="0" w:space="0" w:color="auto"/>
                <w:right w:val="none" w:sz="0" w:space="0" w:color="auto"/>
              </w:divBdr>
            </w:div>
            <w:div w:id="1423605728">
              <w:marLeft w:val="0"/>
              <w:marRight w:val="0"/>
              <w:marTop w:val="0"/>
              <w:marBottom w:val="0"/>
              <w:divBdr>
                <w:top w:val="none" w:sz="0" w:space="0" w:color="auto"/>
                <w:left w:val="none" w:sz="0" w:space="0" w:color="auto"/>
                <w:bottom w:val="none" w:sz="0" w:space="0" w:color="auto"/>
                <w:right w:val="none" w:sz="0" w:space="0" w:color="auto"/>
              </w:divBdr>
            </w:div>
            <w:div w:id="1810126207">
              <w:marLeft w:val="0"/>
              <w:marRight w:val="0"/>
              <w:marTop w:val="0"/>
              <w:marBottom w:val="0"/>
              <w:divBdr>
                <w:top w:val="none" w:sz="0" w:space="0" w:color="auto"/>
                <w:left w:val="none" w:sz="0" w:space="0" w:color="auto"/>
                <w:bottom w:val="none" w:sz="0" w:space="0" w:color="auto"/>
                <w:right w:val="none" w:sz="0" w:space="0" w:color="auto"/>
              </w:divBdr>
            </w:div>
            <w:div w:id="294146247">
              <w:marLeft w:val="0"/>
              <w:marRight w:val="0"/>
              <w:marTop w:val="0"/>
              <w:marBottom w:val="0"/>
              <w:divBdr>
                <w:top w:val="none" w:sz="0" w:space="0" w:color="auto"/>
                <w:left w:val="none" w:sz="0" w:space="0" w:color="auto"/>
                <w:bottom w:val="none" w:sz="0" w:space="0" w:color="auto"/>
                <w:right w:val="none" w:sz="0" w:space="0" w:color="auto"/>
              </w:divBdr>
            </w:div>
            <w:div w:id="15813155">
              <w:marLeft w:val="0"/>
              <w:marRight w:val="0"/>
              <w:marTop w:val="0"/>
              <w:marBottom w:val="0"/>
              <w:divBdr>
                <w:top w:val="none" w:sz="0" w:space="0" w:color="auto"/>
                <w:left w:val="none" w:sz="0" w:space="0" w:color="auto"/>
                <w:bottom w:val="none" w:sz="0" w:space="0" w:color="auto"/>
                <w:right w:val="none" w:sz="0" w:space="0" w:color="auto"/>
              </w:divBdr>
            </w:div>
            <w:div w:id="1119954139">
              <w:marLeft w:val="0"/>
              <w:marRight w:val="0"/>
              <w:marTop w:val="0"/>
              <w:marBottom w:val="0"/>
              <w:divBdr>
                <w:top w:val="none" w:sz="0" w:space="0" w:color="auto"/>
                <w:left w:val="none" w:sz="0" w:space="0" w:color="auto"/>
                <w:bottom w:val="none" w:sz="0" w:space="0" w:color="auto"/>
                <w:right w:val="none" w:sz="0" w:space="0" w:color="auto"/>
              </w:divBdr>
            </w:div>
            <w:div w:id="7799181">
              <w:marLeft w:val="0"/>
              <w:marRight w:val="0"/>
              <w:marTop w:val="0"/>
              <w:marBottom w:val="0"/>
              <w:divBdr>
                <w:top w:val="none" w:sz="0" w:space="0" w:color="auto"/>
                <w:left w:val="none" w:sz="0" w:space="0" w:color="auto"/>
                <w:bottom w:val="none" w:sz="0" w:space="0" w:color="auto"/>
                <w:right w:val="none" w:sz="0" w:space="0" w:color="auto"/>
              </w:divBdr>
            </w:div>
            <w:div w:id="149060854">
              <w:marLeft w:val="0"/>
              <w:marRight w:val="0"/>
              <w:marTop w:val="0"/>
              <w:marBottom w:val="0"/>
              <w:divBdr>
                <w:top w:val="none" w:sz="0" w:space="0" w:color="auto"/>
                <w:left w:val="none" w:sz="0" w:space="0" w:color="auto"/>
                <w:bottom w:val="none" w:sz="0" w:space="0" w:color="auto"/>
                <w:right w:val="none" w:sz="0" w:space="0" w:color="auto"/>
              </w:divBdr>
            </w:div>
            <w:div w:id="272325909">
              <w:marLeft w:val="0"/>
              <w:marRight w:val="0"/>
              <w:marTop w:val="0"/>
              <w:marBottom w:val="0"/>
              <w:divBdr>
                <w:top w:val="none" w:sz="0" w:space="0" w:color="auto"/>
                <w:left w:val="none" w:sz="0" w:space="0" w:color="auto"/>
                <w:bottom w:val="none" w:sz="0" w:space="0" w:color="auto"/>
                <w:right w:val="none" w:sz="0" w:space="0" w:color="auto"/>
              </w:divBdr>
            </w:div>
            <w:div w:id="277420357">
              <w:marLeft w:val="0"/>
              <w:marRight w:val="0"/>
              <w:marTop w:val="0"/>
              <w:marBottom w:val="0"/>
              <w:divBdr>
                <w:top w:val="none" w:sz="0" w:space="0" w:color="auto"/>
                <w:left w:val="none" w:sz="0" w:space="0" w:color="auto"/>
                <w:bottom w:val="none" w:sz="0" w:space="0" w:color="auto"/>
                <w:right w:val="none" w:sz="0" w:space="0" w:color="auto"/>
              </w:divBdr>
            </w:div>
            <w:div w:id="1871840953">
              <w:marLeft w:val="0"/>
              <w:marRight w:val="0"/>
              <w:marTop w:val="0"/>
              <w:marBottom w:val="0"/>
              <w:divBdr>
                <w:top w:val="none" w:sz="0" w:space="0" w:color="auto"/>
                <w:left w:val="none" w:sz="0" w:space="0" w:color="auto"/>
                <w:bottom w:val="none" w:sz="0" w:space="0" w:color="auto"/>
                <w:right w:val="none" w:sz="0" w:space="0" w:color="auto"/>
              </w:divBdr>
            </w:div>
            <w:div w:id="2046715816">
              <w:marLeft w:val="0"/>
              <w:marRight w:val="0"/>
              <w:marTop w:val="0"/>
              <w:marBottom w:val="0"/>
              <w:divBdr>
                <w:top w:val="none" w:sz="0" w:space="0" w:color="auto"/>
                <w:left w:val="none" w:sz="0" w:space="0" w:color="auto"/>
                <w:bottom w:val="none" w:sz="0" w:space="0" w:color="auto"/>
                <w:right w:val="none" w:sz="0" w:space="0" w:color="auto"/>
              </w:divBdr>
            </w:div>
            <w:div w:id="1249341550">
              <w:marLeft w:val="0"/>
              <w:marRight w:val="0"/>
              <w:marTop w:val="0"/>
              <w:marBottom w:val="0"/>
              <w:divBdr>
                <w:top w:val="none" w:sz="0" w:space="0" w:color="auto"/>
                <w:left w:val="none" w:sz="0" w:space="0" w:color="auto"/>
                <w:bottom w:val="none" w:sz="0" w:space="0" w:color="auto"/>
                <w:right w:val="none" w:sz="0" w:space="0" w:color="auto"/>
              </w:divBdr>
            </w:div>
            <w:div w:id="1158224932">
              <w:marLeft w:val="0"/>
              <w:marRight w:val="0"/>
              <w:marTop w:val="0"/>
              <w:marBottom w:val="0"/>
              <w:divBdr>
                <w:top w:val="none" w:sz="0" w:space="0" w:color="auto"/>
                <w:left w:val="none" w:sz="0" w:space="0" w:color="auto"/>
                <w:bottom w:val="none" w:sz="0" w:space="0" w:color="auto"/>
                <w:right w:val="none" w:sz="0" w:space="0" w:color="auto"/>
              </w:divBdr>
            </w:div>
            <w:div w:id="862668920">
              <w:marLeft w:val="0"/>
              <w:marRight w:val="0"/>
              <w:marTop w:val="0"/>
              <w:marBottom w:val="0"/>
              <w:divBdr>
                <w:top w:val="none" w:sz="0" w:space="0" w:color="auto"/>
                <w:left w:val="none" w:sz="0" w:space="0" w:color="auto"/>
                <w:bottom w:val="none" w:sz="0" w:space="0" w:color="auto"/>
                <w:right w:val="none" w:sz="0" w:space="0" w:color="auto"/>
              </w:divBdr>
            </w:div>
            <w:div w:id="1019621493">
              <w:marLeft w:val="0"/>
              <w:marRight w:val="0"/>
              <w:marTop w:val="0"/>
              <w:marBottom w:val="0"/>
              <w:divBdr>
                <w:top w:val="none" w:sz="0" w:space="0" w:color="auto"/>
                <w:left w:val="none" w:sz="0" w:space="0" w:color="auto"/>
                <w:bottom w:val="none" w:sz="0" w:space="0" w:color="auto"/>
                <w:right w:val="none" w:sz="0" w:space="0" w:color="auto"/>
              </w:divBdr>
            </w:div>
            <w:div w:id="433280806">
              <w:marLeft w:val="0"/>
              <w:marRight w:val="0"/>
              <w:marTop w:val="0"/>
              <w:marBottom w:val="0"/>
              <w:divBdr>
                <w:top w:val="none" w:sz="0" w:space="0" w:color="auto"/>
                <w:left w:val="none" w:sz="0" w:space="0" w:color="auto"/>
                <w:bottom w:val="none" w:sz="0" w:space="0" w:color="auto"/>
                <w:right w:val="none" w:sz="0" w:space="0" w:color="auto"/>
              </w:divBdr>
            </w:div>
            <w:div w:id="1668630765">
              <w:marLeft w:val="0"/>
              <w:marRight w:val="0"/>
              <w:marTop w:val="0"/>
              <w:marBottom w:val="0"/>
              <w:divBdr>
                <w:top w:val="none" w:sz="0" w:space="0" w:color="auto"/>
                <w:left w:val="none" w:sz="0" w:space="0" w:color="auto"/>
                <w:bottom w:val="none" w:sz="0" w:space="0" w:color="auto"/>
                <w:right w:val="none" w:sz="0" w:space="0" w:color="auto"/>
              </w:divBdr>
            </w:div>
            <w:div w:id="950624826">
              <w:marLeft w:val="0"/>
              <w:marRight w:val="0"/>
              <w:marTop w:val="0"/>
              <w:marBottom w:val="0"/>
              <w:divBdr>
                <w:top w:val="none" w:sz="0" w:space="0" w:color="auto"/>
                <w:left w:val="none" w:sz="0" w:space="0" w:color="auto"/>
                <w:bottom w:val="none" w:sz="0" w:space="0" w:color="auto"/>
                <w:right w:val="none" w:sz="0" w:space="0" w:color="auto"/>
              </w:divBdr>
            </w:div>
            <w:div w:id="2005812712">
              <w:marLeft w:val="0"/>
              <w:marRight w:val="0"/>
              <w:marTop w:val="0"/>
              <w:marBottom w:val="0"/>
              <w:divBdr>
                <w:top w:val="none" w:sz="0" w:space="0" w:color="auto"/>
                <w:left w:val="none" w:sz="0" w:space="0" w:color="auto"/>
                <w:bottom w:val="none" w:sz="0" w:space="0" w:color="auto"/>
                <w:right w:val="none" w:sz="0" w:space="0" w:color="auto"/>
              </w:divBdr>
            </w:div>
            <w:div w:id="1761675574">
              <w:marLeft w:val="0"/>
              <w:marRight w:val="0"/>
              <w:marTop w:val="0"/>
              <w:marBottom w:val="0"/>
              <w:divBdr>
                <w:top w:val="none" w:sz="0" w:space="0" w:color="auto"/>
                <w:left w:val="none" w:sz="0" w:space="0" w:color="auto"/>
                <w:bottom w:val="none" w:sz="0" w:space="0" w:color="auto"/>
                <w:right w:val="none" w:sz="0" w:space="0" w:color="auto"/>
              </w:divBdr>
            </w:div>
            <w:div w:id="1856112387">
              <w:marLeft w:val="0"/>
              <w:marRight w:val="0"/>
              <w:marTop w:val="0"/>
              <w:marBottom w:val="0"/>
              <w:divBdr>
                <w:top w:val="none" w:sz="0" w:space="0" w:color="auto"/>
                <w:left w:val="none" w:sz="0" w:space="0" w:color="auto"/>
                <w:bottom w:val="none" w:sz="0" w:space="0" w:color="auto"/>
                <w:right w:val="none" w:sz="0" w:space="0" w:color="auto"/>
              </w:divBdr>
            </w:div>
            <w:div w:id="2067606228">
              <w:marLeft w:val="0"/>
              <w:marRight w:val="0"/>
              <w:marTop w:val="0"/>
              <w:marBottom w:val="0"/>
              <w:divBdr>
                <w:top w:val="none" w:sz="0" w:space="0" w:color="auto"/>
                <w:left w:val="none" w:sz="0" w:space="0" w:color="auto"/>
                <w:bottom w:val="none" w:sz="0" w:space="0" w:color="auto"/>
                <w:right w:val="none" w:sz="0" w:space="0" w:color="auto"/>
              </w:divBdr>
            </w:div>
            <w:div w:id="172453086">
              <w:marLeft w:val="0"/>
              <w:marRight w:val="0"/>
              <w:marTop w:val="0"/>
              <w:marBottom w:val="0"/>
              <w:divBdr>
                <w:top w:val="none" w:sz="0" w:space="0" w:color="auto"/>
                <w:left w:val="none" w:sz="0" w:space="0" w:color="auto"/>
                <w:bottom w:val="none" w:sz="0" w:space="0" w:color="auto"/>
                <w:right w:val="none" w:sz="0" w:space="0" w:color="auto"/>
              </w:divBdr>
            </w:div>
            <w:div w:id="389690268">
              <w:marLeft w:val="0"/>
              <w:marRight w:val="0"/>
              <w:marTop w:val="0"/>
              <w:marBottom w:val="0"/>
              <w:divBdr>
                <w:top w:val="none" w:sz="0" w:space="0" w:color="auto"/>
                <w:left w:val="none" w:sz="0" w:space="0" w:color="auto"/>
                <w:bottom w:val="none" w:sz="0" w:space="0" w:color="auto"/>
                <w:right w:val="none" w:sz="0" w:space="0" w:color="auto"/>
              </w:divBdr>
            </w:div>
            <w:div w:id="1913807354">
              <w:marLeft w:val="0"/>
              <w:marRight w:val="0"/>
              <w:marTop w:val="0"/>
              <w:marBottom w:val="0"/>
              <w:divBdr>
                <w:top w:val="none" w:sz="0" w:space="0" w:color="auto"/>
                <w:left w:val="none" w:sz="0" w:space="0" w:color="auto"/>
                <w:bottom w:val="none" w:sz="0" w:space="0" w:color="auto"/>
                <w:right w:val="none" w:sz="0" w:space="0" w:color="auto"/>
              </w:divBdr>
            </w:div>
            <w:div w:id="1322468123">
              <w:marLeft w:val="0"/>
              <w:marRight w:val="0"/>
              <w:marTop w:val="0"/>
              <w:marBottom w:val="0"/>
              <w:divBdr>
                <w:top w:val="none" w:sz="0" w:space="0" w:color="auto"/>
                <w:left w:val="none" w:sz="0" w:space="0" w:color="auto"/>
                <w:bottom w:val="none" w:sz="0" w:space="0" w:color="auto"/>
                <w:right w:val="none" w:sz="0" w:space="0" w:color="auto"/>
              </w:divBdr>
            </w:div>
            <w:div w:id="2119332249">
              <w:marLeft w:val="0"/>
              <w:marRight w:val="0"/>
              <w:marTop w:val="0"/>
              <w:marBottom w:val="0"/>
              <w:divBdr>
                <w:top w:val="none" w:sz="0" w:space="0" w:color="auto"/>
                <w:left w:val="none" w:sz="0" w:space="0" w:color="auto"/>
                <w:bottom w:val="none" w:sz="0" w:space="0" w:color="auto"/>
                <w:right w:val="none" w:sz="0" w:space="0" w:color="auto"/>
              </w:divBdr>
            </w:div>
            <w:div w:id="692414317">
              <w:marLeft w:val="0"/>
              <w:marRight w:val="0"/>
              <w:marTop w:val="0"/>
              <w:marBottom w:val="0"/>
              <w:divBdr>
                <w:top w:val="none" w:sz="0" w:space="0" w:color="auto"/>
                <w:left w:val="none" w:sz="0" w:space="0" w:color="auto"/>
                <w:bottom w:val="none" w:sz="0" w:space="0" w:color="auto"/>
                <w:right w:val="none" w:sz="0" w:space="0" w:color="auto"/>
              </w:divBdr>
            </w:div>
            <w:div w:id="2052993342">
              <w:marLeft w:val="0"/>
              <w:marRight w:val="0"/>
              <w:marTop w:val="0"/>
              <w:marBottom w:val="0"/>
              <w:divBdr>
                <w:top w:val="none" w:sz="0" w:space="0" w:color="auto"/>
                <w:left w:val="none" w:sz="0" w:space="0" w:color="auto"/>
                <w:bottom w:val="none" w:sz="0" w:space="0" w:color="auto"/>
                <w:right w:val="none" w:sz="0" w:space="0" w:color="auto"/>
              </w:divBdr>
            </w:div>
            <w:div w:id="809327555">
              <w:marLeft w:val="0"/>
              <w:marRight w:val="0"/>
              <w:marTop w:val="0"/>
              <w:marBottom w:val="0"/>
              <w:divBdr>
                <w:top w:val="none" w:sz="0" w:space="0" w:color="auto"/>
                <w:left w:val="none" w:sz="0" w:space="0" w:color="auto"/>
                <w:bottom w:val="none" w:sz="0" w:space="0" w:color="auto"/>
                <w:right w:val="none" w:sz="0" w:space="0" w:color="auto"/>
              </w:divBdr>
            </w:div>
            <w:div w:id="1661425747">
              <w:marLeft w:val="0"/>
              <w:marRight w:val="0"/>
              <w:marTop w:val="0"/>
              <w:marBottom w:val="0"/>
              <w:divBdr>
                <w:top w:val="none" w:sz="0" w:space="0" w:color="auto"/>
                <w:left w:val="none" w:sz="0" w:space="0" w:color="auto"/>
                <w:bottom w:val="none" w:sz="0" w:space="0" w:color="auto"/>
                <w:right w:val="none" w:sz="0" w:space="0" w:color="auto"/>
              </w:divBdr>
            </w:div>
            <w:div w:id="443501192">
              <w:marLeft w:val="0"/>
              <w:marRight w:val="0"/>
              <w:marTop w:val="0"/>
              <w:marBottom w:val="0"/>
              <w:divBdr>
                <w:top w:val="none" w:sz="0" w:space="0" w:color="auto"/>
                <w:left w:val="none" w:sz="0" w:space="0" w:color="auto"/>
                <w:bottom w:val="none" w:sz="0" w:space="0" w:color="auto"/>
                <w:right w:val="none" w:sz="0" w:space="0" w:color="auto"/>
              </w:divBdr>
            </w:div>
            <w:div w:id="1357467234">
              <w:marLeft w:val="0"/>
              <w:marRight w:val="0"/>
              <w:marTop w:val="0"/>
              <w:marBottom w:val="0"/>
              <w:divBdr>
                <w:top w:val="none" w:sz="0" w:space="0" w:color="auto"/>
                <w:left w:val="none" w:sz="0" w:space="0" w:color="auto"/>
                <w:bottom w:val="none" w:sz="0" w:space="0" w:color="auto"/>
                <w:right w:val="none" w:sz="0" w:space="0" w:color="auto"/>
              </w:divBdr>
            </w:div>
            <w:div w:id="750003610">
              <w:marLeft w:val="0"/>
              <w:marRight w:val="0"/>
              <w:marTop w:val="0"/>
              <w:marBottom w:val="0"/>
              <w:divBdr>
                <w:top w:val="none" w:sz="0" w:space="0" w:color="auto"/>
                <w:left w:val="none" w:sz="0" w:space="0" w:color="auto"/>
                <w:bottom w:val="none" w:sz="0" w:space="0" w:color="auto"/>
                <w:right w:val="none" w:sz="0" w:space="0" w:color="auto"/>
              </w:divBdr>
            </w:div>
            <w:div w:id="675377151">
              <w:marLeft w:val="0"/>
              <w:marRight w:val="0"/>
              <w:marTop w:val="0"/>
              <w:marBottom w:val="0"/>
              <w:divBdr>
                <w:top w:val="none" w:sz="0" w:space="0" w:color="auto"/>
                <w:left w:val="none" w:sz="0" w:space="0" w:color="auto"/>
                <w:bottom w:val="none" w:sz="0" w:space="0" w:color="auto"/>
                <w:right w:val="none" w:sz="0" w:space="0" w:color="auto"/>
              </w:divBdr>
            </w:div>
            <w:div w:id="724253588">
              <w:marLeft w:val="0"/>
              <w:marRight w:val="0"/>
              <w:marTop w:val="0"/>
              <w:marBottom w:val="0"/>
              <w:divBdr>
                <w:top w:val="none" w:sz="0" w:space="0" w:color="auto"/>
                <w:left w:val="none" w:sz="0" w:space="0" w:color="auto"/>
                <w:bottom w:val="none" w:sz="0" w:space="0" w:color="auto"/>
                <w:right w:val="none" w:sz="0" w:space="0" w:color="auto"/>
              </w:divBdr>
            </w:div>
            <w:div w:id="1078793251">
              <w:marLeft w:val="0"/>
              <w:marRight w:val="0"/>
              <w:marTop w:val="0"/>
              <w:marBottom w:val="0"/>
              <w:divBdr>
                <w:top w:val="none" w:sz="0" w:space="0" w:color="auto"/>
                <w:left w:val="none" w:sz="0" w:space="0" w:color="auto"/>
                <w:bottom w:val="none" w:sz="0" w:space="0" w:color="auto"/>
                <w:right w:val="none" w:sz="0" w:space="0" w:color="auto"/>
              </w:divBdr>
            </w:div>
            <w:div w:id="181743988">
              <w:marLeft w:val="0"/>
              <w:marRight w:val="0"/>
              <w:marTop w:val="0"/>
              <w:marBottom w:val="0"/>
              <w:divBdr>
                <w:top w:val="none" w:sz="0" w:space="0" w:color="auto"/>
                <w:left w:val="none" w:sz="0" w:space="0" w:color="auto"/>
                <w:bottom w:val="none" w:sz="0" w:space="0" w:color="auto"/>
                <w:right w:val="none" w:sz="0" w:space="0" w:color="auto"/>
              </w:divBdr>
            </w:div>
            <w:div w:id="1071731614">
              <w:marLeft w:val="0"/>
              <w:marRight w:val="0"/>
              <w:marTop w:val="0"/>
              <w:marBottom w:val="0"/>
              <w:divBdr>
                <w:top w:val="none" w:sz="0" w:space="0" w:color="auto"/>
                <w:left w:val="none" w:sz="0" w:space="0" w:color="auto"/>
                <w:bottom w:val="none" w:sz="0" w:space="0" w:color="auto"/>
                <w:right w:val="none" w:sz="0" w:space="0" w:color="auto"/>
              </w:divBdr>
            </w:div>
            <w:div w:id="2045717331">
              <w:marLeft w:val="0"/>
              <w:marRight w:val="0"/>
              <w:marTop w:val="0"/>
              <w:marBottom w:val="0"/>
              <w:divBdr>
                <w:top w:val="none" w:sz="0" w:space="0" w:color="auto"/>
                <w:left w:val="none" w:sz="0" w:space="0" w:color="auto"/>
                <w:bottom w:val="none" w:sz="0" w:space="0" w:color="auto"/>
                <w:right w:val="none" w:sz="0" w:space="0" w:color="auto"/>
              </w:divBdr>
            </w:div>
            <w:div w:id="590235501">
              <w:marLeft w:val="0"/>
              <w:marRight w:val="0"/>
              <w:marTop w:val="0"/>
              <w:marBottom w:val="0"/>
              <w:divBdr>
                <w:top w:val="none" w:sz="0" w:space="0" w:color="auto"/>
                <w:left w:val="none" w:sz="0" w:space="0" w:color="auto"/>
                <w:bottom w:val="none" w:sz="0" w:space="0" w:color="auto"/>
                <w:right w:val="none" w:sz="0" w:space="0" w:color="auto"/>
              </w:divBdr>
            </w:div>
            <w:div w:id="970285254">
              <w:marLeft w:val="0"/>
              <w:marRight w:val="0"/>
              <w:marTop w:val="0"/>
              <w:marBottom w:val="0"/>
              <w:divBdr>
                <w:top w:val="none" w:sz="0" w:space="0" w:color="auto"/>
                <w:left w:val="none" w:sz="0" w:space="0" w:color="auto"/>
                <w:bottom w:val="none" w:sz="0" w:space="0" w:color="auto"/>
                <w:right w:val="none" w:sz="0" w:space="0" w:color="auto"/>
              </w:divBdr>
            </w:div>
            <w:div w:id="667177676">
              <w:marLeft w:val="0"/>
              <w:marRight w:val="0"/>
              <w:marTop w:val="0"/>
              <w:marBottom w:val="0"/>
              <w:divBdr>
                <w:top w:val="none" w:sz="0" w:space="0" w:color="auto"/>
                <w:left w:val="none" w:sz="0" w:space="0" w:color="auto"/>
                <w:bottom w:val="none" w:sz="0" w:space="0" w:color="auto"/>
                <w:right w:val="none" w:sz="0" w:space="0" w:color="auto"/>
              </w:divBdr>
            </w:div>
            <w:div w:id="1927569860">
              <w:marLeft w:val="0"/>
              <w:marRight w:val="0"/>
              <w:marTop w:val="0"/>
              <w:marBottom w:val="0"/>
              <w:divBdr>
                <w:top w:val="none" w:sz="0" w:space="0" w:color="auto"/>
                <w:left w:val="none" w:sz="0" w:space="0" w:color="auto"/>
                <w:bottom w:val="none" w:sz="0" w:space="0" w:color="auto"/>
                <w:right w:val="none" w:sz="0" w:space="0" w:color="auto"/>
              </w:divBdr>
            </w:div>
            <w:div w:id="850605343">
              <w:marLeft w:val="0"/>
              <w:marRight w:val="0"/>
              <w:marTop w:val="0"/>
              <w:marBottom w:val="0"/>
              <w:divBdr>
                <w:top w:val="none" w:sz="0" w:space="0" w:color="auto"/>
                <w:left w:val="none" w:sz="0" w:space="0" w:color="auto"/>
                <w:bottom w:val="none" w:sz="0" w:space="0" w:color="auto"/>
                <w:right w:val="none" w:sz="0" w:space="0" w:color="auto"/>
              </w:divBdr>
            </w:div>
            <w:div w:id="225841890">
              <w:marLeft w:val="0"/>
              <w:marRight w:val="0"/>
              <w:marTop w:val="0"/>
              <w:marBottom w:val="0"/>
              <w:divBdr>
                <w:top w:val="none" w:sz="0" w:space="0" w:color="auto"/>
                <w:left w:val="none" w:sz="0" w:space="0" w:color="auto"/>
                <w:bottom w:val="none" w:sz="0" w:space="0" w:color="auto"/>
                <w:right w:val="none" w:sz="0" w:space="0" w:color="auto"/>
              </w:divBdr>
            </w:div>
            <w:div w:id="1749307235">
              <w:marLeft w:val="0"/>
              <w:marRight w:val="0"/>
              <w:marTop w:val="0"/>
              <w:marBottom w:val="0"/>
              <w:divBdr>
                <w:top w:val="none" w:sz="0" w:space="0" w:color="auto"/>
                <w:left w:val="none" w:sz="0" w:space="0" w:color="auto"/>
                <w:bottom w:val="none" w:sz="0" w:space="0" w:color="auto"/>
                <w:right w:val="none" w:sz="0" w:space="0" w:color="auto"/>
              </w:divBdr>
            </w:div>
            <w:div w:id="575742676">
              <w:marLeft w:val="0"/>
              <w:marRight w:val="0"/>
              <w:marTop w:val="0"/>
              <w:marBottom w:val="0"/>
              <w:divBdr>
                <w:top w:val="none" w:sz="0" w:space="0" w:color="auto"/>
                <w:left w:val="none" w:sz="0" w:space="0" w:color="auto"/>
                <w:bottom w:val="none" w:sz="0" w:space="0" w:color="auto"/>
                <w:right w:val="none" w:sz="0" w:space="0" w:color="auto"/>
              </w:divBdr>
            </w:div>
            <w:div w:id="784422024">
              <w:marLeft w:val="0"/>
              <w:marRight w:val="0"/>
              <w:marTop w:val="0"/>
              <w:marBottom w:val="0"/>
              <w:divBdr>
                <w:top w:val="none" w:sz="0" w:space="0" w:color="auto"/>
                <w:left w:val="none" w:sz="0" w:space="0" w:color="auto"/>
                <w:bottom w:val="none" w:sz="0" w:space="0" w:color="auto"/>
                <w:right w:val="none" w:sz="0" w:space="0" w:color="auto"/>
              </w:divBdr>
            </w:div>
            <w:div w:id="357705774">
              <w:marLeft w:val="0"/>
              <w:marRight w:val="0"/>
              <w:marTop w:val="0"/>
              <w:marBottom w:val="0"/>
              <w:divBdr>
                <w:top w:val="none" w:sz="0" w:space="0" w:color="auto"/>
                <w:left w:val="none" w:sz="0" w:space="0" w:color="auto"/>
                <w:bottom w:val="none" w:sz="0" w:space="0" w:color="auto"/>
                <w:right w:val="none" w:sz="0" w:space="0" w:color="auto"/>
              </w:divBdr>
            </w:div>
            <w:div w:id="2134057421">
              <w:marLeft w:val="0"/>
              <w:marRight w:val="0"/>
              <w:marTop w:val="0"/>
              <w:marBottom w:val="0"/>
              <w:divBdr>
                <w:top w:val="none" w:sz="0" w:space="0" w:color="auto"/>
                <w:left w:val="none" w:sz="0" w:space="0" w:color="auto"/>
                <w:bottom w:val="none" w:sz="0" w:space="0" w:color="auto"/>
                <w:right w:val="none" w:sz="0" w:space="0" w:color="auto"/>
              </w:divBdr>
            </w:div>
            <w:div w:id="1447575499">
              <w:marLeft w:val="0"/>
              <w:marRight w:val="0"/>
              <w:marTop w:val="0"/>
              <w:marBottom w:val="0"/>
              <w:divBdr>
                <w:top w:val="none" w:sz="0" w:space="0" w:color="auto"/>
                <w:left w:val="none" w:sz="0" w:space="0" w:color="auto"/>
                <w:bottom w:val="none" w:sz="0" w:space="0" w:color="auto"/>
                <w:right w:val="none" w:sz="0" w:space="0" w:color="auto"/>
              </w:divBdr>
            </w:div>
            <w:div w:id="1588077565">
              <w:marLeft w:val="0"/>
              <w:marRight w:val="0"/>
              <w:marTop w:val="0"/>
              <w:marBottom w:val="0"/>
              <w:divBdr>
                <w:top w:val="none" w:sz="0" w:space="0" w:color="auto"/>
                <w:left w:val="none" w:sz="0" w:space="0" w:color="auto"/>
                <w:bottom w:val="none" w:sz="0" w:space="0" w:color="auto"/>
                <w:right w:val="none" w:sz="0" w:space="0" w:color="auto"/>
              </w:divBdr>
            </w:div>
            <w:div w:id="990672090">
              <w:marLeft w:val="0"/>
              <w:marRight w:val="0"/>
              <w:marTop w:val="0"/>
              <w:marBottom w:val="0"/>
              <w:divBdr>
                <w:top w:val="none" w:sz="0" w:space="0" w:color="auto"/>
                <w:left w:val="none" w:sz="0" w:space="0" w:color="auto"/>
                <w:bottom w:val="none" w:sz="0" w:space="0" w:color="auto"/>
                <w:right w:val="none" w:sz="0" w:space="0" w:color="auto"/>
              </w:divBdr>
            </w:div>
            <w:div w:id="1863665416">
              <w:marLeft w:val="0"/>
              <w:marRight w:val="0"/>
              <w:marTop w:val="0"/>
              <w:marBottom w:val="0"/>
              <w:divBdr>
                <w:top w:val="none" w:sz="0" w:space="0" w:color="auto"/>
                <w:left w:val="none" w:sz="0" w:space="0" w:color="auto"/>
                <w:bottom w:val="none" w:sz="0" w:space="0" w:color="auto"/>
                <w:right w:val="none" w:sz="0" w:space="0" w:color="auto"/>
              </w:divBdr>
            </w:div>
            <w:div w:id="592856834">
              <w:marLeft w:val="0"/>
              <w:marRight w:val="0"/>
              <w:marTop w:val="0"/>
              <w:marBottom w:val="0"/>
              <w:divBdr>
                <w:top w:val="none" w:sz="0" w:space="0" w:color="auto"/>
                <w:left w:val="none" w:sz="0" w:space="0" w:color="auto"/>
                <w:bottom w:val="none" w:sz="0" w:space="0" w:color="auto"/>
                <w:right w:val="none" w:sz="0" w:space="0" w:color="auto"/>
              </w:divBdr>
            </w:div>
            <w:div w:id="592124581">
              <w:marLeft w:val="0"/>
              <w:marRight w:val="0"/>
              <w:marTop w:val="0"/>
              <w:marBottom w:val="0"/>
              <w:divBdr>
                <w:top w:val="none" w:sz="0" w:space="0" w:color="auto"/>
                <w:left w:val="none" w:sz="0" w:space="0" w:color="auto"/>
                <w:bottom w:val="none" w:sz="0" w:space="0" w:color="auto"/>
                <w:right w:val="none" w:sz="0" w:space="0" w:color="auto"/>
              </w:divBdr>
            </w:div>
            <w:div w:id="835651360">
              <w:marLeft w:val="0"/>
              <w:marRight w:val="0"/>
              <w:marTop w:val="0"/>
              <w:marBottom w:val="0"/>
              <w:divBdr>
                <w:top w:val="none" w:sz="0" w:space="0" w:color="auto"/>
                <w:left w:val="none" w:sz="0" w:space="0" w:color="auto"/>
                <w:bottom w:val="none" w:sz="0" w:space="0" w:color="auto"/>
                <w:right w:val="none" w:sz="0" w:space="0" w:color="auto"/>
              </w:divBdr>
            </w:div>
            <w:div w:id="1759978264">
              <w:marLeft w:val="0"/>
              <w:marRight w:val="0"/>
              <w:marTop w:val="0"/>
              <w:marBottom w:val="0"/>
              <w:divBdr>
                <w:top w:val="none" w:sz="0" w:space="0" w:color="auto"/>
                <w:left w:val="none" w:sz="0" w:space="0" w:color="auto"/>
                <w:bottom w:val="none" w:sz="0" w:space="0" w:color="auto"/>
                <w:right w:val="none" w:sz="0" w:space="0" w:color="auto"/>
              </w:divBdr>
            </w:div>
            <w:div w:id="1574393506">
              <w:marLeft w:val="0"/>
              <w:marRight w:val="0"/>
              <w:marTop w:val="0"/>
              <w:marBottom w:val="0"/>
              <w:divBdr>
                <w:top w:val="none" w:sz="0" w:space="0" w:color="auto"/>
                <w:left w:val="none" w:sz="0" w:space="0" w:color="auto"/>
                <w:bottom w:val="none" w:sz="0" w:space="0" w:color="auto"/>
                <w:right w:val="none" w:sz="0" w:space="0" w:color="auto"/>
              </w:divBdr>
            </w:div>
            <w:div w:id="391386407">
              <w:marLeft w:val="0"/>
              <w:marRight w:val="0"/>
              <w:marTop w:val="0"/>
              <w:marBottom w:val="0"/>
              <w:divBdr>
                <w:top w:val="none" w:sz="0" w:space="0" w:color="auto"/>
                <w:left w:val="none" w:sz="0" w:space="0" w:color="auto"/>
                <w:bottom w:val="none" w:sz="0" w:space="0" w:color="auto"/>
                <w:right w:val="none" w:sz="0" w:space="0" w:color="auto"/>
              </w:divBdr>
            </w:div>
            <w:div w:id="2027362922">
              <w:marLeft w:val="0"/>
              <w:marRight w:val="0"/>
              <w:marTop w:val="0"/>
              <w:marBottom w:val="0"/>
              <w:divBdr>
                <w:top w:val="none" w:sz="0" w:space="0" w:color="auto"/>
                <w:left w:val="none" w:sz="0" w:space="0" w:color="auto"/>
                <w:bottom w:val="none" w:sz="0" w:space="0" w:color="auto"/>
                <w:right w:val="none" w:sz="0" w:space="0" w:color="auto"/>
              </w:divBdr>
            </w:div>
            <w:div w:id="1381200001">
              <w:marLeft w:val="0"/>
              <w:marRight w:val="0"/>
              <w:marTop w:val="0"/>
              <w:marBottom w:val="0"/>
              <w:divBdr>
                <w:top w:val="none" w:sz="0" w:space="0" w:color="auto"/>
                <w:left w:val="none" w:sz="0" w:space="0" w:color="auto"/>
                <w:bottom w:val="none" w:sz="0" w:space="0" w:color="auto"/>
                <w:right w:val="none" w:sz="0" w:space="0" w:color="auto"/>
              </w:divBdr>
            </w:div>
            <w:div w:id="1007442283">
              <w:marLeft w:val="0"/>
              <w:marRight w:val="0"/>
              <w:marTop w:val="0"/>
              <w:marBottom w:val="0"/>
              <w:divBdr>
                <w:top w:val="none" w:sz="0" w:space="0" w:color="auto"/>
                <w:left w:val="none" w:sz="0" w:space="0" w:color="auto"/>
                <w:bottom w:val="none" w:sz="0" w:space="0" w:color="auto"/>
                <w:right w:val="none" w:sz="0" w:space="0" w:color="auto"/>
              </w:divBdr>
            </w:div>
            <w:div w:id="20511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2203">
      <w:bodyDiv w:val="1"/>
      <w:marLeft w:val="0"/>
      <w:marRight w:val="0"/>
      <w:marTop w:val="0"/>
      <w:marBottom w:val="0"/>
      <w:divBdr>
        <w:top w:val="none" w:sz="0" w:space="0" w:color="auto"/>
        <w:left w:val="none" w:sz="0" w:space="0" w:color="auto"/>
        <w:bottom w:val="none" w:sz="0" w:space="0" w:color="auto"/>
        <w:right w:val="none" w:sz="0" w:space="0" w:color="auto"/>
      </w:divBdr>
      <w:divsChild>
        <w:div w:id="1447696148">
          <w:marLeft w:val="0"/>
          <w:marRight w:val="0"/>
          <w:marTop w:val="0"/>
          <w:marBottom w:val="0"/>
          <w:divBdr>
            <w:top w:val="none" w:sz="0" w:space="0" w:color="auto"/>
            <w:left w:val="none" w:sz="0" w:space="0" w:color="auto"/>
            <w:bottom w:val="none" w:sz="0" w:space="0" w:color="auto"/>
            <w:right w:val="none" w:sz="0" w:space="0" w:color="auto"/>
          </w:divBdr>
          <w:divsChild>
            <w:div w:id="767772650">
              <w:marLeft w:val="0"/>
              <w:marRight w:val="0"/>
              <w:marTop w:val="0"/>
              <w:marBottom w:val="0"/>
              <w:divBdr>
                <w:top w:val="none" w:sz="0" w:space="0" w:color="auto"/>
                <w:left w:val="none" w:sz="0" w:space="0" w:color="auto"/>
                <w:bottom w:val="none" w:sz="0" w:space="0" w:color="auto"/>
                <w:right w:val="none" w:sz="0" w:space="0" w:color="auto"/>
              </w:divBdr>
            </w:div>
            <w:div w:id="2035567363">
              <w:marLeft w:val="0"/>
              <w:marRight w:val="0"/>
              <w:marTop w:val="0"/>
              <w:marBottom w:val="0"/>
              <w:divBdr>
                <w:top w:val="none" w:sz="0" w:space="0" w:color="auto"/>
                <w:left w:val="none" w:sz="0" w:space="0" w:color="auto"/>
                <w:bottom w:val="none" w:sz="0" w:space="0" w:color="auto"/>
                <w:right w:val="none" w:sz="0" w:space="0" w:color="auto"/>
              </w:divBdr>
            </w:div>
            <w:div w:id="1403485893">
              <w:marLeft w:val="0"/>
              <w:marRight w:val="0"/>
              <w:marTop w:val="0"/>
              <w:marBottom w:val="0"/>
              <w:divBdr>
                <w:top w:val="none" w:sz="0" w:space="0" w:color="auto"/>
                <w:left w:val="none" w:sz="0" w:space="0" w:color="auto"/>
                <w:bottom w:val="none" w:sz="0" w:space="0" w:color="auto"/>
                <w:right w:val="none" w:sz="0" w:space="0" w:color="auto"/>
              </w:divBdr>
            </w:div>
            <w:div w:id="2009167539">
              <w:marLeft w:val="0"/>
              <w:marRight w:val="0"/>
              <w:marTop w:val="0"/>
              <w:marBottom w:val="0"/>
              <w:divBdr>
                <w:top w:val="none" w:sz="0" w:space="0" w:color="auto"/>
                <w:left w:val="none" w:sz="0" w:space="0" w:color="auto"/>
                <w:bottom w:val="none" w:sz="0" w:space="0" w:color="auto"/>
                <w:right w:val="none" w:sz="0" w:space="0" w:color="auto"/>
              </w:divBdr>
            </w:div>
            <w:div w:id="1635483611">
              <w:marLeft w:val="0"/>
              <w:marRight w:val="0"/>
              <w:marTop w:val="0"/>
              <w:marBottom w:val="0"/>
              <w:divBdr>
                <w:top w:val="none" w:sz="0" w:space="0" w:color="auto"/>
                <w:left w:val="none" w:sz="0" w:space="0" w:color="auto"/>
                <w:bottom w:val="none" w:sz="0" w:space="0" w:color="auto"/>
                <w:right w:val="none" w:sz="0" w:space="0" w:color="auto"/>
              </w:divBdr>
            </w:div>
            <w:div w:id="625358317">
              <w:marLeft w:val="0"/>
              <w:marRight w:val="0"/>
              <w:marTop w:val="0"/>
              <w:marBottom w:val="0"/>
              <w:divBdr>
                <w:top w:val="none" w:sz="0" w:space="0" w:color="auto"/>
                <w:left w:val="none" w:sz="0" w:space="0" w:color="auto"/>
                <w:bottom w:val="none" w:sz="0" w:space="0" w:color="auto"/>
                <w:right w:val="none" w:sz="0" w:space="0" w:color="auto"/>
              </w:divBdr>
            </w:div>
            <w:div w:id="1367370788">
              <w:marLeft w:val="0"/>
              <w:marRight w:val="0"/>
              <w:marTop w:val="0"/>
              <w:marBottom w:val="0"/>
              <w:divBdr>
                <w:top w:val="none" w:sz="0" w:space="0" w:color="auto"/>
                <w:left w:val="none" w:sz="0" w:space="0" w:color="auto"/>
                <w:bottom w:val="none" w:sz="0" w:space="0" w:color="auto"/>
                <w:right w:val="none" w:sz="0" w:space="0" w:color="auto"/>
              </w:divBdr>
            </w:div>
            <w:div w:id="1529491522">
              <w:marLeft w:val="0"/>
              <w:marRight w:val="0"/>
              <w:marTop w:val="0"/>
              <w:marBottom w:val="0"/>
              <w:divBdr>
                <w:top w:val="none" w:sz="0" w:space="0" w:color="auto"/>
                <w:left w:val="none" w:sz="0" w:space="0" w:color="auto"/>
                <w:bottom w:val="none" w:sz="0" w:space="0" w:color="auto"/>
                <w:right w:val="none" w:sz="0" w:space="0" w:color="auto"/>
              </w:divBdr>
            </w:div>
            <w:div w:id="1735852038">
              <w:marLeft w:val="0"/>
              <w:marRight w:val="0"/>
              <w:marTop w:val="0"/>
              <w:marBottom w:val="0"/>
              <w:divBdr>
                <w:top w:val="none" w:sz="0" w:space="0" w:color="auto"/>
                <w:left w:val="none" w:sz="0" w:space="0" w:color="auto"/>
                <w:bottom w:val="none" w:sz="0" w:space="0" w:color="auto"/>
                <w:right w:val="none" w:sz="0" w:space="0" w:color="auto"/>
              </w:divBdr>
            </w:div>
            <w:div w:id="1596475903">
              <w:marLeft w:val="0"/>
              <w:marRight w:val="0"/>
              <w:marTop w:val="0"/>
              <w:marBottom w:val="0"/>
              <w:divBdr>
                <w:top w:val="none" w:sz="0" w:space="0" w:color="auto"/>
                <w:left w:val="none" w:sz="0" w:space="0" w:color="auto"/>
                <w:bottom w:val="none" w:sz="0" w:space="0" w:color="auto"/>
                <w:right w:val="none" w:sz="0" w:space="0" w:color="auto"/>
              </w:divBdr>
            </w:div>
            <w:div w:id="1326783847">
              <w:marLeft w:val="0"/>
              <w:marRight w:val="0"/>
              <w:marTop w:val="0"/>
              <w:marBottom w:val="0"/>
              <w:divBdr>
                <w:top w:val="none" w:sz="0" w:space="0" w:color="auto"/>
                <w:left w:val="none" w:sz="0" w:space="0" w:color="auto"/>
                <w:bottom w:val="none" w:sz="0" w:space="0" w:color="auto"/>
                <w:right w:val="none" w:sz="0" w:space="0" w:color="auto"/>
              </w:divBdr>
            </w:div>
            <w:div w:id="1990549556">
              <w:marLeft w:val="0"/>
              <w:marRight w:val="0"/>
              <w:marTop w:val="0"/>
              <w:marBottom w:val="0"/>
              <w:divBdr>
                <w:top w:val="none" w:sz="0" w:space="0" w:color="auto"/>
                <w:left w:val="none" w:sz="0" w:space="0" w:color="auto"/>
                <w:bottom w:val="none" w:sz="0" w:space="0" w:color="auto"/>
                <w:right w:val="none" w:sz="0" w:space="0" w:color="auto"/>
              </w:divBdr>
            </w:div>
            <w:div w:id="1461805899">
              <w:marLeft w:val="0"/>
              <w:marRight w:val="0"/>
              <w:marTop w:val="0"/>
              <w:marBottom w:val="0"/>
              <w:divBdr>
                <w:top w:val="none" w:sz="0" w:space="0" w:color="auto"/>
                <w:left w:val="none" w:sz="0" w:space="0" w:color="auto"/>
                <w:bottom w:val="none" w:sz="0" w:space="0" w:color="auto"/>
                <w:right w:val="none" w:sz="0" w:space="0" w:color="auto"/>
              </w:divBdr>
            </w:div>
            <w:div w:id="1373844176">
              <w:marLeft w:val="0"/>
              <w:marRight w:val="0"/>
              <w:marTop w:val="0"/>
              <w:marBottom w:val="0"/>
              <w:divBdr>
                <w:top w:val="none" w:sz="0" w:space="0" w:color="auto"/>
                <w:left w:val="none" w:sz="0" w:space="0" w:color="auto"/>
                <w:bottom w:val="none" w:sz="0" w:space="0" w:color="auto"/>
                <w:right w:val="none" w:sz="0" w:space="0" w:color="auto"/>
              </w:divBdr>
            </w:div>
            <w:div w:id="1763794632">
              <w:marLeft w:val="0"/>
              <w:marRight w:val="0"/>
              <w:marTop w:val="0"/>
              <w:marBottom w:val="0"/>
              <w:divBdr>
                <w:top w:val="none" w:sz="0" w:space="0" w:color="auto"/>
                <w:left w:val="none" w:sz="0" w:space="0" w:color="auto"/>
                <w:bottom w:val="none" w:sz="0" w:space="0" w:color="auto"/>
                <w:right w:val="none" w:sz="0" w:space="0" w:color="auto"/>
              </w:divBdr>
            </w:div>
            <w:div w:id="1358694184">
              <w:marLeft w:val="0"/>
              <w:marRight w:val="0"/>
              <w:marTop w:val="0"/>
              <w:marBottom w:val="0"/>
              <w:divBdr>
                <w:top w:val="none" w:sz="0" w:space="0" w:color="auto"/>
                <w:left w:val="none" w:sz="0" w:space="0" w:color="auto"/>
                <w:bottom w:val="none" w:sz="0" w:space="0" w:color="auto"/>
                <w:right w:val="none" w:sz="0" w:space="0" w:color="auto"/>
              </w:divBdr>
            </w:div>
            <w:div w:id="647126987">
              <w:marLeft w:val="0"/>
              <w:marRight w:val="0"/>
              <w:marTop w:val="0"/>
              <w:marBottom w:val="0"/>
              <w:divBdr>
                <w:top w:val="none" w:sz="0" w:space="0" w:color="auto"/>
                <w:left w:val="none" w:sz="0" w:space="0" w:color="auto"/>
                <w:bottom w:val="none" w:sz="0" w:space="0" w:color="auto"/>
                <w:right w:val="none" w:sz="0" w:space="0" w:color="auto"/>
              </w:divBdr>
            </w:div>
            <w:div w:id="553546790">
              <w:marLeft w:val="0"/>
              <w:marRight w:val="0"/>
              <w:marTop w:val="0"/>
              <w:marBottom w:val="0"/>
              <w:divBdr>
                <w:top w:val="none" w:sz="0" w:space="0" w:color="auto"/>
                <w:left w:val="none" w:sz="0" w:space="0" w:color="auto"/>
                <w:bottom w:val="none" w:sz="0" w:space="0" w:color="auto"/>
                <w:right w:val="none" w:sz="0" w:space="0" w:color="auto"/>
              </w:divBdr>
            </w:div>
            <w:div w:id="1935816678">
              <w:marLeft w:val="0"/>
              <w:marRight w:val="0"/>
              <w:marTop w:val="0"/>
              <w:marBottom w:val="0"/>
              <w:divBdr>
                <w:top w:val="none" w:sz="0" w:space="0" w:color="auto"/>
                <w:left w:val="none" w:sz="0" w:space="0" w:color="auto"/>
                <w:bottom w:val="none" w:sz="0" w:space="0" w:color="auto"/>
                <w:right w:val="none" w:sz="0" w:space="0" w:color="auto"/>
              </w:divBdr>
            </w:div>
            <w:div w:id="339892685">
              <w:marLeft w:val="0"/>
              <w:marRight w:val="0"/>
              <w:marTop w:val="0"/>
              <w:marBottom w:val="0"/>
              <w:divBdr>
                <w:top w:val="none" w:sz="0" w:space="0" w:color="auto"/>
                <w:left w:val="none" w:sz="0" w:space="0" w:color="auto"/>
                <w:bottom w:val="none" w:sz="0" w:space="0" w:color="auto"/>
                <w:right w:val="none" w:sz="0" w:space="0" w:color="auto"/>
              </w:divBdr>
            </w:div>
            <w:div w:id="820275220">
              <w:marLeft w:val="0"/>
              <w:marRight w:val="0"/>
              <w:marTop w:val="0"/>
              <w:marBottom w:val="0"/>
              <w:divBdr>
                <w:top w:val="none" w:sz="0" w:space="0" w:color="auto"/>
                <w:left w:val="none" w:sz="0" w:space="0" w:color="auto"/>
                <w:bottom w:val="none" w:sz="0" w:space="0" w:color="auto"/>
                <w:right w:val="none" w:sz="0" w:space="0" w:color="auto"/>
              </w:divBdr>
            </w:div>
            <w:div w:id="1663850351">
              <w:marLeft w:val="0"/>
              <w:marRight w:val="0"/>
              <w:marTop w:val="0"/>
              <w:marBottom w:val="0"/>
              <w:divBdr>
                <w:top w:val="none" w:sz="0" w:space="0" w:color="auto"/>
                <w:left w:val="none" w:sz="0" w:space="0" w:color="auto"/>
                <w:bottom w:val="none" w:sz="0" w:space="0" w:color="auto"/>
                <w:right w:val="none" w:sz="0" w:space="0" w:color="auto"/>
              </w:divBdr>
            </w:div>
            <w:div w:id="1532452185">
              <w:marLeft w:val="0"/>
              <w:marRight w:val="0"/>
              <w:marTop w:val="0"/>
              <w:marBottom w:val="0"/>
              <w:divBdr>
                <w:top w:val="none" w:sz="0" w:space="0" w:color="auto"/>
                <w:left w:val="none" w:sz="0" w:space="0" w:color="auto"/>
                <w:bottom w:val="none" w:sz="0" w:space="0" w:color="auto"/>
                <w:right w:val="none" w:sz="0" w:space="0" w:color="auto"/>
              </w:divBdr>
            </w:div>
            <w:div w:id="951594193">
              <w:marLeft w:val="0"/>
              <w:marRight w:val="0"/>
              <w:marTop w:val="0"/>
              <w:marBottom w:val="0"/>
              <w:divBdr>
                <w:top w:val="none" w:sz="0" w:space="0" w:color="auto"/>
                <w:left w:val="none" w:sz="0" w:space="0" w:color="auto"/>
                <w:bottom w:val="none" w:sz="0" w:space="0" w:color="auto"/>
                <w:right w:val="none" w:sz="0" w:space="0" w:color="auto"/>
              </w:divBdr>
            </w:div>
            <w:div w:id="1848517446">
              <w:marLeft w:val="0"/>
              <w:marRight w:val="0"/>
              <w:marTop w:val="0"/>
              <w:marBottom w:val="0"/>
              <w:divBdr>
                <w:top w:val="none" w:sz="0" w:space="0" w:color="auto"/>
                <w:left w:val="none" w:sz="0" w:space="0" w:color="auto"/>
                <w:bottom w:val="none" w:sz="0" w:space="0" w:color="auto"/>
                <w:right w:val="none" w:sz="0" w:space="0" w:color="auto"/>
              </w:divBdr>
            </w:div>
            <w:div w:id="876234949">
              <w:marLeft w:val="0"/>
              <w:marRight w:val="0"/>
              <w:marTop w:val="0"/>
              <w:marBottom w:val="0"/>
              <w:divBdr>
                <w:top w:val="none" w:sz="0" w:space="0" w:color="auto"/>
                <w:left w:val="none" w:sz="0" w:space="0" w:color="auto"/>
                <w:bottom w:val="none" w:sz="0" w:space="0" w:color="auto"/>
                <w:right w:val="none" w:sz="0" w:space="0" w:color="auto"/>
              </w:divBdr>
            </w:div>
            <w:div w:id="1394084399">
              <w:marLeft w:val="0"/>
              <w:marRight w:val="0"/>
              <w:marTop w:val="0"/>
              <w:marBottom w:val="0"/>
              <w:divBdr>
                <w:top w:val="none" w:sz="0" w:space="0" w:color="auto"/>
                <w:left w:val="none" w:sz="0" w:space="0" w:color="auto"/>
                <w:bottom w:val="none" w:sz="0" w:space="0" w:color="auto"/>
                <w:right w:val="none" w:sz="0" w:space="0" w:color="auto"/>
              </w:divBdr>
            </w:div>
            <w:div w:id="959188870">
              <w:marLeft w:val="0"/>
              <w:marRight w:val="0"/>
              <w:marTop w:val="0"/>
              <w:marBottom w:val="0"/>
              <w:divBdr>
                <w:top w:val="none" w:sz="0" w:space="0" w:color="auto"/>
                <w:left w:val="none" w:sz="0" w:space="0" w:color="auto"/>
                <w:bottom w:val="none" w:sz="0" w:space="0" w:color="auto"/>
                <w:right w:val="none" w:sz="0" w:space="0" w:color="auto"/>
              </w:divBdr>
            </w:div>
            <w:div w:id="5480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3598">
      <w:bodyDiv w:val="1"/>
      <w:marLeft w:val="0"/>
      <w:marRight w:val="0"/>
      <w:marTop w:val="0"/>
      <w:marBottom w:val="0"/>
      <w:divBdr>
        <w:top w:val="none" w:sz="0" w:space="0" w:color="auto"/>
        <w:left w:val="none" w:sz="0" w:space="0" w:color="auto"/>
        <w:bottom w:val="none" w:sz="0" w:space="0" w:color="auto"/>
        <w:right w:val="none" w:sz="0" w:space="0" w:color="auto"/>
      </w:divBdr>
    </w:div>
    <w:div w:id="1672178753">
      <w:bodyDiv w:val="1"/>
      <w:marLeft w:val="0"/>
      <w:marRight w:val="0"/>
      <w:marTop w:val="0"/>
      <w:marBottom w:val="0"/>
      <w:divBdr>
        <w:top w:val="none" w:sz="0" w:space="0" w:color="auto"/>
        <w:left w:val="none" w:sz="0" w:space="0" w:color="auto"/>
        <w:bottom w:val="none" w:sz="0" w:space="0" w:color="auto"/>
        <w:right w:val="none" w:sz="0" w:space="0" w:color="auto"/>
      </w:divBdr>
      <w:divsChild>
        <w:div w:id="888878363">
          <w:marLeft w:val="0"/>
          <w:marRight w:val="0"/>
          <w:marTop w:val="0"/>
          <w:marBottom w:val="0"/>
          <w:divBdr>
            <w:top w:val="none" w:sz="0" w:space="0" w:color="auto"/>
            <w:left w:val="none" w:sz="0" w:space="0" w:color="auto"/>
            <w:bottom w:val="none" w:sz="0" w:space="0" w:color="auto"/>
            <w:right w:val="none" w:sz="0" w:space="0" w:color="auto"/>
          </w:divBdr>
        </w:div>
      </w:divsChild>
    </w:div>
    <w:div w:id="1679384775">
      <w:bodyDiv w:val="1"/>
      <w:marLeft w:val="0"/>
      <w:marRight w:val="0"/>
      <w:marTop w:val="0"/>
      <w:marBottom w:val="0"/>
      <w:divBdr>
        <w:top w:val="none" w:sz="0" w:space="0" w:color="auto"/>
        <w:left w:val="none" w:sz="0" w:space="0" w:color="auto"/>
        <w:bottom w:val="none" w:sz="0" w:space="0" w:color="auto"/>
        <w:right w:val="none" w:sz="0" w:space="0" w:color="auto"/>
      </w:divBdr>
    </w:div>
    <w:div w:id="1679650698">
      <w:bodyDiv w:val="1"/>
      <w:marLeft w:val="0"/>
      <w:marRight w:val="0"/>
      <w:marTop w:val="0"/>
      <w:marBottom w:val="0"/>
      <w:divBdr>
        <w:top w:val="none" w:sz="0" w:space="0" w:color="auto"/>
        <w:left w:val="none" w:sz="0" w:space="0" w:color="auto"/>
        <w:bottom w:val="none" w:sz="0" w:space="0" w:color="auto"/>
        <w:right w:val="none" w:sz="0" w:space="0" w:color="auto"/>
      </w:divBdr>
    </w:div>
    <w:div w:id="1679771084">
      <w:bodyDiv w:val="1"/>
      <w:marLeft w:val="0"/>
      <w:marRight w:val="0"/>
      <w:marTop w:val="0"/>
      <w:marBottom w:val="0"/>
      <w:divBdr>
        <w:top w:val="none" w:sz="0" w:space="0" w:color="auto"/>
        <w:left w:val="none" w:sz="0" w:space="0" w:color="auto"/>
        <w:bottom w:val="none" w:sz="0" w:space="0" w:color="auto"/>
        <w:right w:val="none" w:sz="0" w:space="0" w:color="auto"/>
      </w:divBdr>
    </w:div>
    <w:div w:id="1704093100">
      <w:bodyDiv w:val="1"/>
      <w:marLeft w:val="0"/>
      <w:marRight w:val="0"/>
      <w:marTop w:val="0"/>
      <w:marBottom w:val="0"/>
      <w:divBdr>
        <w:top w:val="none" w:sz="0" w:space="0" w:color="auto"/>
        <w:left w:val="none" w:sz="0" w:space="0" w:color="auto"/>
        <w:bottom w:val="none" w:sz="0" w:space="0" w:color="auto"/>
        <w:right w:val="none" w:sz="0" w:space="0" w:color="auto"/>
      </w:divBdr>
    </w:div>
    <w:div w:id="1720864413">
      <w:bodyDiv w:val="1"/>
      <w:marLeft w:val="0"/>
      <w:marRight w:val="0"/>
      <w:marTop w:val="0"/>
      <w:marBottom w:val="0"/>
      <w:divBdr>
        <w:top w:val="none" w:sz="0" w:space="0" w:color="auto"/>
        <w:left w:val="none" w:sz="0" w:space="0" w:color="auto"/>
        <w:bottom w:val="none" w:sz="0" w:space="0" w:color="auto"/>
        <w:right w:val="none" w:sz="0" w:space="0" w:color="auto"/>
      </w:divBdr>
      <w:divsChild>
        <w:div w:id="1037004787">
          <w:marLeft w:val="0"/>
          <w:marRight w:val="0"/>
          <w:marTop w:val="0"/>
          <w:marBottom w:val="0"/>
          <w:divBdr>
            <w:top w:val="none" w:sz="0" w:space="0" w:color="auto"/>
            <w:left w:val="none" w:sz="0" w:space="0" w:color="auto"/>
            <w:bottom w:val="none" w:sz="0" w:space="0" w:color="auto"/>
            <w:right w:val="none" w:sz="0" w:space="0" w:color="auto"/>
          </w:divBdr>
          <w:divsChild>
            <w:div w:id="1531185046">
              <w:marLeft w:val="0"/>
              <w:marRight w:val="0"/>
              <w:marTop w:val="0"/>
              <w:marBottom w:val="0"/>
              <w:divBdr>
                <w:top w:val="none" w:sz="0" w:space="0" w:color="auto"/>
                <w:left w:val="none" w:sz="0" w:space="0" w:color="auto"/>
                <w:bottom w:val="none" w:sz="0" w:space="0" w:color="auto"/>
                <w:right w:val="none" w:sz="0" w:space="0" w:color="auto"/>
              </w:divBdr>
            </w:div>
            <w:div w:id="124659353">
              <w:marLeft w:val="0"/>
              <w:marRight w:val="0"/>
              <w:marTop w:val="0"/>
              <w:marBottom w:val="0"/>
              <w:divBdr>
                <w:top w:val="none" w:sz="0" w:space="0" w:color="auto"/>
                <w:left w:val="none" w:sz="0" w:space="0" w:color="auto"/>
                <w:bottom w:val="none" w:sz="0" w:space="0" w:color="auto"/>
                <w:right w:val="none" w:sz="0" w:space="0" w:color="auto"/>
              </w:divBdr>
            </w:div>
            <w:div w:id="1183401542">
              <w:marLeft w:val="0"/>
              <w:marRight w:val="0"/>
              <w:marTop w:val="0"/>
              <w:marBottom w:val="0"/>
              <w:divBdr>
                <w:top w:val="none" w:sz="0" w:space="0" w:color="auto"/>
                <w:left w:val="none" w:sz="0" w:space="0" w:color="auto"/>
                <w:bottom w:val="none" w:sz="0" w:space="0" w:color="auto"/>
                <w:right w:val="none" w:sz="0" w:space="0" w:color="auto"/>
              </w:divBdr>
            </w:div>
            <w:div w:id="452788810">
              <w:marLeft w:val="0"/>
              <w:marRight w:val="0"/>
              <w:marTop w:val="0"/>
              <w:marBottom w:val="0"/>
              <w:divBdr>
                <w:top w:val="none" w:sz="0" w:space="0" w:color="auto"/>
                <w:left w:val="none" w:sz="0" w:space="0" w:color="auto"/>
                <w:bottom w:val="none" w:sz="0" w:space="0" w:color="auto"/>
                <w:right w:val="none" w:sz="0" w:space="0" w:color="auto"/>
              </w:divBdr>
            </w:div>
            <w:div w:id="1732117228">
              <w:marLeft w:val="0"/>
              <w:marRight w:val="0"/>
              <w:marTop w:val="0"/>
              <w:marBottom w:val="0"/>
              <w:divBdr>
                <w:top w:val="none" w:sz="0" w:space="0" w:color="auto"/>
                <w:left w:val="none" w:sz="0" w:space="0" w:color="auto"/>
                <w:bottom w:val="none" w:sz="0" w:space="0" w:color="auto"/>
                <w:right w:val="none" w:sz="0" w:space="0" w:color="auto"/>
              </w:divBdr>
            </w:div>
            <w:div w:id="381052996">
              <w:marLeft w:val="0"/>
              <w:marRight w:val="0"/>
              <w:marTop w:val="0"/>
              <w:marBottom w:val="0"/>
              <w:divBdr>
                <w:top w:val="none" w:sz="0" w:space="0" w:color="auto"/>
                <w:left w:val="none" w:sz="0" w:space="0" w:color="auto"/>
                <w:bottom w:val="none" w:sz="0" w:space="0" w:color="auto"/>
                <w:right w:val="none" w:sz="0" w:space="0" w:color="auto"/>
              </w:divBdr>
            </w:div>
            <w:div w:id="528880275">
              <w:marLeft w:val="0"/>
              <w:marRight w:val="0"/>
              <w:marTop w:val="0"/>
              <w:marBottom w:val="0"/>
              <w:divBdr>
                <w:top w:val="none" w:sz="0" w:space="0" w:color="auto"/>
                <w:left w:val="none" w:sz="0" w:space="0" w:color="auto"/>
                <w:bottom w:val="none" w:sz="0" w:space="0" w:color="auto"/>
                <w:right w:val="none" w:sz="0" w:space="0" w:color="auto"/>
              </w:divBdr>
            </w:div>
            <w:div w:id="428084271">
              <w:marLeft w:val="0"/>
              <w:marRight w:val="0"/>
              <w:marTop w:val="0"/>
              <w:marBottom w:val="0"/>
              <w:divBdr>
                <w:top w:val="none" w:sz="0" w:space="0" w:color="auto"/>
                <w:left w:val="none" w:sz="0" w:space="0" w:color="auto"/>
                <w:bottom w:val="none" w:sz="0" w:space="0" w:color="auto"/>
                <w:right w:val="none" w:sz="0" w:space="0" w:color="auto"/>
              </w:divBdr>
            </w:div>
            <w:div w:id="2073847235">
              <w:marLeft w:val="0"/>
              <w:marRight w:val="0"/>
              <w:marTop w:val="0"/>
              <w:marBottom w:val="0"/>
              <w:divBdr>
                <w:top w:val="none" w:sz="0" w:space="0" w:color="auto"/>
                <w:left w:val="none" w:sz="0" w:space="0" w:color="auto"/>
                <w:bottom w:val="none" w:sz="0" w:space="0" w:color="auto"/>
                <w:right w:val="none" w:sz="0" w:space="0" w:color="auto"/>
              </w:divBdr>
            </w:div>
            <w:div w:id="189416544">
              <w:marLeft w:val="0"/>
              <w:marRight w:val="0"/>
              <w:marTop w:val="0"/>
              <w:marBottom w:val="0"/>
              <w:divBdr>
                <w:top w:val="none" w:sz="0" w:space="0" w:color="auto"/>
                <w:left w:val="none" w:sz="0" w:space="0" w:color="auto"/>
                <w:bottom w:val="none" w:sz="0" w:space="0" w:color="auto"/>
                <w:right w:val="none" w:sz="0" w:space="0" w:color="auto"/>
              </w:divBdr>
            </w:div>
            <w:div w:id="553081468">
              <w:marLeft w:val="0"/>
              <w:marRight w:val="0"/>
              <w:marTop w:val="0"/>
              <w:marBottom w:val="0"/>
              <w:divBdr>
                <w:top w:val="none" w:sz="0" w:space="0" w:color="auto"/>
                <w:left w:val="none" w:sz="0" w:space="0" w:color="auto"/>
                <w:bottom w:val="none" w:sz="0" w:space="0" w:color="auto"/>
                <w:right w:val="none" w:sz="0" w:space="0" w:color="auto"/>
              </w:divBdr>
            </w:div>
            <w:div w:id="1895506958">
              <w:marLeft w:val="0"/>
              <w:marRight w:val="0"/>
              <w:marTop w:val="0"/>
              <w:marBottom w:val="0"/>
              <w:divBdr>
                <w:top w:val="none" w:sz="0" w:space="0" w:color="auto"/>
                <w:left w:val="none" w:sz="0" w:space="0" w:color="auto"/>
                <w:bottom w:val="none" w:sz="0" w:space="0" w:color="auto"/>
                <w:right w:val="none" w:sz="0" w:space="0" w:color="auto"/>
              </w:divBdr>
            </w:div>
            <w:div w:id="810828993">
              <w:marLeft w:val="0"/>
              <w:marRight w:val="0"/>
              <w:marTop w:val="0"/>
              <w:marBottom w:val="0"/>
              <w:divBdr>
                <w:top w:val="none" w:sz="0" w:space="0" w:color="auto"/>
                <w:left w:val="none" w:sz="0" w:space="0" w:color="auto"/>
                <w:bottom w:val="none" w:sz="0" w:space="0" w:color="auto"/>
                <w:right w:val="none" w:sz="0" w:space="0" w:color="auto"/>
              </w:divBdr>
            </w:div>
            <w:div w:id="974061700">
              <w:marLeft w:val="0"/>
              <w:marRight w:val="0"/>
              <w:marTop w:val="0"/>
              <w:marBottom w:val="0"/>
              <w:divBdr>
                <w:top w:val="none" w:sz="0" w:space="0" w:color="auto"/>
                <w:left w:val="none" w:sz="0" w:space="0" w:color="auto"/>
                <w:bottom w:val="none" w:sz="0" w:space="0" w:color="auto"/>
                <w:right w:val="none" w:sz="0" w:space="0" w:color="auto"/>
              </w:divBdr>
            </w:div>
            <w:div w:id="16088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568">
      <w:bodyDiv w:val="1"/>
      <w:marLeft w:val="0"/>
      <w:marRight w:val="0"/>
      <w:marTop w:val="0"/>
      <w:marBottom w:val="0"/>
      <w:divBdr>
        <w:top w:val="none" w:sz="0" w:space="0" w:color="auto"/>
        <w:left w:val="none" w:sz="0" w:space="0" w:color="auto"/>
        <w:bottom w:val="none" w:sz="0" w:space="0" w:color="auto"/>
        <w:right w:val="none" w:sz="0" w:space="0" w:color="auto"/>
      </w:divBdr>
    </w:div>
    <w:div w:id="1737825272">
      <w:bodyDiv w:val="1"/>
      <w:marLeft w:val="0"/>
      <w:marRight w:val="0"/>
      <w:marTop w:val="0"/>
      <w:marBottom w:val="0"/>
      <w:divBdr>
        <w:top w:val="none" w:sz="0" w:space="0" w:color="auto"/>
        <w:left w:val="none" w:sz="0" w:space="0" w:color="auto"/>
        <w:bottom w:val="none" w:sz="0" w:space="0" w:color="auto"/>
        <w:right w:val="none" w:sz="0" w:space="0" w:color="auto"/>
      </w:divBdr>
    </w:div>
    <w:div w:id="1738169994">
      <w:bodyDiv w:val="1"/>
      <w:marLeft w:val="0"/>
      <w:marRight w:val="0"/>
      <w:marTop w:val="0"/>
      <w:marBottom w:val="0"/>
      <w:divBdr>
        <w:top w:val="none" w:sz="0" w:space="0" w:color="auto"/>
        <w:left w:val="none" w:sz="0" w:space="0" w:color="auto"/>
        <w:bottom w:val="none" w:sz="0" w:space="0" w:color="auto"/>
        <w:right w:val="none" w:sz="0" w:space="0" w:color="auto"/>
      </w:divBdr>
    </w:div>
    <w:div w:id="1740445046">
      <w:bodyDiv w:val="1"/>
      <w:marLeft w:val="0"/>
      <w:marRight w:val="0"/>
      <w:marTop w:val="0"/>
      <w:marBottom w:val="0"/>
      <w:divBdr>
        <w:top w:val="none" w:sz="0" w:space="0" w:color="auto"/>
        <w:left w:val="none" w:sz="0" w:space="0" w:color="auto"/>
        <w:bottom w:val="none" w:sz="0" w:space="0" w:color="auto"/>
        <w:right w:val="none" w:sz="0" w:space="0" w:color="auto"/>
      </w:divBdr>
      <w:divsChild>
        <w:div w:id="596594216">
          <w:marLeft w:val="0"/>
          <w:marRight w:val="0"/>
          <w:marTop w:val="0"/>
          <w:marBottom w:val="0"/>
          <w:divBdr>
            <w:top w:val="none" w:sz="0" w:space="0" w:color="auto"/>
            <w:left w:val="none" w:sz="0" w:space="0" w:color="auto"/>
            <w:bottom w:val="none" w:sz="0" w:space="0" w:color="auto"/>
            <w:right w:val="none" w:sz="0" w:space="0" w:color="auto"/>
          </w:divBdr>
          <w:divsChild>
            <w:div w:id="1887787942">
              <w:marLeft w:val="0"/>
              <w:marRight w:val="0"/>
              <w:marTop w:val="0"/>
              <w:marBottom w:val="0"/>
              <w:divBdr>
                <w:top w:val="none" w:sz="0" w:space="0" w:color="auto"/>
                <w:left w:val="none" w:sz="0" w:space="0" w:color="auto"/>
                <w:bottom w:val="none" w:sz="0" w:space="0" w:color="auto"/>
                <w:right w:val="none" w:sz="0" w:space="0" w:color="auto"/>
              </w:divBdr>
            </w:div>
            <w:div w:id="406731634">
              <w:marLeft w:val="0"/>
              <w:marRight w:val="0"/>
              <w:marTop w:val="0"/>
              <w:marBottom w:val="0"/>
              <w:divBdr>
                <w:top w:val="none" w:sz="0" w:space="0" w:color="auto"/>
                <w:left w:val="none" w:sz="0" w:space="0" w:color="auto"/>
                <w:bottom w:val="none" w:sz="0" w:space="0" w:color="auto"/>
                <w:right w:val="none" w:sz="0" w:space="0" w:color="auto"/>
              </w:divBdr>
            </w:div>
            <w:div w:id="756710779">
              <w:marLeft w:val="0"/>
              <w:marRight w:val="0"/>
              <w:marTop w:val="0"/>
              <w:marBottom w:val="0"/>
              <w:divBdr>
                <w:top w:val="none" w:sz="0" w:space="0" w:color="auto"/>
                <w:left w:val="none" w:sz="0" w:space="0" w:color="auto"/>
                <w:bottom w:val="none" w:sz="0" w:space="0" w:color="auto"/>
                <w:right w:val="none" w:sz="0" w:space="0" w:color="auto"/>
              </w:divBdr>
            </w:div>
            <w:div w:id="2114205777">
              <w:marLeft w:val="0"/>
              <w:marRight w:val="0"/>
              <w:marTop w:val="0"/>
              <w:marBottom w:val="0"/>
              <w:divBdr>
                <w:top w:val="none" w:sz="0" w:space="0" w:color="auto"/>
                <w:left w:val="none" w:sz="0" w:space="0" w:color="auto"/>
                <w:bottom w:val="none" w:sz="0" w:space="0" w:color="auto"/>
                <w:right w:val="none" w:sz="0" w:space="0" w:color="auto"/>
              </w:divBdr>
            </w:div>
            <w:div w:id="156776564">
              <w:marLeft w:val="0"/>
              <w:marRight w:val="0"/>
              <w:marTop w:val="0"/>
              <w:marBottom w:val="0"/>
              <w:divBdr>
                <w:top w:val="none" w:sz="0" w:space="0" w:color="auto"/>
                <w:left w:val="none" w:sz="0" w:space="0" w:color="auto"/>
                <w:bottom w:val="none" w:sz="0" w:space="0" w:color="auto"/>
                <w:right w:val="none" w:sz="0" w:space="0" w:color="auto"/>
              </w:divBdr>
            </w:div>
            <w:div w:id="1487160707">
              <w:marLeft w:val="0"/>
              <w:marRight w:val="0"/>
              <w:marTop w:val="0"/>
              <w:marBottom w:val="0"/>
              <w:divBdr>
                <w:top w:val="none" w:sz="0" w:space="0" w:color="auto"/>
                <w:left w:val="none" w:sz="0" w:space="0" w:color="auto"/>
                <w:bottom w:val="none" w:sz="0" w:space="0" w:color="auto"/>
                <w:right w:val="none" w:sz="0" w:space="0" w:color="auto"/>
              </w:divBdr>
            </w:div>
            <w:div w:id="1572540946">
              <w:marLeft w:val="0"/>
              <w:marRight w:val="0"/>
              <w:marTop w:val="0"/>
              <w:marBottom w:val="0"/>
              <w:divBdr>
                <w:top w:val="none" w:sz="0" w:space="0" w:color="auto"/>
                <w:left w:val="none" w:sz="0" w:space="0" w:color="auto"/>
                <w:bottom w:val="none" w:sz="0" w:space="0" w:color="auto"/>
                <w:right w:val="none" w:sz="0" w:space="0" w:color="auto"/>
              </w:divBdr>
            </w:div>
            <w:div w:id="1105690171">
              <w:marLeft w:val="0"/>
              <w:marRight w:val="0"/>
              <w:marTop w:val="0"/>
              <w:marBottom w:val="0"/>
              <w:divBdr>
                <w:top w:val="none" w:sz="0" w:space="0" w:color="auto"/>
                <w:left w:val="none" w:sz="0" w:space="0" w:color="auto"/>
                <w:bottom w:val="none" w:sz="0" w:space="0" w:color="auto"/>
                <w:right w:val="none" w:sz="0" w:space="0" w:color="auto"/>
              </w:divBdr>
            </w:div>
            <w:div w:id="1126193045">
              <w:marLeft w:val="0"/>
              <w:marRight w:val="0"/>
              <w:marTop w:val="0"/>
              <w:marBottom w:val="0"/>
              <w:divBdr>
                <w:top w:val="none" w:sz="0" w:space="0" w:color="auto"/>
                <w:left w:val="none" w:sz="0" w:space="0" w:color="auto"/>
                <w:bottom w:val="none" w:sz="0" w:space="0" w:color="auto"/>
                <w:right w:val="none" w:sz="0" w:space="0" w:color="auto"/>
              </w:divBdr>
            </w:div>
            <w:div w:id="387261583">
              <w:marLeft w:val="0"/>
              <w:marRight w:val="0"/>
              <w:marTop w:val="0"/>
              <w:marBottom w:val="0"/>
              <w:divBdr>
                <w:top w:val="none" w:sz="0" w:space="0" w:color="auto"/>
                <w:left w:val="none" w:sz="0" w:space="0" w:color="auto"/>
                <w:bottom w:val="none" w:sz="0" w:space="0" w:color="auto"/>
                <w:right w:val="none" w:sz="0" w:space="0" w:color="auto"/>
              </w:divBdr>
            </w:div>
            <w:div w:id="406652458">
              <w:marLeft w:val="0"/>
              <w:marRight w:val="0"/>
              <w:marTop w:val="0"/>
              <w:marBottom w:val="0"/>
              <w:divBdr>
                <w:top w:val="none" w:sz="0" w:space="0" w:color="auto"/>
                <w:left w:val="none" w:sz="0" w:space="0" w:color="auto"/>
                <w:bottom w:val="none" w:sz="0" w:space="0" w:color="auto"/>
                <w:right w:val="none" w:sz="0" w:space="0" w:color="auto"/>
              </w:divBdr>
            </w:div>
            <w:div w:id="2039888068">
              <w:marLeft w:val="0"/>
              <w:marRight w:val="0"/>
              <w:marTop w:val="0"/>
              <w:marBottom w:val="0"/>
              <w:divBdr>
                <w:top w:val="none" w:sz="0" w:space="0" w:color="auto"/>
                <w:left w:val="none" w:sz="0" w:space="0" w:color="auto"/>
                <w:bottom w:val="none" w:sz="0" w:space="0" w:color="auto"/>
                <w:right w:val="none" w:sz="0" w:space="0" w:color="auto"/>
              </w:divBdr>
            </w:div>
            <w:div w:id="1503660537">
              <w:marLeft w:val="0"/>
              <w:marRight w:val="0"/>
              <w:marTop w:val="0"/>
              <w:marBottom w:val="0"/>
              <w:divBdr>
                <w:top w:val="none" w:sz="0" w:space="0" w:color="auto"/>
                <w:left w:val="none" w:sz="0" w:space="0" w:color="auto"/>
                <w:bottom w:val="none" w:sz="0" w:space="0" w:color="auto"/>
                <w:right w:val="none" w:sz="0" w:space="0" w:color="auto"/>
              </w:divBdr>
            </w:div>
            <w:div w:id="800415230">
              <w:marLeft w:val="0"/>
              <w:marRight w:val="0"/>
              <w:marTop w:val="0"/>
              <w:marBottom w:val="0"/>
              <w:divBdr>
                <w:top w:val="none" w:sz="0" w:space="0" w:color="auto"/>
                <w:left w:val="none" w:sz="0" w:space="0" w:color="auto"/>
                <w:bottom w:val="none" w:sz="0" w:space="0" w:color="auto"/>
                <w:right w:val="none" w:sz="0" w:space="0" w:color="auto"/>
              </w:divBdr>
            </w:div>
            <w:div w:id="20889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6194">
      <w:bodyDiv w:val="1"/>
      <w:marLeft w:val="0"/>
      <w:marRight w:val="0"/>
      <w:marTop w:val="0"/>
      <w:marBottom w:val="0"/>
      <w:divBdr>
        <w:top w:val="none" w:sz="0" w:space="0" w:color="auto"/>
        <w:left w:val="none" w:sz="0" w:space="0" w:color="auto"/>
        <w:bottom w:val="none" w:sz="0" w:space="0" w:color="auto"/>
        <w:right w:val="none" w:sz="0" w:space="0" w:color="auto"/>
      </w:divBdr>
      <w:divsChild>
        <w:div w:id="1964463790">
          <w:marLeft w:val="0"/>
          <w:marRight w:val="0"/>
          <w:marTop w:val="0"/>
          <w:marBottom w:val="0"/>
          <w:divBdr>
            <w:top w:val="none" w:sz="0" w:space="0" w:color="auto"/>
            <w:left w:val="none" w:sz="0" w:space="0" w:color="auto"/>
            <w:bottom w:val="none" w:sz="0" w:space="0" w:color="auto"/>
            <w:right w:val="none" w:sz="0" w:space="0" w:color="auto"/>
          </w:divBdr>
          <w:divsChild>
            <w:div w:id="1596590536">
              <w:marLeft w:val="0"/>
              <w:marRight w:val="0"/>
              <w:marTop w:val="0"/>
              <w:marBottom w:val="0"/>
              <w:divBdr>
                <w:top w:val="none" w:sz="0" w:space="0" w:color="auto"/>
                <w:left w:val="none" w:sz="0" w:space="0" w:color="auto"/>
                <w:bottom w:val="none" w:sz="0" w:space="0" w:color="auto"/>
                <w:right w:val="none" w:sz="0" w:space="0" w:color="auto"/>
              </w:divBdr>
            </w:div>
            <w:div w:id="1208418572">
              <w:marLeft w:val="0"/>
              <w:marRight w:val="0"/>
              <w:marTop w:val="0"/>
              <w:marBottom w:val="0"/>
              <w:divBdr>
                <w:top w:val="none" w:sz="0" w:space="0" w:color="auto"/>
                <w:left w:val="none" w:sz="0" w:space="0" w:color="auto"/>
                <w:bottom w:val="none" w:sz="0" w:space="0" w:color="auto"/>
                <w:right w:val="none" w:sz="0" w:space="0" w:color="auto"/>
              </w:divBdr>
            </w:div>
            <w:div w:id="914705968">
              <w:marLeft w:val="0"/>
              <w:marRight w:val="0"/>
              <w:marTop w:val="0"/>
              <w:marBottom w:val="0"/>
              <w:divBdr>
                <w:top w:val="none" w:sz="0" w:space="0" w:color="auto"/>
                <w:left w:val="none" w:sz="0" w:space="0" w:color="auto"/>
                <w:bottom w:val="none" w:sz="0" w:space="0" w:color="auto"/>
                <w:right w:val="none" w:sz="0" w:space="0" w:color="auto"/>
              </w:divBdr>
            </w:div>
            <w:div w:id="904023073">
              <w:marLeft w:val="0"/>
              <w:marRight w:val="0"/>
              <w:marTop w:val="0"/>
              <w:marBottom w:val="0"/>
              <w:divBdr>
                <w:top w:val="none" w:sz="0" w:space="0" w:color="auto"/>
                <w:left w:val="none" w:sz="0" w:space="0" w:color="auto"/>
                <w:bottom w:val="none" w:sz="0" w:space="0" w:color="auto"/>
                <w:right w:val="none" w:sz="0" w:space="0" w:color="auto"/>
              </w:divBdr>
            </w:div>
            <w:div w:id="599947876">
              <w:marLeft w:val="0"/>
              <w:marRight w:val="0"/>
              <w:marTop w:val="0"/>
              <w:marBottom w:val="0"/>
              <w:divBdr>
                <w:top w:val="none" w:sz="0" w:space="0" w:color="auto"/>
                <w:left w:val="none" w:sz="0" w:space="0" w:color="auto"/>
                <w:bottom w:val="none" w:sz="0" w:space="0" w:color="auto"/>
                <w:right w:val="none" w:sz="0" w:space="0" w:color="auto"/>
              </w:divBdr>
            </w:div>
            <w:div w:id="2121759260">
              <w:marLeft w:val="0"/>
              <w:marRight w:val="0"/>
              <w:marTop w:val="0"/>
              <w:marBottom w:val="0"/>
              <w:divBdr>
                <w:top w:val="none" w:sz="0" w:space="0" w:color="auto"/>
                <w:left w:val="none" w:sz="0" w:space="0" w:color="auto"/>
                <w:bottom w:val="none" w:sz="0" w:space="0" w:color="auto"/>
                <w:right w:val="none" w:sz="0" w:space="0" w:color="auto"/>
              </w:divBdr>
            </w:div>
            <w:div w:id="1015499968">
              <w:marLeft w:val="0"/>
              <w:marRight w:val="0"/>
              <w:marTop w:val="0"/>
              <w:marBottom w:val="0"/>
              <w:divBdr>
                <w:top w:val="none" w:sz="0" w:space="0" w:color="auto"/>
                <w:left w:val="none" w:sz="0" w:space="0" w:color="auto"/>
                <w:bottom w:val="none" w:sz="0" w:space="0" w:color="auto"/>
                <w:right w:val="none" w:sz="0" w:space="0" w:color="auto"/>
              </w:divBdr>
            </w:div>
            <w:div w:id="1950351769">
              <w:marLeft w:val="0"/>
              <w:marRight w:val="0"/>
              <w:marTop w:val="0"/>
              <w:marBottom w:val="0"/>
              <w:divBdr>
                <w:top w:val="none" w:sz="0" w:space="0" w:color="auto"/>
                <w:left w:val="none" w:sz="0" w:space="0" w:color="auto"/>
                <w:bottom w:val="none" w:sz="0" w:space="0" w:color="auto"/>
                <w:right w:val="none" w:sz="0" w:space="0" w:color="auto"/>
              </w:divBdr>
            </w:div>
            <w:div w:id="1379207261">
              <w:marLeft w:val="0"/>
              <w:marRight w:val="0"/>
              <w:marTop w:val="0"/>
              <w:marBottom w:val="0"/>
              <w:divBdr>
                <w:top w:val="none" w:sz="0" w:space="0" w:color="auto"/>
                <w:left w:val="none" w:sz="0" w:space="0" w:color="auto"/>
                <w:bottom w:val="none" w:sz="0" w:space="0" w:color="auto"/>
                <w:right w:val="none" w:sz="0" w:space="0" w:color="auto"/>
              </w:divBdr>
            </w:div>
            <w:div w:id="1917199892">
              <w:marLeft w:val="0"/>
              <w:marRight w:val="0"/>
              <w:marTop w:val="0"/>
              <w:marBottom w:val="0"/>
              <w:divBdr>
                <w:top w:val="none" w:sz="0" w:space="0" w:color="auto"/>
                <w:left w:val="none" w:sz="0" w:space="0" w:color="auto"/>
                <w:bottom w:val="none" w:sz="0" w:space="0" w:color="auto"/>
                <w:right w:val="none" w:sz="0" w:space="0" w:color="auto"/>
              </w:divBdr>
            </w:div>
            <w:div w:id="1383023830">
              <w:marLeft w:val="0"/>
              <w:marRight w:val="0"/>
              <w:marTop w:val="0"/>
              <w:marBottom w:val="0"/>
              <w:divBdr>
                <w:top w:val="none" w:sz="0" w:space="0" w:color="auto"/>
                <w:left w:val="none" w:sz="0" w:space="0" w:color="auto"/>
                <w:bottom w:val="none" w:sz="0" w:space="0" w:color="auto"/>
                <w:right w:val="none" w:sz="0" w:space="0" w:color="auto"/>
              </w:divBdr>
            </w:div>
            <w:div w:id="1864202191">
              <w:marLeft w:val="0"/>
              <w:marRight w:val="0"/>
              <w:marTop w:val="0"/>
              <w:marBottom w:val="0"/>
              <w:divBdr>
                <w:top w:val="none" w:sz="0" w:space="0" w:color="auto"/>
                <w:left w:val="none" w:sz="0" w:space="0" w:color="auto"/>
                <w:bottom w:val="none" w:sz="0" w:space="0" w:color="auto"/>
                <w:right w:val="none" w:sz="0" w:space="0" w:color="auto"/>
              </w:divBdr>
            </w:div>
            <w:div w:id="1627077933">
              <w:marLeft w:val="0"/>
              <w:marRight w:val="0"/>
              <w:marTop w:val="0"/>
              <w:marBottom w:val="0"/>
              <w:divBdr>
                <w:top w:val="none" w:sz="0" w:space="0" w:color="auto"/>
                <w:left w:val="none" w:sz="0" w:space="0" w:color="auto"/>
                <w:bottom w:val="none" w:sz="0" w:space="0" w:color="auto"/>
                <w:right w:val="none" w:sz="0" w:space="0" w:color="auto"/>
              </w:divBdr>
            </w:div>
            <w:div w:id="2133594202">
              <w:marLeft w:val="0"/>
              <w:marRight w:val="0"/>
              <w:marTop w:val="0"/>
              <w:marBottom w:val="0"/>
              <w:divBdr>
                <w:top w:val="none" w:sz="0" w:space="0" w:color="auto"/>
                <w:left w:val="none" w:sz="0" w:space="0" w:color="auto"/>
                <w:bottom w:val="none" w:sz="0" w:space="0" w:color="auto"/>
                <w:right w:val="none" w:sz="0" w:space="0" w:color="auto"/>
              </w:divBdr>
            </w:div>
            <w:div w:id="1603025264">
              <w:marLeft w:val="0"/>
              <w:marRight w:val="0"/>
              <w:marTop w:val="0"/>
              <w:marBottom w:val="0"/>
              <w:divBdr>
                <w:top w:val="none" w:sz="0" w:space="0" w:color="auto"/>
                <w:left w:val="none" w:sz="0" w:space="0" w:color="auto"/>
                <w:bottom w:val="none" w:sz="0" w:space="0" w:color="auto"/>
                <w:right w:val="none" w:sz="0" w:space="0" w:color="auto"/>
              </w:divBdr>
            </w:div>
            <w:div w:id="262886859">
              <w:marLeft w:val="0"/>
              <w:marRight w:val="0"/>
              <w:marTop w:val="0"/>
              <w:marBottom w:val="0"/>
              <w:divBdr>
                <w:top w:val="none" w:sz="0" w:space="0" w:color="auto"/>
                <w:left w:val="none" w:sz="0" w:space="0" w:color="auto"/>
                <w:bottom w:val="none" w:sz="0" w:space="0" w:color="auto"/>
                <w:right w:val="none" w:sz="0" w:space="0" w:color="auto"/>
              </w:divBdr>
            </w:div>
            <w:div w:id="1800151829">
              <w:marLeft w:val="0"/>
              <w:marRight w:val="0"/>
              <w:marTop w:val="0"/>
              <w:marBottom w:val="0"/>
              <w:divBdr>
                <w:top w:val="none" w:sz="0" w:space="0" w:color="auto"/>
                <w:left w:val="none" w:sz="0" w:space="0" w:color="auto"/>
                <w:bottom w:val="none" w:sz="0" w:space="0" w:color="auto"/>
                <w:right w:val="none" w:sz="0" w:space="0" w:color="auto"/>
              </w:divBdr>
            </w:div>
            <w:div w:id="19822214">
              <w:marLeft w:val="0"/>
              <w:marRight w:val="0"/>
              <w:marTop w:val="0"/>
              <w:marBottom w:val="0"/>
              <w:divBdr>
                <w:top w:val="none" w:sz="0" w:space="0" w:color="auto"/>
                <w:left w:val="none" w:sz="0" w:space="0" w:color="auto"/>
                <w:bottom w:val="none" w:sz="0" w:space="0" w:color="auto"/>
                <w:right w:val="none" w:sz="0" w:space="0" w:color="auto"/>
              </w:divBdr>
            </w:div>
            <w:div w:id="766539011">
              <w:marLeft w:val="0"/>
              <w:marRight w:val="0"/>
              <w:marTop w:val="0"/>
              <w:marBottom w:val="0"/>
              <w:divBdr>
                <w:top w:val="none" w:sz="0" w:space="0" w:color="auto"/>
                <w:left w:val="none" w:sz="0" w:space="0" w:color="auto"/>
                <w:bottom w:val="none" w:sz="0" w:space="0" w:color="auto"/>
                <w:right w:val="none" w:sz="0" w:space="0" w:color="auto"/>
              </w:divBdr>
            </w:div>
            <w:div w:id="611017159">
              <w:marLeft w:val="0"/>
              <w:marRight w:val="0"/>
              <w:marTop w:val="0"/>
              <w:marBottom w:val="0"/>
              <w:divBdr>
                <w:top w:val="none" w:sz="0" w:space="0" w:color="auto"/>
                <w:left w:val="none" w:sz="0" w:space="0" w:color="auto"/>
                <w:bottom w:val="none" w:sz="0" w:space="0" w:color="auto"/>
                <w:right w:val="none" w:sz="0" w:space="0" w:color="auto"/>
              </w:divBdr>
            </w:div>
            <w:div w:id="619603368">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16154056">
              <w:marLeft w:val="0"/>
              <w:marRight w:val="0"/>
              <w:marTop w:val="0"/>
              <w:marBottom w:val="0"/>
              <w:divBdr>
                <w:top w:val="none" w:sz="0" w:space="0" w:color="auto"/>
                <w:left w:val="none" w:sz="0" w:space="0" w:color="auto"/>
                <w:bottom w:val="none" w:sz="0" w:space="0" w:color="auto"/>
                <w:right w:val="none" w:sz="0" w:space="0" w:color="auto"/>
              </w:divBdr>
            </w:div>
            <w:div w:id="803278885">
              <w:marLeft w:val="0"/>
              <w:marRight w:val="0"/>
              <w:marTop w:val="0"/>
              <w:marBottom w:val="0"/>
              <w:divBdr>
                <w:top w:val="none" w:sz="0" w:space="0" w:color="auto"/>
                <w:left w:val="none" w:sz="0" w:space="0" w:color="auto"/>
                <w:bottom w:val="none" w:sz="0" w:space="0" w:color="auto"/>
                <w:right w:val="none" w:sz="0" w:space="0" w:color="auto"/>
              </w:divBdr>
            </w:div>
            <w:div w:id="1703281562">
              <w:marLeft w:val="0"/>
              <w:marRight w:val="0"/>
              <w:marTop w:val="0"/>
              <w:marBottom w:val="0"/>
              <w:divBdr>
                <w:top w:val="none" w:sz="0" w:space="0" w:color="auto"/>
                <w:left w:val="none" w:sz="0" w:space="0" w:color="auto"/>
                <w:bottom w:val="none" w:sz="0" w:space="0" w:color="auto"/>
                <w:right w:val="none" w:sz="0" w:space="0" w:color="auto"/>
              </w:divBdr>
            </w:div>
            <w:div w:id="1105228585">
              <w:marLeft w:val="0"/>
              <w:marRight w:val="0"/>
              <w:marTop w:val="0"/>
              <w:marBottom w:val="0"/>
              <w:divBdr>
                <w:top w:val="none" w:sz="0" w:space="0" w:color="auto"/>
                <w:left w:val="none" w:sz="0" w:space="0" w:color="auto"/>
                <w:bottom w:val="none" w:sz="0" w:space="0" w:color="auto"/>
                <w:right w:val="none" w:sz="0" w:space="0" w:color="auto"/>
              </w:divBdr>
            </w:div>
            <w:div w:id="460929107">
              <w:marLeft w:val="0"/>
              <w:marRight w:val="0"/>
              <w:marTop w:val="0"/>
              <w:marBottom w:val="0"/>
              <w:divBdr>
                <w:top w:val="none" w:sz="0" w:space="0" w:color="auto"/>
                <w:left w:val="none" w:sz="0" w:space="0" w:color="auto"/>
                <w:bottom w:val="none" w:sz="0" w:space="0" w:color="auto"/>
                <w:right w:val="none" w:sz="0" w:space="0" w:color="auto"/>
              </w:divBdr>
            </w:div>
            <w:div w:id="1753893127">
              <w:marLeft w:val="0"/>
              <w:marRight w:val="0"/>
              <w:marTop w:val="0"/>
              <w:marBottom w:val="0"/>
              <w:divBdr>
                <w:top w:val="none" w:sz="0" w:space="0" w:color="auto"/>
                <w:left w:val="none" w:sz="0" w:space="0" w:color="auto"/>
                <w:bottom w:val="none" w:sz="0" w:space="0" w:color="auto"/>
                <w:right w:val="none" w:sz="0" w:space="0" w:color="auto"/>
              </w:divBdr>
            </w:div>
            <w:div w:id="1080060365">
              <w:marLeft w:val="0"/>
              <w:marRight w:val="0"/>
              <w:marTop w:val="0"/>
              <w:marBottom w:val="0"/>
              <w:divBdr>
                <w:top w:val="none" w:sz="0" w:space="0" w:color="auto"/>
                <w:left w:val="none" w:sz="0" w:space="0" w:color="auto"/>
                <w:bottom w:val="none" w:sz="0" w:space="0" w:color="auto"/>
                <w:right w:val="none" w:sz="0" w:space="0" w:color="auto"/>
              </w:divBdr>
            </w:div>
            <w:div w:id="2069374071">
              <w:marLeft w:val="0"/>
              <w:marRight w:val="0"/>
              <w:marTop w:val="0"/>
              <w:marBottom w:val="0"/>
              <w:divBdr>
                <w:top w:val="none" w:sz="0" w:space="0" w:color="auto"/>
                <w:left w:val="none" w:sz="0" w:space="0" w:color="auto"/>
                <w:bottom w:val="none" w:sz="0" w:space="0" w:color="auto"/>
                <w:right w:val="none" w:sz="0" w:space="0" w:color="auto"/>
              </w:divBdr>
            </w:div>
            <w:div w:id="174537903">
              <w:marLeft w:val="0"/>
              <w:marRight w:val="0"/>
              <w:marTop w:val="0"/>
              <w:marBottom w:val="0"/>
              <w:divBdr>
                <w:top w:val="none" w:sz="0" w:space="0" w:color="auto"/>
                <w:left w:val="none" w:sz="0" w:space="0" w:color="auto"/>
                <w:bottom w:val="none" w:sz="0" w:space="0" w:color="auto"/>
                <w:right w:val="none" w:sz="0" w:space="0" w:color="auto"/>
              </w:divBdr>
            </w:div>
            <w:div w:id="224727905">
              <w:marLeft w:val="0"/>
              <w:marRight w:val="0"/>
              <w:marTop w:val="0"/>
              <w:marBottom w:val="0"/>
              <w:divBdr>
                <w:top w:val="none" w:sz="0" w:space="0" w:color="auto"/>
                <w:left w:val="none" w:sz="0" w:space="0" w:color="auto"/>
                <w:bottom w:val="none" w:sz="0" w:space="0" w:color="auto"/>
                <w:right w:val="none" w:sz="0" w:space="0" w:color="auto"/>
              </w:divBdr>
            </w:div>
            <w:div w:id="19503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4097">
      <w:bodyDiv w:val="1"/>
      <w:marLeft w:val="0"/>
      <w:marRight w:val="0"/>
      <w:marTop w:val="0"/>
      <w:marBottom w:val="0"/>
      <w:divBdr>
        <w:top w:val="none" w:sz="0" w:space="0" w:color="auto"/>
        <w:left w:val="none" w:sz="0" w:space="0" w:color="auto"/>
        <w:bottom w:val="none" w:sz="0" w:space="0" w:color="auto"/>
        <w:right w:val="none" w:sz="0" w:space="0" w:color="auto"/>
      </w:divBdr>
    </w:div>
    <w:div w:id="1771310684">
      <w:bodyDiv w:val="1"/>
      <w:marLeft w:val="0"/>
      <w:marRight w:val="0"/>
      <w:marTop w:val="0"/>
      <w:marBottom w:val="0"/>
      <w:divBdr>
        <w:top w:val="none" w:sz="0" w:space="0" w:color="auto"/>
        <w:left w:val="none" w:sz="0" w:space="0" w:color="auto"/>
        <w:bottom w:val="none" w:sz="0" w:space="0" w:color="auto"/>
        <w:right w:val="none" w:sz="0" w:space="0" w:color="auto"/>
      </w:divBdr>
      <w:divsChild>
        <w:div w:id="739717143">
          <w:marLeft w:val="0"/>
          <w:marRight w:val="0"/>
          <w:marTop w:val="0"/>
          <w:marBottom w:val="0"/>
          <w:divBdr>
            <w:top w:val="none" w:sz="0" w:space="0" w:color="auto"/>
            <w:left w:val="none" w:sz="0" w:space="0" w:color="auto"/>
            <w:bottom w:val="none" w:sz="0" w:space="0" w:color="auto"/>
            <w:right w:val="none" w:sz="0" w:space="0" w:color="auto"/>
          </w:divBdr>
          <w:divsChild>
            <w:div w:id="948052493">
              <w:marLeft w:val="0"/>
              <w:marRight w:val="0"/>
              <w:marTop w:val="0"/>
              <w:marBottom w:val="0"/>
              <w:divBdr>
                <w:top w:val="none" w:sz="0" w:space="0" w:color="auto"/>
                <w:left w:val="none" w:sz="0" w:space="0" w:color="auto"/>
                <w:bottom w:val="none" w:sz="0" w:space="0" w:color="auto"/>
                <w:right w:val="none" w:sz="0" w:space="0" w:color="auto"/>
              </w:divBdr>
            </w:div>
            <w:div w:id="1679306877">
              <w:marLeft w:val="0"/>
              <w:marRight w:val="0"/>
              <w:marTop w:val="0"/>
              <w:marBottom w:val="0"/>
              <w:divBdr>
                <w:top w:val="none" w:sz="0" w:space="0" w:color="auto"/>
                <w:left w:val="none" w:sz="0" w:space="0" w:color="auto"/>
                <w:bottom w:val="none" w:sz="0" w:space="0" w:color="auto"/>
                <w:right w:val="none" w:sz="0" w:space="0" w:color="auto"/>
              </w:divBdr>
            </w:div>
            <w:div w:id="807866849">
              <w:marLeft w:val="0"/>
              <w:marRight w:val="0"/>
              <w:marTop w:val="0"/>
              <w:marBottom w:val="0"/>
              <w:divBdr>
                <w:top w:val="none" w:sz="0" w:space="0" w:color="auto"/>
                <w:left w:val="none" w:sz="0" w:space="0" w:color="auto"/>
                <w:bottom w:val="none" w:sz="0" w:space="0" w:color="auto"/>
                <w:right w:val="none" w:sz="0" w:space="0" w:color="auto"/>
              </w:divBdr>
            </w:div>
            <w:div w:id="1611622058">
              <w:marLeft w:val="0"/>
              <w:marRight w:val="0"/>
              <w:marTop w:val="0"/>
              <w:marBottom w:val="0"/>
              <w:divBdr>
                <w:top w:val="none" w:sz="0" w:space="0" w:color="auto"/>
                <w:left w:val="none" w:sz="0" w:space="0" w:color="auto"/>
                <w:bottom w:val="none" w:sz="0" w:space="0" w:color="auto"/>
                <w:right w:val="none" w:sz="0" w:space="0" w:color="auto"/>
              </w:divBdr>
            </w:div>
            <w:div w:id="671377571">
              <w:marLeft w:val="0"/>
              <w:marRight w:val="0"/>
              <w:marTop w:val="0"/>
              <w:marBottom w:val="0"/>
              <w:divBdr>
                <w:top w:val="none" w:sz="0" w:space="0" w:color="auto"/>
                <w:left w:val="none" w:sz="0" w:space="0" w:color="auto"/>
                <w:bottom w:val="none" w:sz="0" w:space="0" w:color="auto"/>
                <w:right w:val="none" w:sz="0" w:space="0" w:color="auto"/>
              </w:divBdr>
            </w:div>
            <w:div w:id="1266500062">
              <w:marLeft w:val="0"/>
              <w:marRight w:val="0"/>
              <w:marTop w:val="0"/>
              <w:marBottom w:val="0"/>
              <w:divBdr>
                <w:top w:val="none" w:sz="0" w:space="0" w:color="auto"/>
                <w:left w:val="none" w:sz="0" w:space="0" w:color="auto"/>
                <w:bottom w:val="none" w:sz="0" w:space="0" w:color="auto"/>
                <w:right w:val="none" w:sz="0" w:space="0" w:color="auto"/>
              </w:divBdr>
            </w:div>
            <w:div w:id="110171185">
              <w:marLeft w:val="0"/>
              <w:marRight w:val="0"/>
              <w:marTop w:val="0"/>
              <w:marBottom w:val="0"/>
              <w:divBdr>
                <w:top w:val="none" w:sz="0" w:space="0" w:color="auto"/>
                <w:left w:val="none" w:sz="0" w:space="0" w:color="auto"/>
                <w:bottom w:val="none" w:sz="0" w:space="0" w:color="auto"/>
                <w:right w:val="none" w:sz="0" w:space="0" w:color="auto"/>
              </w:divBdr>
            </w:div>
            <w:div w:id="603610290">
              <w:marLeft w:val="0"/>
              <w:marRight w:val="0"/>
              <w:marTop w:val="0"/>
              <w:marBottom w:val="0"/>
              <w:divBdr>
                <w:top w:val="none" w:sz="0" w:space="0" w:color="auto"/>
                <w:left w:val="none" w:sz="0" w:space="0" w:color="auto"/>
                <w:bottom w:val="none" w:sz="0" w:space="0" w:color="auto"/>
                <w:right w:val="none" w:sz="0" w:space="0" w:color="auto"/>
              </w:divBdr>
            </w:div>
            <w:div w:id="854926870">
              <w:marLeft w:val="0"/>
              <w:marRight w:val="0"/>
              <w:marTop w:val="0"/>
              <w:marBottom w:val="0"/>
              <w:divBdr>
                <w:top w:val="none" w:sz="0" w:space="0" w:color="auto"/>
                <w:left w:val="none" w:sz="0" w:space="0" w:color="auto"/>
                <w:bottom w:val="none" w:sz="0" w:space="0" w:color="auto"/>
                <w:right w:val="none" w:sz="0" w:space="0" w:color="auto"/>
              </w:divBdr>
            </w:div>
            <w:div w:id="609901776">
              <w:marLeft w:val="0"/>
              <w:marRight w:val="0"/>
              <w:marTop w:val="0"/>
              <w:marBottom w:val="0"/>
              <w:divBdr>
                <w:top w:val="none" w:sz="0" w:space="0" w:color="auto"/>
                <w:left w:val="none" w:sz="0" w:space="0" w:color="auto"/>
                <w:bottom w:val="none" w:sz="0" w:space="0" w:color="auto"/>
                <w:right w:val="none" w:sz="0" w:space="0" w:color="auto"/>
              </w:divBdr>
            </w:div>
            <w:div w:id="1063603768">
              <w:marLeft w:val="0"/>
              <w:marRight w:val="0"/>
              <w:marTop w:val="0"/>
              <w:marBottom w:val="0"/>
              <w:divBdr>
                <w:top w:val="none" w:sz="0" w:space="0" w:color="auto"/>
                <w:left w:val="none" w:sz="0" w:space="0" w:color="auto"/>
                <w:bottom w:val="none" w:sz="0" w:space="0" w:color="auto"/>
                <w:right w:val="none" w:sz="0" w:space="0" w:color="auto"/>
              </w:divBdr>
            </w:div>
            <w:div w:id="1825243648">
              <w:marLeft w:val="0"/>
              <w:marRight w:val="0"/>
              <w:marTop w:val="0"/>
              <w:marBottom w:val="0"/>
              <w:divBdr>
                <w:top w:val="none" w:sz="0" w:space="0" w:color="auto"/>
                <w:left w:val="none" w:sz="0" w:space="0" w:color="auto"/>
                <w:bottom w:val="none" w:sz="0" w:space="0" w:color="auto"/>
                <w:right w:val="none" w:sz="0" w:space="0" w:color="auto"/>
              </w:divBdr>
            </w:div>
            <w:div w:id="981157152">
              <w:marLeft w:val="0"/>
              <w:marRight w:val="0"/>
              <w:marTop w:val="0"/>
              <w:marBottom w:val="0"/>
              <w:divBdr>
                <w:top w:val="none" w:sz="0" w:space="0" w:color="auto"/>
                <w:left w:val="none" w:sz="0" w:space="0" w:color="auto"/>
                <w:bottom w:val="none" w:sz="0" w:space="0" w:color="auto"/>
                <w:right w:val="none" w:sz="0" w:space="0" w:color="auto"/>
              </w:divBdr>
            </w:div>
            <w:div w:id="1988975797">
              <w:marLeft w:val="0"/>
              <w:marRight w:val="0"/>
              <w:marTop w:val="0"/>
              <w:marBottom w:val="0"/>
              <w:divBdr>
                <w:top w:val="none" w:sz="0" w:space="0" w:color="auto"/>
                <w:left w:val="none" w:sz="0" w:space="0" w:color="auto"/>
                <w:bottom w:val="none" w:sz="0" w:space="0" w:color="auto"/>
                <w:right w:val="none" w:sz="0" w:space="0" w:color="auto"/>
              </w:divBdr>
            </w:div>
            <w:div w:id="706104829">
              <w:marLeft w:val="0"/>
              <w:marRight w:val="0"/>
              <w:marTop w:val="0"/>
              <w:marBottom w:val="0"/>
              <w:divBdr>
                <w:top w:val="none" w:sz="0" w:space="0" w:color="auto"/>
                <w:left w:val="none" w:sz="0" w:space="0" w:color="auto"/>
                <w:bottom w:val="none" w:sz="0" w:space="0" w:color="auto"/>
                <w:right w:val="none" w:sz="0" w:space="0" w:color="auto"/>
              </w:divBdr>
            </w:div>
            <w:div w:id="39521849">
              <w:marLeft w:val="0"/>
              <w:marRight w:val="0"/>
              <w:marTop w:val="0"/>
              <w:marBottom w:val="0"/>
              <w:divBdr>
                <w:top w:val="none" w:sz="0" w:space="0" w:color="auto"/>
                <w:left w:val="none" w:sz="0" w:space="0" w:color="auto"/>
                <w:bottom w:val="none" w:sz="0" w:space="0" w:color="auto"/>
                <w:right w:val="none" w:sz="0" w:space="0" w:color="auto"/>
              </w:divBdr>
            </w:div>
            <w:div w:id="760103489">
              <w:marLeft w:val="0"/>
              <w:marRight w:val="0"/>
              <w:marTop w:val="0"/>
              <w:marBottom w:val="0"/>
              <w:divBdr>
                <w:top w:val="none" w:sz="0" w:space="0" w:color="auto"/>
                <w:left w:val="none" w:sz="0" w:space="0" w:color="auto"/>
                <w:bottom w:val="none" w:sz="0" w:space="0" w:color="auto"/>
                <w:right w:val="none" w:sz="0" w:space="0" w:color="auto"/>
              </w:divBdr>
            </w:div>
            <w:div w:id="1413625365">
              <w:marLeft w:val="0"/>
              <w:marRight w:val="0"/>
              <w:marTop w:val="0"/>
              <w:marBottom w:val="0"/>
              <w:divBdr>
                <w:top w:val="none" w:sz="0" w:space="0" w:color="auto"/>
                <w:left w:val="none" w:sz="0" w:space="0" w:color="auto"/>
                <w:bottom w:val="none" w:sz="0" w:space="0" w:color="auto"/>
                <w:right w:val="none" w:sz="0" w:space="0" w:color="auto"/>
              </w:divBdr>
            </w:div>
            <w:div w:id="1256865216">
              <w:marLeft w:val="0"/>
              <w:marRight w:val="0"/>
              <w:marTop w:val="0"/>
              <w:marBottom w:val="0"/>
              <w:divBdr>
                <w:top w:val="none" w:sz="0" w:space="0" w:color="auto"/>
                <w:left w:val="none" w:sz="0" w:space="0" w:color="auto"/>
                <w:bottom w:val="none" w:sz="0" w:space="0" w:color="auto"/>
                <w:right w:val="none" w:sz="0" w:space="0" w:color="auto"/>
              </w:divBdr>
            </w:div>
            <w:div w:id="247084445">
              <w:marLeft w:val="0"/>
              <w:marRight w:val="0"/>
              <w:marTop w:val="0"/>
              <w:marBottom w:val="0"/>
              <w:divBdr>
                <w:top w:val="none" w:sz="0" w:space="0" w:color="auto"/>
                <w:left w:val="none" w:sz="0" w:space="0" w:color="auto"/>
                <w:bottom w:val="none" w:sz="0" w:space="0" w:color="auto"/>
                <w:right w:val="none" w:sz="0" w:space="0" w:color="auto"/>
              </w:divBdr>
            </w:div>
            <w:div w:id="1883328365">
              <w:marLeft w:val="0"/>
              <w:marRight w:val="0"/>
              <w:marTop w:val="0"/>
              <w:marBottom w:val="0"/>
              <w:divBdr>
                <w:top w:val="none" w:sz="0" w:space="0" w:color="auto"/>
                <w:left w:val="none" w:sz="0" w:space="0" w:color="auto"/>
                <w:bottom w:val="none" w:sz="0" w:space="0" w:color="auto"/>
                <w:right w:val="none" w:sz="0" w:space="0" w:color="auto"/>
              </w:divBdr>
            </w:div>
            <w:div w:id="420488838">
              <w:marLeft w:val="0"/>
              <w:marRight w:val="0"/>
              <w:marTop w:val="0"/>
              <w:marBottom w:val="0"/>
              <w:divBdr>
                <w:top w:val="none" w:sz="0" w:space="0" w:color="auto"/>
                <w:left w:val="none" w:sz="0" w:space="0" w:color="auto"/>
                <w:bottom w:val="none" w:sz="0" w:space="0" w:color="auto"/>
                <w:right w:val="none" w:sz="0" w:space="0" w:color="auto"/>
              </w:divBdr>
            </w:div>
            <w:div w:id="1826621961">
              <w:marLeft w:val="0"/>
              <w:marRight w:val="0"/>
              <w:marTop w:val="0"/>
              <w:marBottom w:val="0"/>
              <w:divBdr>
                <w:top w:val="none" w:sz="0" w:space="0" w:color="auto"/>
                <w:left w:val="none" w:sz="0" w:space="0" w:color="auto"/>
                <w:bottom w:val="none" w:sz="0" w:space="0" w:color="auto"/>
                <w:right w:val="none" w:sz="0" w:space="0" w:color="auto"/>
              </w:divBdr>
            </w:div>
            <w:div w:id="226838762">
              <w:marLeft w:val="0"/>
              <w:marRight w:val="0"/>
              <w:marTop w:val="0"/>
              <w:marBottom w:val="0"/>
              <w:divBdr>
                <w:top w:val="none" w:sz="0" w:space="0" w:color="auto"/>
                <w:left w:val="none" w:sz="0" w:space="0" w:color="auto"/>
                <w:bottom w:val="none" w:sz="0" w:space="0" w:color="auto"/>
                <w:right w:val="none" w:sz="0" w:space="0" w:color="auto"/>
              </w:divBdr>
            </w:div>
            <w:div w:id="1722823781">
              <w:marLeft w:val="0"/>
              <w:marRight w:val="0"/>
              <w:marTop w:val="0"/>
              <w:marBottom w:val="0"/>
              <w:divBdr>
                <w:top w:val="none" w:sz="0" w:space="0" w:color="auto"/>
                <w:left w:val="none" w:sz="0" w:space="0" w:color="auto"/>
                <w:bottom w:val="none" w:sz="0" w:space="0" w:color="auto"/>
                <w:right w:val="none" w:sz="0" w:space="0" w:color="auto"/>
              </w:divBdr>
            </w:div>
            <w:div w:id="333342563">
              <w:marLeft w:val="0"/>
              <w:marRight w:val="0"/>
              <w:marTop w:val="0"/>
              <w:marBottom w:val="0"/>
              <w:divBdr>
                <w:top w:val="none" w:sz="0" w:space="0" w:color="auto"/>
                <w:left w:val="none" w:sz="0" w:space="0" w:color="auto"/>
                <w:bottom w:val="none" w:sz="0" w:space="0" w:color="auto"/>
                <w:right w:val="none" w:sz="0" w:space="0" w:color="auto"/>
              </w:divBdr>
            </w:div>
            <w:div w:id="1464929313">
              <w:marLeft w:val="0"/>
              <w:marRight w:val="0"/>
              <w:marTop w:val="0"/>
              <w:marBottom w:val="0"/>
              <w:divBdr>
                <w:top w:val="none" w:sz="0" w:space="0" w:color="auto"/>
                <w:left w:val="none" w:sz="0" w:space="0" w:color="auto"/>
                <w:bottom w:val="none" w:sz="0" w:space="0" w:color="auto"/>
                <w:right w:val="none" w:sz="0" w:space="0" w:color="auto"/>
              </w:divBdr>
            </w:div>
            <w:div w:id="1412386398">
              <w:marLeft w:val="0"/>
              <w:marRight w:val="0"/>
              <w:marTop w:val="0"/>
              <w:marBottom w:val="0"/>
              <w:divBdr>
                <w:top w:val="none" w:sz="0" w:space="0" w:color="auto"/>
                <w:left w:val="none" w:sz="0" w:space="0" w:color="auto"/>
                <w:bottom w:val="none" w:sz="0" w:space="0" w:color="auto"/>
                <w:right w:val="none" w:sz="0" w:space="0" w:color="auto"/>
              </w:divBdr>
            </w:div>
            <w:div w:id="488405846">
              <w:marLeft w:val="0"/>
              <w:marRight w:val="0"/>
              <w:marTop w:val="0"/>
              <w:marBottom w:val="0"/>
              <w:divBdr>
                <w:top w:val="none" w:sz="0" w:space="0" w:color="auto"/>
                <w:left w:val="none" w:sz="0" w:space="0" w:color="auto"/>
                <w:bottom w:val="none" w:sz="0" w:space="0" w:color="auto"/>
                <w:right w:val="none" w:sz="0" w:space="0" w:color="auto"/>
              </w:divBdr>
            </w:div>
            <w:div w:id="814833410">
              <w:marLeft w:val="0"/>
              <w:marRight w:val="0"/>
              <w:marTop w:val="0"/>
              <w:marBottom w:val="0"/>
              <w:divBdr>
                <w:top w:val="none" w:sz="0" w:space="0" w:color="auto"/>
                <w:left w:val="none" w:sz="0" w:space="0" w:color="auto"/>
                <w:bottom w:val="none" w:sz="0" w:space="0" w:color="auto"/>
                <w:right w:val="none" w:sz="0" w:space="0" w:color="auto"/>
              </w:divBdr>
            </w:div>
            <w:div w:id="1850366542">
              <w:marLeft w:val="0"/>
              <w:marRight w:val="0"/>
              <w:marTop w:val="0"/>
              <w:marBottom w:val="0"/>
              <w:divBdr>
                <w:top w:val="none" w:sz="0" w:space="0" w:color="auto"/>
                <w:left w:val="none" w:sz="0" w:space="0" w:color="auto"/>
                <w:bottom w:val="none" w:sz="0" w:space="0" w:color="auto"/>
                <w:right w:val="none" w:sz="0" w:space="0" w:color="auto"/>
              </w:divBdr>
            </w:div>
            <w:div w:id="1976061460">
              <w:marLeft w:val="0"/>
              <w:marRight w:val="0"/>
              <w:marTop w:val="0"/>
              <w:marBottom w:val="0"/>
              <w:divBdr>
                <w:top w:val="none" w:sz="0" w:space="0" w:color="auto"/>
                <w:left w:val="none" w:sz="0" w:space="0" w:color="auto"/>
                <w:bottom w:val="none" w:sz="0" w:space="0" w:color="auto"/>
                <w:right w:val="none" w:sz="0" w:space="0" w:color="auto"/>
              </w:divBdr>
            </w:div>
            <w:div w:id="2073849664">
              <w:marLeft w:val="0"/>
              <w:marRight w:val="0"/>
              <w:marTop w:val="0"/>
              <w:marBottom w:val="0"/>
              <w:divBdr>
                <w:top w:val="none" w:sz="0" w:space="0" w:color="auto"/>
                <w:left w:val="none" w:sz="0" w:space="0" w:color="auto"/>
                <w:bottom w:val="none" w:sz="0" w:space="0" w:color="auto"/>
                <w:right w:val="none" w:sz="0" w:space="0" w:color="auto"/>
              </w:divBdr>
            </w:div>
            <w:div w:id="203057120">
              <w:marLeft w:val="0"/>
              <w:marRight w:val="0"/>
              <w:marTop w:val="0"/>
              <w:marBottom w:val="0"/>
              <w:divBdr>
                <w:top w:val="none" w:sz="0" w:space="0" w:color="auto"/>
                <w:left w:val="none" w:sz="0" w:space="0" w:color="auto"/>
                <w:bottom w:val="none" w:sz="0" w:space="0" w:color="auto"/>
                <w:right w:val="none" w:sz="0" w:space="0" w:color="auto"/>
              </w:divBdr>
            </w:div>
            <w:div w:id="485248185">
              <w:marLeft w:val="0"/>
              <w:marRight w:val="0"/>
              <w:marTop w:val="0"/>
              <w:marBottom w:val="0"/>
              <w:divBdr>
                <w:top w:val="none" w:sz="0" w:space="0" w:color="auto"/>
                <w:left w:val="none" w:sz="0" w:space="0" w:color="auto"/>
                <w:bottom w:val="none" w:sz="0" w:space="0" w:color="auto"/>
                <w:right w:val="none" w:sz="0" w:space="0" w:color="auto"/>
              </w:divBdr>
            </w:div>
            <w:div w:id="35546748">
              <w:marLeft w:val="0"/>
              <w:marRight w:val="0"/>
              <w:marTop w:val="0"/>
              <w:marBottom w:val="0"/>
              <w:divBdr>
                <w:top w:val="none" w:sz="0" w:space="0" w:color="auto"/>
                <w:left w:val="none" w:sz="0" w:space="0" w:color="auto"/>
                <w:bottom w:val="none" w:sz="0" w:space="0" w:color="auto"/>
                <w:right w:val="none" w:sz="0" w:space="0" w:color="auto"/>
              </w:divBdr>
            </w:div>
            <w:div w:id="1301379004">
              <w:marLeft w:val="0"/>
              <w:marRight w:val="0"/>
              <w:marTop w:val="0"/>
              <w:marBottom w:val="0"/>
              <w:divBdr>
                <w:top w:val="none" w:sz="0" w:space="0" w:color="auto"/>
                <w:left w:val="none" w:sz="0" w:space="0" w:color="auto"/>
                <w:bottom w:val="none" w:sz="0" w:space="0" w:color="auto"/>
                <w:right w:val="none" w:sz="0" w:space="0" w:color="auto"/>
              </w:divBdr>
            </w:div>
            <w:div w:id="387726723">
              <w:marLeft w:val="0"/>
              <w:marRight w:val="0"/>
              <w:marTop w:val="0"/>
              <w:marBottom w:val="0"/>
              <w:divBdr>
                <w:top w:val="none" w:sz="0" w:space="0" w:color="auto"/>
                <w:left w:val="none" w:sz="0" w:space="0" w:color="auto"/>
                <w:bottom w:val="none" w:sz="0" w:space="0" w:color="auto"/>
                <w:right w:val="none" w:sz="0" w:space="0" w:color="auto"/>
              </w:divBdr>
            </w:div>
            <w:div w:id="1377194093">
              <w:marLeft w:val="0"/>
              <w:marRight w:val="0"/>
              <w:marTop w:val="0"/>
              <w:marBottom w:val="0"/>
              <w:divBdr>
                <w:top w:val="none" w:sz="0" w:space="0" w:color="auto"/>
                <w:left w:val="none" w:sz="0" w:space="0" w:color="auto"/>
                <w:bottom w:val="none" w:sz="0" w:space="0" w:color="auto"/>
                <w:right w:val="none" w:sz="0" w:space="0" w:color="auto"/>
              </w:divBdr>
            </w:div>
            <w:div w:id="112867742">
              <w:marLeft w:val="0"/>
              <w:marRight w:val="0"/>
              <w:marTop w:val="0"/>
              <w:marBottom w:val="0"/>
              <w:divBdr>
                <w:top w:val="none" w:sz="0" w:space="0" w:color="auto"/>
                <w:left w:val="none" w:sz="0" w:space="0" w:color="auto"/>
                <w:bottom w:val="none" w:sz="0" w:space="0" w:color="auto"/>
                <w:right w:val="none" w:sz="0" w:space="0" w:color="auto"/>
              </w:divBdr>
            </w:div>
            <w:div w:id="1830823842">
              <w:marLeft w:val="0"/>
              <w:marRight w:val="0"/>
              <w:marTop w:val="0"/>
              <w:marBottom w:val="0"/>
              <w:divBdr>
                <w:top w:val="none" w:sz="0" w:space="0" w:color="auto"/>
                <w:left w:val="none" w:sz="0" w:space="0" w:color="auto"/>
                <w:bottom w:val="none" w:sz="0" w:space="0" w:color="auto"/>
                <w:right w:val="none" w:sz="0" w:space="0" w:color="auto"/>
              </w:divBdr>
            </w:div>
            <w:div w:id="135730923">
              <w:marLeft w:val="0"/>
              <w:marRight w:val="0"/>
              <w:marTop w:val="0"/>
              <w:marBottom w:val="0"/>
              <w:divBdr>
                <w:top w:val="none" w:sz="0" w:space="0" w:color="auto"/>
                <w:left w:val="none" w:sz="0" w:space="0" w:color="auto"/>
                <w:bottom w:val="none" w:sz="0" w:space="0" w:color="auto"/>
                <w:right w:val="none" w:sz="0" w:space="0" w:color="auto"/>
              </w:divBdr>
            </w:div>
            <w:div w:id="886797229">
              <w:marLeft w:val="0"/>
              <w:marRight w:val="0"/>
              <w:marTop w:val="0"/>
              <w:marBottom w:val="0"/>
              <w:divBdr>
                <w:top w:val="none" w:sz="0" w:space="0" w:color="auto"/>
                <w:left w:val="none" w:sz="0" w:space="0" w:color="auto"/>
                <w:bottom w:val="none" w:sz="0" w:space="0" w:color="auto"/>
                <w:right w:val="none" w:sz="0" w:space="0" w:color="auto"/>
              </w:divBdr>
            </w:div>
            <w:div w:id="1892644038">
              <w:marLeft w:val="0"/>
              <w:marRight w:val="0"/>
              <w:marTop w:val="0"/>
              <w:marBottom w:val="0"/>
              <w:divBdr>
                <w:top w:val="none" w:sz="0" w:space="0" w:color="auto"/>
                <w:left w:val="none" w:sz="0" w:space="0" w:color="auto"/>
                <w:bottom w:val="none" w:sz="0" w:space="0" w:color="auto"/>
                <w:right w:val="none" w:sz="0" w:space="0" w:color="auto"/>
              </w:divBdr>
            </w:div>
            <w:div w:id="197282932">
              <w:marLeft w:val="0"/>
              <w:marRight w:val="0"/>
              <w:marTop w:val="0"/>
              <w:marBottom w:val="0"/>
              <w:divBdr>
                <w:top w:val="none" w:sz="0" w:space="0" w:color="auto"/>
                <w:left w:val="none" w:sz="0" w:space="0" w:color="auto"/>
                <w:bottom w:val="none" w:sz="0" w:space="0" w:color="auto"/>
                <w:right w:val="none" w:sz="0" w:space="0" w:color="auto"/>
              </w:divBdr>
            </w:div>
            <w:div w:id="165289515">
              <w:marLeft w:val="0"/>
              <w:marRight w:val="0"/>
              <w:marTop w:val="0"/>
              <w:marBottom w:val="0"/>
              <w:divBdr>
                <w:top w:val="none" w:sz="0" w:space="0" w:color="auto"/>
                <w:left w:val="none" w:sz="0" w:space="0" w:color="auto"/>
                <w:bottom w:val="none" w:sz="0" w:space="0" w:color="auto"/>
                <w:right w:val="none" w:sz="0" w:space="0" w:color="auto"/>
              </w:divBdr>
            </w:div>
            <w:div w:id="2001151814">
              <w:marLeft w:val="0"/>
              <w:marRight w:val="0"/>
              <w:marTop w:val="0"/>
              <w:marBottom w:val="0"/>
              <w:divBdr>
                <w:top w:val="none" w:sz="0" w:space="0" w:color="auto"/>
                <w:left w:val="none" w:sz="0" w:space="0" w:color="auto"/>
                <w:bottom w:val="none" w:sz="0" w:space="0" w:color="auto"/>
                <w:right w:val="none" w:sz="0" w:space="0" w:color="auto"/>
              </w:divBdr>
            </w:div>
            <w:div w:id="968319489">
              <w:marLeft w:val="0"/>
              <w:marRight w:val="0"/>
              <w:marTop w:val="0"/>
              <w:marBottom w:val="0"/>
              <w:divBdr>
                <w:top w:val="none" w:sz="0" w:space="0" w:color="auto"/>
                <w:left w:val="none" w:sz="0" w:space="0" w:color="auto"/>
                <w:bottom w:val="none" w:sz="0" w:space="0" w:color="auto"/>
                <w:right w:val="none" w:sz="0" w:space="0" w:color="auto"/>
              </w:divBdr>
            </w:div>
            <w:div w:id="1961719701">
              <w:marLeft w:val="0"/>
              <w:marRight w:val="0"/>
              <w:marTop w:val="0"/>
              <w:marBottom w:val="0"/>
              <w:divBdr>
                <w:top w:val="none" w:sz="0" w:space="0" w:color="auto"/>
                <w:left w:val="none" w:sz="0" w:space="0" w:color="auto"/>
                <w:bottom w:val="none" w:sz="0" w:space="0" w:color="auto"/>
                <w:right w:val="none" w:sz="0" w:space="0" w:color="auto"/>
              </w:divBdr>
            </w:div>
            <w:div w:id="886800261">
              <w:marLeft w:val="0"/>
              <w:marRight w:val="0"/>
              <w:marTop w:val="0"/>
              <w:marBottom w:val="0"/>
              <w:divBdr>
                <w:top w:val="none" w:sz="0" w:space="0" w:color="auto"/>
                <w:left w:val="none" w:sz="0" w:space="0" w:color="auto"/>
                <w:bottom w:val="none" w:sz="0" w:space="0" w:color="auto"/>
                <w:right w:val="none" w:sz="0" w:space="0" w:color="auto"/>
              </w:divBdr>
            </w:div>
            <w:div w:id="974335237">
              <w:marLeft w:val="0"/>
              <w:marRight w:val="0"/>
              <w:marTop w:val="0"/>
              <w:marBottom w:val="0"/>
              <w:divBdr>
                <w:top w:val="none" w:sz="0" w:space="0" w:color="auto"/>
                <w:left w:val="none" w:sz="0" w:space="0" w:color="auto"/>
                <w:bottom w:val="none" w:sz="0" w:space="0" w:color="auto"/>
                <w:right w:val="none" w:sz="0" w:space="0" w:color="auto"/>
              </w:divBdr>
            </w:div>
            <w:div w:id="524755670">
              <w:marLeft w:val="0"/>
              <w:marRight w:val="0"/>
              <w:marTop w:val="0"/>
              <w:marBottom w:val="0"/>
              <w:divBdr>
                <w:top w:val="none" w:sz="0" w:space="0" w:color="auto"/>
                <w:left w:val="none" w:sz="0" w:space="0" w:color="auto"/>
                <w:bottom w:val="none" w:sz="0" w:space="0" w:color="auto"/>
                <w:right w:val="none" w:sz="0" w:space="0" w:color="auto"/>
              </w:divBdr>
            </w:div>
            <w:div w:id="1923447046">
              <w:marLeft w:val="0"/>
              <w:marRight w:val="0"/>
              <w:marTop w:val="0"/>
              <w:marBottom w:val="0"/>
              <w:divBdr>
                <w:top w:val="none" w:sz="0" w:space="0" w:color="auto"/>
                <w:left w:val="none" w:sz="0" w:space="0" w:color="auto"/>
                <w:bottom w:val="none" w:sz="0" w:space="0" w:color="auto"/>
                <w:right w:val="none" w:sz="0" w:space="0" w:color="auto"/>
              </w:divBdr>
            </w:div>
            <w:div w:id="2022661943">
              <w:marLeft w:val="0"/>
              <w:marRight w:val="0"/>
              <w:marTop w:val="0"/>
              <w:marBottom w:val="0"/>
              <w:divBdr>
                <w:top w:val="none" w:sz="0" w:space="0" w:color="auto"/>
                <w:left w:val="none" w:sz="0" w:space="0" w:color="auto"/>
                <w:bottom w:val="none" w:sz="0" w:space="0" w:color="auto"/>
                <w:right w:val="none" w:sz="0" w:space="0" w:color="auto"/>
              </w:divBdr>
            </w:div>
            <w:div w:id="1621760588">
              <w:marLeft w:val="0"/>
              <w:marRight w:val="0"/>
              <w:marTop w:val="0"/>
              <w:marBottom w:val="0"/>
              <w:divBdr>
                <w:top w:val="none" w:sz="0" w:space="0" w:color="auto"/>
                <w:left w:val="none" w:sz="0" w:space="0" w:color="auto"/>
                <w:bottom w:val="none" w:sz="0" w:space="0" w:color="auto"/>
                <w:right w:val="none" w:sz="0" w:space="0" w:color="auto"/>
              </w:divBdr>
            </w:div>
            <w:div w:id="1823035998">
              <w:marLeft w:val="0"/>
              <w:marRight w:val="0"/>
              <w:marTop w:val="0"/>
              <w:marBottom w:val="0"/>
              <w:divBdr>
                <w:top w:val="none" w:sz="0" w:space="0" w:color="auto"/>
                <w:left w:val="none" w:sz="0" w:space="0" w:color="auto"/>
                <w:bottom w:val="none" w:sz="0" w:space="0" w:color="auto"/>
                <w:right w:val="none" w:sz="0" w:space="0" w:color="auto"/>
              </w:divBdr>
            </w:div>
            <w:div w:id="2057850237">
              <w:marLeft w:val="0"/>
              <w:marRight w:val="0"/>
              <w:marTop w:val="0"/>
              <w:marBottom w:val="0"/>
              <w:divBdr>
                <w:top w:val="none" w:sz="0" w:space="0" w:color="auto"/>
                <w:left w:val="none" w:sz="0" w:space="0" w:color="auto"/>
                <w:bottom w:val="none" w:sz="0" w:space="0" w:color="auto"/>
                <w:right w:val="none" w:sz="0" w:space="0" w:color="auto"/>
              </w:divBdr>
            </w:div>
            <w:div w:id="1148669903">
              <w:marLeft w:val="0"/>
              <w:marRight w:val="0"/>
              <w:marTop w:val="0"/>
              <w:marBottom w:val="0"/>
              <w:divBdr>
                <w:top w:val="none" w:sz="0" w:space="0" w:color="auto"/>
                <w:left w:val="none" w:sz="0" w:space="0" w:color="auto"/>
                <w:bottom w:val="none" w:sz="0" w:space="0" w:color="auto"/>
                <w:right w:val="none" w:sz="0" w:space="0" w:color="auto"/>
              </w:divBdr>
            </w:div>
            <w:div w:id="1609922455">
              <w:marLeft w:val="0"/>
              <w:marRight w:val="0"/>
              <w:marTop w:val="0"/>
              <w:marBottom w:val="0"/>
              <w:divBdr>
                <w:top w:val="none" w:sz="0" w:space="0" w:color="auto"/>
                <w:left w:val="none" w:sz="0" w:space="0" w:color="auto"/>
                <w:bottom w:val="none" w:sz="0" w:space="0" w:color="auto"/>
                <w:right w:val="none" w:sz="0" w:space="0" w:color="auto"/>
              </w:divBdr>
            </w:div>
            <w:div w:id="2089033076">
              <w:marLeft w:val="0"/>
              <w:marRight w:val="0"/>
              <w:marTop w:val="0"/>
              <w:marBottom w:val="0"/>
              <w:divBdr>
                <w:top w:val="none" w:sz="0" w:space="0" w:color="auto"/>
                <w:left w:val="none" w:sz="0" w:space="0" w:color="auto"/>
                <w:bottom w:val="none" w:sz="0" w:space="0" w:color="auto"/>
                <w:right w:val="none" w:sz="0" w:space="0" w:color="auto"/>
              </w:divBdr>
            </w:div>
            <w:div w:id="1925725696">
              <w:marLeft w:val="0"/>
              <w:marRight w:val="0"/>
              <w:marTop w:val="0"/>
              <w:marBottom w:val="0"/>
              <w:divBdr>
                <w:top w:val="none" w:sz="0" w:space="0" w:color="auto"/>
                <w:left w:val="none" w:sz="0" w:space="0" w:color="auto"/>
                <w:bottom w:val="none" w:sz="0" w:space="0" w:color="auto"/>
                <w:right w:val="none" w:sz="0" w:space="0" w:color="auto"/>
              </w:divBdr>
            </w:div>
            <w:div w:id="355624187">
              <w:marLeft w:val="0"/>
              <w:marRight w:val="0"/>
              <w:marTop w:val="0"/>
              <w:marBottom w:val="0"/>
              <w:divBdr>
                <w:top w:val="none" w:sz="0" w:space="0" w:color="auto"/>
                <w:left w:val="none" w:sz="0" w:space="0" w:color="auto"/>
                <w:bottom w:val="none" w:sz="0" w:space="0" w:color="auto"/>
                <w:right w:val="none" w:sz="0" w:space="0" w:color="auto"/>
              </w:divBdr>
            </w:div>
            <w:div w:id="259684534">
              <w:marLeft w:val="0"/>
              <w:marRight w:val="0"/>
              <w:marTop w:val="0"/>
              <w:marBottom w:val="0"/>
              <w:divBdr>
                <w:top w:val="none" w:sz="0" w:space="0" w:color="auto"/>
                <w:left w:val="none" w:sz="0" w:space="0" w:color="auto"/>
                <w:bottom w:val="none" w:sz="0" w:space="0" w:color="auto"/>
                <w:right w:val="none" w:sz="0" w:space="0" w:color="auto"/>
              </w:divBdr>
            </w:div>
            <w:div w:id="40980830">
              <w:marLeft w:val="0"/>
              <w:marRight w:val="0"/>
              <w:marTop w:val="0"/>
              <w:marBottom w:val="0"/>
              <w:divBdr>
                <w:top w:val="none" w:sz="0" w:space="0" w:color="auto"/>
                <w:left w:val="none" w:sz="0" w:space="0" w:color="auto"/>
                <w:bottom w:val="none" w:sz="0" w:space="0" w:color="auto"/>
                <w:right w:val="none" w:sz="0" w:space="0" w:color="auto"/>
              </w:divBdr>
            </w:div>
            <w:div w:id="508838603">
              <w:marLeft w:val="0"/>
              <w:marRight w:val="0"/>
              <w:marTop w:val="0"/>
              <w:marBottom w:val="0"/>
              <w:divBdr>
                <w:top w:val="none" w:sz="0" w:space="0" w:color="auto"/>
                <w:left w:val="none" w:sz="0" w:space="0" w:color="auto"/>
                <w:bottom w:val="none" w:sz="0" w:space="0" w:color="auto"/>
                <w:right w:val="none" w:sz="0" w:space="0" w:color="auto"/>
              </w:divBdr>
            </w:div>
            <w:div w:id="286932086">
              <w:marLeft w:val="0"/>
              <w:marRight w:val="0"/>
              <w:marTop w:val="0"/>
              <w:marBottom w:val="0"/>
              <w:divBdr>
                <w:top w:val="none" w:sz="0" w:space="0" w:color="auto"/>
                <w:left w:val="none" w:sz="0" w:space="0" w:color="auto"/>
                <w:bottom w:val="none" w:sz="0" w:space="0" w:color="auto"/>
                <w:right w:val="none" w:sz="0" w:space="0" w:color="auto"/>
              </w:divBdr>
            </w:div>
            <w:div w:id="454711246">
              <w:marLeft w:val="0"/>
              <w:marRight w:val="0"/>
              <w:marTop w:val="0"/>
              <w:marBottom w:val="0"/>
              <w:divBdr>
                <w:top w:val="none" w:sz="0" w:space="0" w:color="auto"/>
                <w:left w:val="none" w:sz="0" w:space="0" w:color="auto"/>
                <w:bottom w:val="none" w:sz="0" w:space="0" w:color="auto"/>
                <w:right w:val="none" w:sz="0" w:space="0" w:color="auto"/>
              </w:divBdr>
            </w:div>
            <w:div w:id="410398069">
              <w:marLeft w:val="0"/>
              <w:marRight w:val="0"/>
              <w:marTop w:val="0"/>
              <w:marBottom w:val="0"/>
              <w:divBdr>
                <w:top w:val="none" w:sz="0" w:space="0" w:color="auto"/>
                <w:left w:val="none" w:sz="0" w:space="0" w:color="auto"/>
                <w:bottom w:val="none" w:sz="0" w:space="0" w:color="auto"/>
                <w:right w:val="none" w:sz="0" w:space="0" w:color="auto"/>
              </w:divBdr>
            </w:div>
            <w:div w:id="1683123697">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854267664">
              <w:marLeft w:val="0"/>
              <w:marRight w:val="0"/>
              <w:marTop w:val="0"/>
              <w:marBottom w:val="0"/>
              <w:divBdr>
                <w:top w:val="none" w:sz="0" w:space="0" w:color="auto"/>
                <w:left w:val="none" w:sz="0" w:space="0" w:color="auto"/>
                <w:bottom w:val="none" w:sz="0" w:space="0" w:color="auto"/>
                <w:right w:val="none" w:sz="0" w:space="0" w:color="auto"/>
              </w:divBdr>
            </w:div>
            <w:div w:id="1551379156">
              <w:marLeft w:val="0"/>
              <w:marRight w:val="0"/>
              <w:marTop w:val="0"/>
              <w:marBottom w:val="0"/>
              <w:divBdr>
                <w:top w:val="none" w:sz="0" w:space="0" w:color="auto"/>
                <w:left w:val="none" w:sz="0" w:space="0" w:color="auto"/>
                <w:bottom w:val="none" w:sz="0" w:space="0" w:color="auto"/>
                <w:right w:val="none" w:sz="0" w:space="0" w:color="auto"/>
              </w:divBdr>
            </w:div>
            <w:div w:id="346754711">
              <w:marLeft w:val="0"/>
              <w:marRight w:val="0"/>
              <w:marTop w:val="0"/>
              <w:marBottom w:val="0"/>
              <w:divBdr>
                <w:top w:val="none" w:sz="0" w:space="0" w:color="auto"/>
                <w:left w:val="none" w:sz="0" w:space="0" w:color="auto"/>
                <w:bottom w:val="none" w:sz="0" w:space="0" w:color="auto"/>
                <w:right w:val="none" w:sz="0" w:space="0" w:color="auto"/>
              </w:divBdr>
            </w:div>
            <w:div w:id="864558926">
              <w:marLeft w:val="0"/>
              <w:marRight w:val="0"/>
              <w:marTop w:val="0"/>
              <w:marBottom w:val="0"/>
              <w:divBdr>
                <w:top w:val="none" w:sz="0" w:space="0" w:color="auto"/>
                <w:left w:val="none" w:sz="0" w:space="0" w:color="auto"/>
                <w:bottom w:val="none" w:sz="0" w:space="0" w:color="auto"/>
                <w:right w:val="none" w:sz="0" w:space="0" w:color="auto"/>
              </w:divBdr>
            </w:div>
            <w:div w:id="2114980121">
              <w:marLeft w:val="0"/>
              <w:marRight w:val="0"/>
              <w:marTop w:val="0"/>
              <w:marBottom w:val="0"/>
              <w:divBdr>
                <w:top w:val="none" w:sz="0" w:space="0" w:color="auto"/>
                <w:left w:val="none" w:sz="0" w:space="0" w:color="auto"/>
                <w:bottom w:val="none" w:sz="0" w:space="0" w:color="auto"/>
                <w:right w:val="none" w:sz="0" w:space="0" w:color="auto"/>
              </w:divBdr>
            </w:div>
            <w:div w:id="2560296">
              <w:marLeft w:val="0"/>
              <w:marRight w:val="0"/>
              <w:marTop w:val="0"/>
              <w:marBottom w:val="0"/>
              <w:divBdr>
                <w:top w:val="none" w:sz="0" w:space="0" w:color="auto"/>
                <w:left w:val="none" w:sz="0" w:space="0" w:color="auto"/>
                <w:bottom w:val="none" w:sz="0" w:space="0" w:color="auto"/>
                <w:right w:val="none" w:sz="0" w:space="0" w:color="auto"/>
              </w:divBdr>
            </w:div>
            <w:div w:id="788277402">
              <w:marLeft w:val="0"/>
              <w:marRight w:val="0"/>
              <w:marTop w:val="0"/>
              <w:marBottom w:val="0"/>
              <w:divBdr>
                <w:top w:val="none" w:sz="0" w:space="0" w:color="auto"/>
                <w:left w:val="none" w:sz="0" w:space="0" w:color="auto"/>
                <w:bottom w:val="none" w:sz="0" w:space="0" w:color="auto"/>
                <w:right w:val="none" w:sz="0" w:space="0" w:color="auto"/>
              </w:divBdr>
            </w:div>
            <w:div w:id="605232382">
              <w:marLeft w:val="0"/>
              <w:marRight w:val="0"/>
              <w:marTop w:val="0"/>
              <w:marBottom w:val="0"/>
              <w:divBdr>
                <w:top w:val="none" w:sz="0" w:space="0" w:color="auto"/>
                <w:left w:val="none" w:sz="0" w:space="0" w:color="auto"/>
                <w:bottom w:val="none" w:sz="0" w:space="0" w:color="auto"/>
                <w:right w:val="none" w:sz="0" w:space="0" w:color="auto"/>
              </w:divBdr>
            </w:div>
            <w:div w:id="1473134656">
              <w:marLeft w:val="0"/>
              <w:marRight w:val="0"/>
              <w:marTop w:val="0"/>
              <w:marBottom w:val="0"/>
              <w:divBdr>
                <w:top w:val="none" w:sz="0" w:space="0" w:color="auto"/>
                <w:left w:val="none" w:sz="0" w:space="0" w:color="auto"/>
                <w:bottom w:val="none" w:sz="0" w:space="0" w:color="auto"/>
                <w:right w:val="none" w:sz="0" w:space="0" w:color="auto"/>
              </w:divBdr>
            </w:div>
            <w:div w:id="1749959888">
              <w:marLeft w:val="0"/>
              <w:marRight w:val="0"/>
              <w:marTop w:val="0"/>
              <w:marBottom w:val="0"/>
              <w:divBdr>
                <w:top w:val="none" w:sz="0" w:space="0" w:color="auto"/>
                <w:left w:val="none" w:sz="0" w:space="0" w:color="auto"/>
                <w:bottom w:val="none" w:sz="0" w:space="0" w:color="auto"/>
                <w:right w:val="none" w:sz="0" w:space="0" w:color="auto"/>
              </w:divBdr>
            </w:div>
            <w:div w:id="125971304">
              <w:marLeft w:val="0"/>
              <w:marRight w:val="0"/>
              <w:marTop w:val="0"/>
              <w:marBottom w:val="0"/>
              <w:divBdr>
                <w:top w:val="none" w:sz="0" w:space="0" w:color="auto"/>
                <w:left w:val="none" w:sz="0" w:space="0" w:color="auto"/>
                <w:bottom w:val="none" w:sz="0" w:space="0" w:color="auto"/>
                <w:right w:val="none" w:sz="0" w:space="0" w:color="auto"/>
              </w:divBdr>
            </w:div>
            <w:div w:id="1031493250">
              <w:marLeft w:val="0"/>
              <w:marRight w:val="0"/>
              <w:marTop w:val="0"/>
              <w:marBottom w:val="0"/>
              <w:divBdr>
                <w:top w:val="none" w:sz="0" w:space="0" w:color="auto"/>
                <w:left w:val="none" w:sz="0" w:space="0" w:color="auto"/>
                <w:bottom w:val="none" w:sz="0" w:space="0" w:color="auto"/>
                <w:right w:val="none" w:sz="0" w:space="0" w:color="auto"/>
              </w:divBdr>
            </w:div>
            <w:div w:id="1641956958">
              <w:marLeft w:val="0"/>
              <w:marRight w:val="0"/>
              <w:marTop w:val="0"/>
              <w:marBottom w:val="0"/>
              <w:divBdr>
                <w:top w:val="none" w:sz="0" w:space="0" w:color="auto"/>
                <w:left w:val="none" w:sz="0" w:space="0" w:color="auto"/>
                <w:bottom w:val="none" w:sz="0" w:space="0" w:color="auto"/>
                <w:right w:val="none" w:sz="0" w:space="0" w:color="auto"/>
              </w:divBdr>
            </w:div>
            <w:div w:id="765006455">
              <w:marLeft w:val="0"/>
              <w:marRight w:val="0"/>
              <w:marTop w:val="0"/>
              <w:marBottom w:val="0"/>
              <w:divBdr>
                <w:top w:val="none" w:sz="0" w:space="0" w:color="auto"/>
                <w:left w:val="none" w:sz="0" w:space="0" w:color="auto"/>
                <w:bottom w:val="none" w:sz="0" w:space="0" w:color="auto"/>
                <w:right w:val="none" w:sz="0" w:space="0" w:color="auto"/>
              </w:divBdr>
            </w:div>
            <w:div w:id="1743984502">
              <w:marLeft w:val="0"/>
              <w:marRight w:val="0"/>
              <w:marTop w:val="0"/>
              <w:marBottom w:val="0"/>
              <w:divBdr>
                <w:top w:val="none" w:sz="0" w:space="0" w:color="auto"/>
                <w:left w:val="none" w:sz="0" w:space="0" w:color="auto"/>
                <w:bottom w:val="none" w:sz="0" w:space="0" w:color="auto"/>
                <w:right w:val="none" w:sz="0" w:space="0" w:color="auto"/>
              </w:divBdr>
            </w:div>
            <w:div w:id="505635371">
              <w:marLeft w:val="0"/>
              <w:marRight w:val="0"/>
              <w:marTop w:val="0"/>
              <w:marBottom w:val="0"/>
              <w:divBdr>
                <w:top w:val="none" w:sz="0" w:space="0" w:color="auto"/>
                <w:left w:val="none" w:sz="0" w:space="0" w:color="auto"/>
                <w:bottom w:val="none" w:sz="0" w:space="0" w:color="auto"/>
                <w:right w:val="none" w:sz="0" w:space="0" w:color="auto"/>
              </w:divBdr>
            </w:div>
            <w:div w:id="660349521">
              <w:marLeft w:val="0"/>
              <w:marRight w:val="0"/>
              <w:marTop w:val="0"/>
              <w:marBottom w:val="0"/>
              <w:divBdr>
                <w:top w:val="none" w:sz="0" w:space="0" w:color="auto"/>
                <w:left w:val="none" w:sz="0" w:space="0" w:color="auto"/>
                <w:bottom w:val="none" w:sz="0" w:space="0" w:color="auto"/>
                <w:right w:val="none" w:sz="0" w:space="0" w:color="auto"/>
              </w:divBdr>
            </w:div>
            <w:div w:id="1972796">
              <w:marLeft w:val="0"/>
              <w:marRight w:val="0"/>
              <w:marTop w:val="0"/>
              <w:marBottom w:val="0"/>
              <w:divBdr>
                <w:top w:val="none" w:sz="0" w:space="0" w:color="auto"/>
                <w:left w:val="none" w:sz="0" w:space="0" w:color="auto"/>
                <w:bottom w:val="none" w:sz="0" w:space="0" w:color="auto"/>
                <w:right w:val="none" w:sz="0" w:space="0" w:color="auto"/>
              </w:divBdr>
            </w:div>
            <w:div w:id="202449488">
              <w:marLeft w:val="0"/>
              <w:marRight w:val="0"/>
              <w:marTop w:val="0"/>
              <w:marBottom w:val="0"/>
              <w:divBdr>
                <w:top w:val="none" w:sz="0" w:space="0" w:color="auto"/>
                <w:left w:val="none" w:sz="0" w:space="0" w:color="auto"/>
                <w:bottom w:val="none" w:sz="0" w:space="0" w:color="auto"/>
                <w:right w:val="none" w:sz="0" w:space="0" w:color="auto"/>
              </w:divBdr>
            </w:div>
            <w:div w:id="1679500102">
              <w:marLeft w:val="0"/>
              <w:marRight w:val="0"/>
              <w:marTop w:val="0"/>
              <w:marBottom w:val="0"/>
              <w:divBdr>
                <w:top w:val="none" w:sz="0" w:space="0" w:color="auto"/>
                <w:left w:val="none" w:sz="0" w:space="0" w:color="auto"/>
                <w:bottom w:val="none" w:sz="0" w:space="0" w:color="auto"/>
                <w:right w:val="none" w:sz="0" w:space="0" w:color="auto"/>
              </w:divBdr>
            </w:div>
            <w:div w:id="1330257273">
              <w:marLeft w:val="0"/>
              <w:marRight w:val="0"/>
              <w:marTop w:val="0"/>
              <w:marBottom w:val="0"/>
              <w:divBdr>
                <w:top w:val="none" w:sz="0" w:space="0" w:color="auto"/>
                <w:left w:val="none" w:sz="0" w:space="0" w:color="auto"/>
                <w:bottom w:val="none" w:sz="0" w:space="0" w:color="auto"/>
                <w:right w:val="none" w:sz="0" w:space="0" w:color="auto"/>
              </w:divBdr>
            </w:div>
            <w:div w:id="703404548">
              <w:marLeft w:val="0"/>
              <w:marRight w:val="0"/>
              <w:marTop w:val="0"/>
              <w:marBottom w:val="0"/>
              <w:divBdr>
                <w:top w:val="none" w:sz="0" w:space="0" w:color="auto"/>
                <w:left w:val="none" w:sz="0" w:space="0" w:color="auto"/>
                <w:bottom w:val="none" w:sz="0" w:space="0" w:color="auto"/>
                <w:right w:val="none" w:sz="0" w:space="0" w:color="auto"/>
              </w:divBdr>
            </w:div>
            <w:div w:id="764613957">
              <w:marLeft w:val="0"/>
              <w:marRight w:val="0"/>
              <w:marTop w:val="0"/>
              <w:marBottom w:val="0"/>
              <w:divBdr>
                <w:top w:val="none" w:sz="0" w:space="0" w:color="auto"/>
                <w:left w:val="none" w:sz="0" w:space="0" w:color="auto"/>
                <w:bottom w:val="none" w:sz="0" w:space="0" w:color="auto"/>
                <w:right w:val="none" w:sz="0" w:space="0" w:color="auto"/>
              </w:divBdr>
            </w:div>
            <w:div w:id="14965791">
              <w:marLeft w:val="0"/>
              <w:marRight w:val="0"/>
              <w:marTop w:val="0"/>
              <w:marBottom w:val="0"/>
              <w:divBdr>
                <w:top w:val="none" w:sz="0" w:space="0" w:color="auto"/>
                <w:left w:val="none" w:sz="0" w:space="0" w:color="auto"/>
                <w:bottom w:val="none" w:sz="0" w:space="0" w:color="auto"/>
                <w:right w:val="none" w:sz="0" w:space="0" w:color="auto"/>
              </w:divBdr>
            </w:div>
            <w:div w:id="731390215">
              <w:marLeft w:val="0"/>
              <w:marRight w:val="0"/>
              <w:marTop w:val="0"/>
              <w:marBottom w:val="0"/>
              <w:divBdr>
                <w:top w:val="none" w:sz="0" w:space="0" w:color="auto"/>
                <w:left w:val="none" w:sz="0" w:space="0" w:color="auto"/>
                <w:bottom w:val="none" w:sz="0" w:space="0" w:color="auto"/>
                <w:right w:val="none" w:sz="0" w:space="0" w:color="auto"/>
              </w:divBdr>
            </w:div>
            <w:div w:id="251595000">
              <w:marLeft w:val="0"/>
              <w:marRight w:val="0"/>
              <w:marTop w:val="0"/>
              <w:marBottom w:val="0"/>
              <w:divBdr>
                <w:top w:val="none" w:sz="0" w:space="0" w:color="auto"/>
                <w:left w:val="none" w:sz="0" w:space="0" w:color="auto"/>
                <w:bottom w:val="none" w:sz="0" w:space="0" w:color="auto"/>
                <w:right w:val="none" w:sz="0" w:space="0" w:color="auto"/>
              </w:divBdr>
            </w:div>
            <w:div w:id="688914531">
              <w:marLeft w:val="0"/>
              <w:marRight w:val="0"/>
              <w:marTop w:val="0"/>
              <w:marBottom w:val="0"/>
              <w:divBdr>
                <w:top w:val="none" w:sz="0" w:space="0" w:color="auto"/>
                <w:left w:val="none" w:sz="0" w:space="0" w:color="auto"/>
                <w:bottom w:val="none" w:sz="0" w:space="0" w:color="auto"/>
                <w:right w:val="none" w:sz="0" w:space="0" w:color="auto"/>
              </w:divBdr>
            </w:div>
            <w:div w:id="1628774909">
              <w:marLeft w:val="0"/>
              <w:marRight w:val="0"/>
              <w:marTop w:val="0"/>
              <w:marBottom w:val="0"/>
              <w:divBdr>
                <w:top w:val="none" w:sz="0" w:space="0" w:color="auto"/>
                <w:left w:val="none" w:sz="0" w:space="0" w:color="auto"/>
                <w:bottom w:val="none" w:sz="0" w:space="0" w:color="auto"/>
                <w:right w:val="none" w:sz="0" w:space="0" w:color="auto"/>
              </w:divBdr>
            </w:div>
            <w:div w:id="1899896690">
              <w:marLeft w:val="0"/>
              <w:marRight w:val="0"/>
              <w:marTop w:val="0"/>
              <w:marBottom w:val="0"/>
              <w:divBdr>
                <w:top w:val="none" w:sz="0" w:space="0" w:color="auto"/>
                <w:left w:val="none" w:sz="0" w:space="0" w:color="auto"/>
                <w:bottom w:val="none" w:sz="0" w:space="0" w:color="auto"/>
                <w:right w:val="none" w:sz="0" w:space="0" w:color="auto"/>
              </w:divBdr>
            </w:div>
            <w:div w:id="1843230723">
              <w:marLeft w:val="0"/>
              <w:marRight w:val="0"/>
              <w:marTop w:val="0"/>
              <w:marBottom w:val="0"/>
              <w:divBdr>
                <w:top w:val="none" w:sz="0" w:space="0" w:color="auto"/>
                <w:left w:val="none" w:sz="0" w:space="0" w:color="auto"/>
                <w:bottom w:val="none" w:sz="0" w:space="0" w:color="auto"/>
                <w:right w:val="none" w:sz="0" w:space="0" w:color="auto"/>
              </w:divBdr>
            </w:div>
            <w:div w:id="958487380">
              <w:marLeft w:val="0"/>
              <w:marRight w:val="0"/>
              <w:marTop w:val="0"/>
              <w:marBottom w:val="0"/>
              <w:divBdr>
                <w:top w:val="none" w:sz="0" w:space="0" w:color="auto"/>
                <w:left w:val="none" w:sz="0" w:space="0" w:color="auto"/>
                <w:bottom w:val="none" w:sz="0" w:space="0" w:color="auto"/>
                <w:right w:val="none" w:sz="0" w:space="0" w:color="auto"/>
              </w:divBdr>
            </w:div>
            <w:div w:id="1348409789">
              <w:marLeft w:val="0"/>
              <w:marRight w:val="0"/>
              <w:marTop w:val="0"/>
              <w:marBottom w:val="0"/>
              <w:divBdr>
                <w:top w:val="none" w:sz="0" w:space="0" w:color="auto"/>
                <w:left w:val="none" w:sz="0" w:space="0" w:color="auto"/>
                <w:bottom w:val="none" w:sz="0" w:space="0" w:color="auto"/>
                <w:right w:val="none" w:sz="0" w:space="0" w:color="auto"/>
              </w:divBdr>
            </w:div>
            <w:div w:id="112017519">
              <w:marLeft w:val="0"/>
              <w:marRight w:val="0"/>
              <w:marTop w:val="0"/>
              <w:marBottom w:val="0"/>
              <w:divBdr>
                <w:top w:val="none" w:sz="0" w:space="0" w:color="auto"/>
                <w:left w:val="none" w:sz="0" w:space="0" w:color="auto"/>
                <w:bottom w:val="none" w:sz="0" w:space="0" w:color="auto"/>
                <w:right w:val="none" w:sz="0" w:space="0" w:color="auto"/>
              </w:divBdr>
            </w:div>
            <w:div w:id="38746723">
              <w:marLeft w:val="0"/>
              <w:marRight w:val="0"/>
              <w:marTop w:val="0"/>
              <w:marBottom w:val="0"/>
              <w:divBdr>
                <w:top w:val="none" w:sz="0" w:space="0" w:color="auto"/>
                <w:left w:val="none" w:sz="0" w:space="0" w:color="auto"/>
                <w:bottom w:val="none" w:sz="0" w:space="0" w:color="auto"/>
                <w:right w:val="none" w:sz="0" w:space="0" w:color="auto"/>
              </w:divBdr>
            </w:div>
            <w:div w:id="1971014321">
              <w:marLeft w:val="0"/>
              <w:marRight w:val="0"/>
              <w:marTop w:val="0"/>
              <w:marBottom w:val="0"/>
              <w:divBdr>
                <w:top w:val="none" w:sz="0" w:space="0" w:color="auto"/>
                <w:left w:val="none" w:sz="0" w:space="0" w:color="auto"/>
                <w:bottom w:val="none" w:sz="0" w:space="0" w:color="auto"/>
                <w:right w:val="none" w:sz="0" w:space="0" w:color="auto"/>
              </w:divBdr>
            </w:div>
            <w:div w:id="2058237502">
              <w:marLeft w:val="0"/>
              <w:marRight w:val="0"/>
              <w:marTop w:val="0"/>
              <w:marBottom w:val="0"/>
              <w:divBdr>
                <w:top w:val="none" w:sz="0" w:space="0" w:color="auto"/>
                <w:left w:val="none" w:sz="0" w:space="0" w:color="auto"/>
                <w:bottom w:val="none" w:sz="0" w:space="0" w:color="auto"/>
                <w:right w:val="none" w:sz="0" w:space="0" w:color="auto"/>
              </w:divBdr>
            </w:div>
            <w:div w:id="2139033289">
              <w:marLeft w:val="0"/>
              <w:marRight w:val="0"/>
              <w:marTop w:val="0"/>
              <w:marBottom w:val="0"/>
              <w:divBdr>
                <w:top w:val="none" w:sz="0" w:space="0" w:color="auto"/>
                <w:left w:val="none" w:sz="0" w:space="0" w:color="auto"/>
                <w:bottom w:val="none" w:sz="0" w:space="0" w:color="auto"/>
                <w:right w:val="none" w:sz="0" w:space="0" w:color="auto"/>
              </w:divBdr>
            </w:div>
            <w:div w:id="1205412828">
              <w:marLeft w:val="0"/>
              <w:marRight w:val="0"/>
              <w:marTop w:val="0"/>
              <w:marBottom w:val="0"/>
              <w:divBdr>
                <w:top w:val="none" w:sz="0" w:space="0" w:color="auto"/>
                <w:left w:val="none" w:sz="0" w:space="0" w:color="auto"/>
                <w:bottom w:val="none" w:sz="0" w:space="0" w:color="auto"/>
                <w:right w:val="none" w:sz="0" w:space="0" w:color="auto"/>
              </w:divBdr>
            </w:div>
            <w:div w:id="1414474662">
              <w:marLeft w:val="0"/>
              <w:marRight w:val="0"/>
              <w:marTop w:val="0"/>
              <w:marBottom w:val="0"/>
              <w:divBdr>
                <w:top w:val="none" w:sz="0" w:space="0" w:color="auto"/>
                <w:left w:val="none" w:sz="0" w:space="0" w:color="auto"/>
                <w:bottom w:val="none" w:sz="0" w:space="0" w:color="auto"/>
                <w:right w:val="none" w:sz="0" w:space="0" w:color="auto"/>
              </w:divBdr>
            </w:div>
            <w:div w:id="412747020">
              <w:marLeft w:val="0"/>
              <w:marRight w:val="0"/>
              <w:marTop w:val="0"/>
              <w:marBottom w:val="0"/>
              <w:divBdr>
                <w:top w:val="none" w:sz="0" w:space="0" w:color="auto"/>
                <w:left w:val="none" w:sz="0" w:space="0" w:color="auto"/>
                <w:bottom w:val="none" w:sz="0" w:space="0" w:color="auto"/>
                <w:right w:val="none" w:sz="0" w:space="0" w:color="auto"/>
              </w:divBdr>
            </w:div>
            <w:div w:id="774404719">
              <w:marLeft w:val="0"/>
              <w:marRight w:val="0"/>
              <w:marTop w:val="0"/>
              <w:marBottom w:val="0"/>
              <w:divBdr>
                <w:top w:val="none" w:sz="0" w:space="0" w:color="auto"/>
                <w:left w:val="none" w:sz="0" w:space="0" w:color="auto"/>
                <w:bottom w:val="none" w:sz="0" w:space="0" w:color="auto"/>
                <w:right w:val="none" w:sz="0" w:space="0" w:color="auto"/>
              </w:divBdr>
            </w:div>
            <w:div w:id="690766970">
              <w:marLeft w:val="0"/>
              <w:marRight w:val="0"/>
              <w:marTop w:val="0"/>
              <w:marBottom w:val="0"/>
              <w:divBdr>
                <w:top w:val="none" w:sz="0" w:space="0" w:color="auto"/>
                <w:left w:val="none" w:sz="0" w:space="0" w:color="auto"/>
                <w:bottom w:val="none" w:sz="0" w:space="0" w:color="auto"/>
                <w:right w:val="none" w:sz="0" w:space="0" w:color="auto"/>
              </w:divBdr>
            </w:div>
            <w:div w:id="482553536">
              <w:marLeft w:val="0"/>
              <w:marRight w:val="0"/>
              <w:marTop w:val="0"/>
              <w:marBottom w:val="0"/>
              <w:divBdr>
                <w:top w:val="none" w:sz="0" w:space="0" w:color="auto"/>
                <w:left w:val="none" w:sz="0" w:space="0" w:color="auto"/>
                <w:bottom w:val="none" w:sz="0" w:space="0" w:color="auto"/>
                <w:right w:val="none" w:sz="0" w:space="0" w:color="auto"/>
              </w:divBdr>
            </w:div>
            <w:div w:id="225604306">
              <w:marLeft w:val="0"/>
              <w:marRight w:val="0"/>
              <w:marTop w:val="0"/>
              <w:marBottom w:val="0"/>
              <w:divBdr>
                <w:top w:val="none" w:sz="0" w:space="0" w:color="auto"/>
                <w:left w:val="none" w:sz="0" w:space="0" w:color="auto"/>
                <w:bottom w:val="none" w:sz="0" w:space="0" w:color="auto"/>
                <w:right w:val="none" w:sz="0" w:space="0" w:color="auto"/>
              </w:divBdr>
            </w:div>
            <w:div w:id="486746010">
              <w:marLeft w:val="0"/>
              <w:marRight w:val="0"/>
              <w:marTop w:val="0"/>
              <w:marBottom w:val="0"/>
              <w:divBdr>
                <w:top w:val="none" w:sz="0" w:space="0" w:color="auto"/>
                <w:left w:val="none" w:sz="0" w:space="0" w:color="auto"/>
                <w:bottom w:val="none" w:sz="0" w:space="0" w:color="auto"/>
                <w:right w:val="none" w:sz="0" w:space="0" w:color="auto"/>
              </w:divBdr>
            </w:div>
            <w:div w:id="1592085921">
              <w:marLeft w:val="0"/>
              <w:marRight w:val="0"/>
              <w:marTop w:val="0"/>
              <w:marBottom w:val="0"/>
              <w:divBdr>
                <w:top w:val="none" w:sz="0" w:space="0" w:color="auto"/>
                <w:left w:val="none" w:sz="0" w:space="0" w:color="auto"/>
                <w:bottom w:val="none" w:sz="0" w:space="0" w:color="auto"/>
                <w:right w:val="none" w:sz="0" w:space="0" w:color="auto"/>
              </w:divBdr>
            </w:div>
            <w:div w:id="667681659">
              <w:marLeft w:val="0"/>
              <w:marRight w:val="0"/>
              <w:marTop w:val="0"/>
              <w:marBottom w:val="0"/>
              <w:divBdr>
                <w:top w:val="none" w:sz="0" w:space="0" w:color="auto"/>
                <w:left w:val="none" w:sz="0" w:space="0" w:color="auto"/>
                <w:bottom w:val="none" w:sz="0" w:space="0" w:color="auto"/>
                <w:right w:val="none" w:sz="0" w:space="0" w:color="auto"/>
              </w:divBdr>
            </w:div>
            <w:div w:id="379017183">
              <w:marLeft w:val="0"/>
              <w:marRight w:val="0"/>
              <w:marTop w:val="0"/>
              <w:marBottom w:val="0"/>
              <w:divBdr>
                <w:top w:val="none" w:sz="0" w:space="0" w:color="auto"/>
                <w:left w:val="none" w:sz="0" w:space="0" w:color="auto"/>
                <w:bottom w:val="none" w:sz="0" w:space="0" w:color="auto"/>
                <w:right w:val="none" w:sz="0" w:space="0" w:color="auto"/>
              </w:divBdr>
            </w:div>
            <w:div w:id="747459712">
              <w:marLeft w:val="0"/>
              <w:marRight w:val="0"/>
              <w:marTop w:val="0"/>
              <w:marBottom w:val="0"/>
              <w:divBdr>
                <w:top w:val="none" w:sz="0" w:space="0" w:color="auto"/>
                <w:left w:val="none" w:sz="0" w:space="0" w:color="auto"/>
                <w:bottom w:val="none" w:sz="0" w:space="0" w:color="auto"/>
                <w:right w:val="none" w:sz="0" w:space="0" w:color="auto"/>
              </w:divBdr>
            </w:div>
            <w:div w:id="1665084653">
              <w:marLeft w:val="0"/>
              <w:marRight w:val="0"/>
              <w:marTop w:val="0"/>
              <w:marBottom w:val="0"/>
              <w:divBdr>
                <w:top w:val="none" w:sz="0" w:space="0" w:color="auto"/>
                <w:left w:val="none" w:sz="0" w:space="0" w:color="auto"/>
                <w:bottom w:val="none" w:sz="0" w:space="0" w:color="auto"/>
                <w:right w:val="none" w:sz="0" w:space="0" w:color="auto"/>
              </w:divBdr>
            </w:div>
            <w:div w:id="243612288">
              <w:marLeft w:val="0"/>
              <w:marRight w:val="0"/>
              <w:marTop w:val="0"/>
              <w:marBottom w:val="0"/>
              <w:divBdr>
                <w:top w:val="none" w:sz="0" w:space="0" w:color="auto"/>
                <w:left w:val="none" w:sz="0" w:space="0" w:color="auto"/>
                <w:bottom w:val="none" w:sz="0" w:space="0" w:color="auto"/>
                <w:right w:val="none" w:sz="0" w:space="0" w:color="auto"/>
              </w:divBdr>
            </w:div>
            <w:div w:id="1799758665">
              <w:marLeft w:val="0"/>
              <w:marRight w:val="0"/>
              <w:marTop w:val="0"/>
              <w:marBottom w:val="0"/>
              <w:divBdr>
                <w:top w:val="none" w:sz="0" w:space="0" w:color="auto"/>
                <w:left w:val="none" w:sz="0" w:space="0" w:color="auto"/>
                <w:bottom w:val="none" w:sz="0" w:space="0" w:color="auto"/>
                <w:right w:val="none" w:sz="0" w:space="0" w:color="auto"/>
              </w:divBdr>
            </w:div>
            <w:div w:id="1204321805">
              <w:marLeft w:val="0"/>
              <w:marRight w:val="0"/>
              <w:marTop w:val="0"/>
              <w:marBottom w:val="0"/>
              <w:divBdr>
                <w:top w:val="none" w:sz="0" w:space="0" w:color="auto"/>
                <w:left w:val="none" w:sz="0" w:space="0" w:color="auto"/>
                <w:bottom w:val="none" w:sz="0" w:space="0" w:color="auto"/>
                <w:right w:val="none" w:sz="0" w:space="0" w:color="auto"/>
              </w:divBdr>
            </w:div>
            <w:div w:id="2032800191">
              <w:marLeft w:val="0"/>
              <w:marRight w:val="0"/>
              <w:marTop w:val="0"/>
              <w:marBottom w:val="0"/>
              <w:divBdr>
                <w:top w:val="none" w:sz="0" w:space="0" w:color="auto"/>
                <w:left w:val="none" w:sz="0" w:space="0" w:color="auto"/>
                <w:bottom w:val="none" w:sz="0" w:space="0" w:color="auto"/>
                <w:right w:val="none" w:sz="0" w:space="0" w:color="auto"/>
              </w:divBdr>
            </w:div>
            <w:div w:id="1694653432">
              <w:marLeft w:val="0"/>
              <w:marRight w:val="0"/>
              <w:marTop w:val="0"/>
              <w:marBottom w:val="0"/>
              <w:divBdr>
                <w:top w:val="none" w:sz="0" w:space="0" w:color="auto"/>
                <w:left w:val="none" w:sz="0" w:space="0" w:color="auto"/>
                <w:bottom w:val="none" w:sz="0" w:space="0" w:color="auto"/>
                <w:right w:val="none" w:sz="0" w:space="0" w:color="auto"/>
              </w:divBdr>
            </w:div>
            <w:div w:id="1513954331">
              <w:marLeft w:val="0"/>
              <w:marRight w:val="0"/>
              <w:marTop w:val="0"/>
              <w:marBottom w:val="0"/>
              <w:divBdr>
                <w:top w:val="none" w:sz="0" w:space="0" w:color="auto"/>
                <w:left w:val="none" w:sz="0" w:space="0" w:color="auto"/>
                <w:bottom w:val="none" w:sz="0" w:space="0" w:color="auto"/>
                <w:right w:val="none" w:sz="0" w:space="0" w:color="auto"/>
              </w:divBdr>
            </w:div>
            <w:div w:id="1313098149">
              <w:marLeft w:val="0"/>
              <w:marRight w:val="0"/>
              <w:marTop w:val="0"/>
              <w:marBottom w:val="0"/>
              <w:divBdr>
                <w:top w:val="none" w:sz="0" w:space="0" w:color="auto"/>
                <w:left w:val="none" w:sz="0" w:space="0" w:color="auto"/>
                <w:bottom w:val="none" w:sz="0" w:space="0" w:color="auto"/>
                <w:right w:val="none" w:sz="0" w:space="0" w:color="auto"/>
              </w:divBdr>
            </w:div>
            <w:div w:id="1566800903">
              <w:marLeft w:val="0"/>
              <w:marRight w:val="0"/>
              <w:marTop w:val="0"/>
              <w:marBottom w:val="0"/>
              <w:divBdr>
                <w:top w:val="none" w:sz="0" w:space="0" w:color="auto"/>
                <w:left w:val="none" w:sz="0" w:space="0" w:color="auto"/>
                <w:bottom w:val="none" w:sz="0" w:space="0" w:color="auto"/>
                <w:right w:val="none" w:sz="0" w:space="0" w:color="auto"/>
              </w:divBdr>
            </w:div>
            <w:div w:id="867525597">
              <w:marLeft w:val="0"/>
              <w:marRight w:val="0"/>
              <w:marTop w:val="0"/>
              <w:marBottom w:val="0"/>
              <w:divBdr>
                <w:top w:val="none" w:sz="0" w:space="0" w:color="auto"/>
                <w:left w:val="none" w:sz="0" w:space="0" w:color="auto"/>
                <w:bottom w:val="none" w:sz="0" w:space="0" w:color="auto"/>
                <w:right w:val="none" w:sz="0" w:space="0" w:color="auto"/>
              </w:divBdr>
            </w:div>
            <w:div w:id="828254439">
              <w:marLeft w:val="0"/>
              <w:marRight w:val="0"/>
              <w:marTop w:val="0"/>
              <w:marBottom w:val="0"/>
              <w:divBdr>
                <w:top w:val="none" w:sz="0" w:space="0" w:color="auto"/>
                <w:left w:val="none" w:sz="0" w:space="0" w:color="auto"/>
                <w:bottom w:val="none" w:sz="0" w:space="0" w:color="auto"/>
                <w:right w:val="none" w:sz="0" w:space="0" w:color="auto"/>
              </w:divBdr>
            </w:div>
            <w:div w:id="1188983986">
              <w:marLeft w:val="0"/>
              <w:marRight w:val="0"/>
              <w:marTop w:val="0"/>
              <w:marBottom w:val="0"/>
              <w:divBdr>
                <w:top w:val="none" w:sz="0" w:space="0" w:color="auto"/>
                <w:left w:val="none" w:sz="0" w:space="0" w:color="auto"/>
                <w:bottom w:val="none" w:sz="0" w:space="0" w:color="auto"/>
                <w:right w:val="none" w:sz="0" w:space="0" w:color="auto"/>
              </w:divBdr>
            </w:div>
            <w:div w:id="2116317979">
              <w:marLeft w:val="0"/>
              <w:marRight w:val="0"/>
              <w:marTop w:val="0"/>
              <w:marBottom w:val="0"/>
              <w:divBdr>
                <w:top w:val="none" w:sz="0" w:space="0" w:color="auto"/>
                <w:left w:val="none" w:sz="0" w:space="0" w:color="auto"/>
                <w:bottom w:val="none" w:sz="0" w:space="0" w:color="auto"/>
                <w:right w:val="none" w:sz="0" w:space="0" w:color="auto"/>
              </w:divBdr>
            </w:div>
            <w:div w:id="142895574">
              <w:marLeft w:val="0"/>
              <w:marRight w:val="0"/>
              <w:marTop w:val="0"/>
              <w:marBottom w:val="0"/>
              <w:divBdr>
                <w:top w:val="none" w:sz="0" w:space="0" w:color="auto"/>
                <w:left w:val="none" w:sz="0" w:space="0" w:color="auto"/>
                <w:bottom w:val="none" w:sz="0" w:space="0" w:color="auto"/>
                <w:right w:val="none" w:sz="0" w:space="0" w:color="auto"/>
              </w:divBdr>
            </w:div>
            <w:div w:id="1394112622">
              <w:marLeft w:val="0"/>
              <w:marRight w:val="0"/>
              <w:marTop w:val="0"/>
              <w:marBottom w:val="0"/>
              <w:divBdr>
                <w:top w:val="none" w:sz="0" w:space="0" w:color="auto"/>
                <w:left w:val="none" w:sz="0" w:space="0" w:color="auto"/>
                <w:bottom w:val="none" w:sz="0" w:space="0" w:color="auto"/>
                <w:right w:val="none" w:sz="0" w:space="0" w:color="auto"/>
              </w:divBdr>
            </w:div>
            <w:div w:id="1205024049">
              <w:marLeft w:val="0"/>
              <w:marRight w:val="0"/>
              <w:marTop w:val="0"/>
              <w:marBottom w:val="0"/>
              <w:divBdr>
                <w:top w:val="none" w:sz="0" w:space="0" w:color="auto"/>
                <w:left w:val="none" w:sz="0" w:space="0" w:color="auto"/>
                <w:bottom w:val="none" w:sz="0" w:space="0" w:color="auto"/>
                <w:right w:val="none" w:sz="0" w:space="0" w:color="auto"/>
              </w:divBdr>
            </w:div>
            <w:div w:id="730931962">
              <w:marLeft w:val="0"/>
              <w:marRight w:val="0"/>
              <w:marTop w:val="0"/>
              <w:marBottom w:val="0"/>
              <w:divBdr>
                <w:top w:val="none" w:sz="0" w:space="0" w:color="auto"/>
                <w:left w:val="none" w:sz="0" w:space="0" w:color="auto"/>
                <w:bottom w:val="none" w:sz="0" w:space="0" w:color="auto"/>
                <w:right w:val="none" w:sz="0" w:space="0" w:color="auto"/>
              </w:divBdr>
            </w:div>
            <w:div w:id="1805273856">
              <w:marLeft w:val="0"/>
              <w:marRight w:val="0"/>
              <w:marTop w:val="0"/>
              <w:marBottom w:val="0"/>
              <w:divBdr>
                <w:top w:val="none" w:sz="0" w:space="0" w:color="auto"/>
                <w:left w:val="none" w:sz="0" w:space="0" w:color="auto"/>
                <w:bottom w:val="none" w:sz="0" w:space="0" w:color="auto"/>
                <w:right w:val="none" w:sz="0" w:space="0" w:color="auto"/>
              </w:divBdr>
            </w:div>
            <w:div w:id="1727533808">
              <w:marLeft w:val="0"/>
              <w:marRight w:val="0"/>
              <w:marTop w:val="0"/>
              <w:marBottom w:val="0"/>
              <w:divBdr>
                <w:top w:val="none" w:sz="0" w:space="0" w:color="auto"/>
                <w:left w:val="none" w:sz="0" w:space="0" w:color="auto"/>
                <w:bottom w:val="none" w:sz="0" w:space="0" w:color="auto"/>
                <w:right w:val="none" w:sz="0" w:space="0" w:color="auto"/>
              </w:divBdr>
            </w:div>
            <w:div w:id="394158166">
              <w:marLeft w:val="0"/>
              <w:marRight w:val="0"/>
              <w:marTop w:val="0"/>
              <w:marBottom w:val="0"/>
              <w:divBdr>
                <w:top w:val="none" w:sz="0" w:space="0" w:color="auto"/>
                <w:left w:val="none" w:sz="0" w:space="0" w:color="auto"/>
                <w:bottom w:val="none" w:sz="0" w:space="0" w:color="auto"/>
                <w:right w:val="none" w:sz="0" w:space="0" w:color="auto"/>
              </w:divBdr>
            </w:div>
            <w:div w:id="1623263992">
              <w:marLeft w:val="0"/>
              <w:marRight w:val="0"/>
              <w:marTop w:val="0"/>
              <w:marBottom w:val="0"/>
              <w:divBdr>
                <w:top w:val="none" w:sz="0" w:space="0" w:color="auto"/>
                <w:left w:val="none" w:sz="0" w:space="0" w:color="auto"/>
                <w:bottom w:val="none" w:sz="0" w:space="0" w:color="auto"/>
                <w:right w:val="none" w:sz="0" w:space="0" w:color="auto"/>
              </w:divBdr>
            </w:div>
            <w:div w:id="1167357835">
              <w:marLeft w:val="0"/>
              <w:marRight w:val="0"/>
              <w:marTop w:val="0"/>
              <w:marBottom w:val="0"/>
              <w:divBdr>
                <w:top w:val="none" w:sz="0" w:space="0" w:color="auto"/>
                <w:left w:val="none" w:sz="0" w:space="0" w:color="auto"/>
                <w:bottom w:val="none" w:sz="0" w:space="0" w:color="auto"/>
                <w:right w:val="none" w:sz="0" w:space="0" w:color="auto"/>
              </w:divBdr>
            </w:div>
            <w:div w:id="715855466">
              <w:marLeft w:val="0"/>
              <w:marRight w:val="0"/>
              <w:marTop w:val="0"/>
              <w:marBottom w:val="0"/>
              <w:divBdr>
                <w:top w:val="none" w:sz="0" w:space="0" w:color="auto"/>
                <w:left w:val="none" w:sz="0" w:space="0" w:color="auto"/>
                <w:bottom w:val="none" w:sz="0" w:space="0" w:color="auto"/>
                <w:right w:val="none" w:sz="0" w:space="0" w:color="auto"/>
              </w:divBdr>
            </w:div>
            <w:div w:id="2054620818">
              <w:marLeft w:val="0"/>
              <w:marRight w:val="0"/>
              <w:marTop w:val="0"/>
              <w:marBottom w:val="0"/>
              <w:divBdr>
                <w:top w:val="none" w:sz="0" w:space="0" w:color="auto"/>
                <w:left w:val="none" w:sz="0" w:space="0" w:color="auto"/>
                <w:bottom w:val="none" w:sz="0" w:space="0" w:color="auto"/>
                <w:right w:val="none" w:sz="0" w:space="0" w:color="auto"/>
              </w:divBdr>
            </w:div>
            <w:div w:id="670184582">
              <w:marLeft w:val="0"/>
              <w:marRight w:val="0"/>
              <w:marTop w:val="0"/>
              <w:marBottom w:val="0"/>
              <w:divBdr>
                <w:top w:val="none" w:sz="0" w:space="0" w:color="auto"/>
                <w:left w:val="none" w:sz="0" w:space="0" w:color="auto"/>
                <w:bottom w:val="none" w:sz="0" w:space="0" w:color="auto"/>
                <w:right w:val="none" w:sz="0" w:space="0" w:color="auto"/>
              </w:divBdr>
            </w:div>
            <w:div w:id="343627457">
              <w:marLeft w:val="0"/>
              <w:marRight w:val="0"/>
              <w:marTop w:val="0"/>
              <w:marBottom w:val="0"/>
              <w:divBdr>
                <w:top w:val="none" w:sz="0" w:space="0" w:color="auto"/>
                <w:left w:val="none" w:sz="0" w:space="0" w:color="auto"/>
                <w:bottom w:val="none" w:sz="0" w:space="0" w:color="auto"/>
                <w:right w:val="none" w:sz="0" w:space="0" w:color="auto"/>
              </w:divBdr>
            </w:div>
            <w:div w:id="1363702671">
              <w:marLeft w:val="0"/>
              <w:marRight w:val="0"/>
              <w:marTop w:val="0"/>
              <w:marBottom w:val="0"/>
              <w:divBdr>
                <w:top w:val="none" w:sz="0" w:space="0" w:color="auto"/>
                <w:left w:val="none" w:sz="0" w:space="0" w:color="auto"/>
                <w:bottom w:val="none" w:sz="0" w:space="0" w:color="auto"/>
                <w:right w:val="none" w:sz="0" w:space="0" w:color="auto"/>
              </w:divBdr>
            </w:div>
            <w:div w:id="1551189111">
              <w:marLeft w:val="0"/>
              <w:marRight w:val="0"/>
              <w:marTop w:val="0"/>
              <w:marBottom w:val="0"/>
              <w:divBdr>
                <w:top w:val="none" w:sz="0" w:space="0" w:color="auto"/>
                <w:left w:val="none" w:sz="0" w:space="0" w:color="auto"/>
                <w:bottom w:val="none" w:sz="0" w:space="0" w:color="auto"/>
                <w:right w:val="none" w:sz="0" w:space="0" w:color="auto"/>
              </w:divBdr>
            </w:div>
            <w:div w:id="630357577">
              <w:marLeft w:val="0"/>
              <w:marRight w:val="0"/>
              <w:marTop w:val="0"/>
              <w:marBottom w:val="0"/>
              <w:divBdr>
                <w:top w:val="none" w:sz="0" w:space="0" w:color="auto"/>
                <w:left w:val="none" w:sz="0" w:space="0" w:color="auto"/>
                <w:bottom w:val="none" w:sz="0" w:space="0" w:color="auto"/>
                <w:right w:val="none" w:sz="0" w:space="0" w:color="auto"/>
              </w:divBdr>
            </w:div>
            <w:div w:id="1616715579">
              <w:marLeft w:val="0"/>
              <w:marRight w:val="0"/>
              <w:marTop w:val="0"/>
              <w:marBottom w:val="0"/>
              <w:divBdr>
                <w:top w:val="none" w:sz="0" w:space="0" w:color="auto"/>
                <w:left w:val="none" w:sz="0" w:space="0" w:color="auto"/>
                <w:bottom w:val="none" w:sz="0" w:space="0" w:color="auto"/>
                <w:right w:val="none" w:sz="0" w:space="0" w:color="auto"/>
              </w:divBdr>
            </w:div>
            <w:div w:id="759763674">
              <w:marLeft w:val="0"/>
              <w:marRight w:val="0"/>
              <w:marTop w:val="0"/>
              <w:marBottom w:val="0"/>
              <w:divBdr>
                <w:top w:val="none" w:sz="0" w:space="0" w:color="auto"/>
                <w:left w:val="none" w:sz="0" w:space="0" w:color="auto"/>
                <w:bottom w:val="none" w:sz="0" w:space="0" w:color="auto"/>
                <w:right w:val="none" w:sz="0" w:space="0" w:color="auto"/>
              </w:divBdr>
            </w:div>
            <w:div w:id="1359039144">
              <w:marLeft w:val="0"/>
              <w:marRight w:val="0"/>
              <w:marTop w:val="0"/>
              <w:marBottom w:val="0"/>
              <w:divBdr>
                <w:top w:val="none" w:sz="0" w:space="0" w:color="auto"/>
                <w:left w:val="none" w:sz="0" w:space="0" w:color="auto"/>
                <w:bottom w:val="none" w:sz="0" w:space="0" w:color="auto"/>
                <w:right w:val="none" w:sz="0" w:space="0" w:color="auto"/>
              </w:divBdr>
            </w:div>
            <w:div w:id="625039460">
              <w:marLeft w:val="0"/>
              <w:marRight w:val="0"/>
              <w:marTop w:val="0"/>
              <w:marBottom w:val="0"/>
              <w:divBdr>
                <w:top w:val="none" w:sz="0" w:space="0" w:color="auto"/>
                <w:left w:val="none" w:sz="0" w:space="0" w:color="auto"/>
                <w:bottom w:val="none" w:sz="0" w:space="0" w:color="auto"/>
                <w:right w:val="none" w:sz="0" w:space="0" w:color="auto"/>
              </w:divBdr>
            </w:div>
            <w:div w:id="518936586">
              <w:marLeft w:val="0"/>
              <w:marRight w:val="0"/>
              <w:marTop w:val="0"/>
              <w:marBottom w:val="0"/>
              <w:divBdr>
                <w:top w:val="none" w:sz="0" w:space="0" w:color="auto"/>
                <w:left w:val="none" w:sz="0" w:space="0" w:color="auto"/>
                <w:bottom w:val="none" w:sz="0" w:space="0" w:color="auto"/>
                <w:right w:val="none" w:sz="0" w:space="0" w:color="auto"/>
              </w:divBdr>
            </w:div>
            <w:div w:id="504707346">
              <w:marLeft w:val="0"/>
              <w:marRight w:val="0"/>
              <w:marTop w:val="0"/>
              <w:marBottom w:val="0"/>
              <w:divBdr>
                <w:top w:val="none" w:sz="0" w:space="0" w:color="auto"/>
                <w:left w:val="none" w:sz="0" w:space="0" w:color="auto"/>
                <w:bottom w:val="none" w:sz="0" w:space="0" w:color="auto"/>
                <w:right w:val="none" w:sz="0" w:space="0" w:color="auto"/>
              </w:divBdr>
            </w:div>
            <w:div w:id="15233202">
              <w:marLeft w:val="0"/>
              <w:marRight w:val="0"/>
              <w:marTop w:val="0"/>
              <w:marBottom w:val="0"/>
              <w:divBdr>
                <w:top w:val="none" w:sz="0" w:space="0" w:color="auto"/>
                <w:left w:val="none" w:sz="0" w:space="0" w:color="auto"/>
                <w:bottom w:val="none" w:sz="0" w:space="0" w:color="auto"/>
                <w:right w:val="none" w:sz="0" w:space="0" w:color="auto"/>
              </w:divBdr>
            </w:div>
            <w:div w:id="2079597193">
              <w:marLeft w:val="0"/>
              <w:marRight w:val="0"/>
              <w:marTop w:val="0"/>
              <w:marBottom w:val="0"/>
              <w:divBdr>
                <w:top w:val="none" w:sz="0" w:space="0" w:color="auto"/>
                <w:left w:val="none" w:sz="0" w:space="0" w:color="auto"/>
                <w:bottom w:val="none" w:sz="0" w:space="0" w:color="auto"/>
                <w:right w:val="none" w:sz="0" w:space="0" w:color="auto"/>
              </w:divBdr>
            </w:div>
            <w:div w:id="1994794317">
              <w:marLeft w:val="0"/>
              <w:marRight w:val="0"/>
              <w:marTop w:val="0"/>
              <w:marBottom w:val="0"/>
              <w:divBdr>
                <w:top w:val="none" w:sz="0" w:space="0" w:color="auto"/>
                <w:left w:val="none" w:sz="0" w:space="0" w:color="auto"/>
                <w:bottom w:val="none" w:sz="0" w:space="0" w:color="auto"/>
                <w:right w:val="none" w:sz="0" w:space="0" w:color="auto"/>
              </w:divBdr>
            </w:div>
            <w:div w:id="2099281154">
              <w:marLeft w:val="0"/>
              <w:marRight w:val="0"/>
              <w:marTop w:val="0"/>
              <w:marBottom w:val="0"/>
              <w:divBdr>
                <w:top w:val="none" w:sz="0" w:space="0" w:color="auto"/>
                <w:left w:val="none" w:sz="0" w:space="0" w:color="auto"/>
                <w:bottom w:val="none" w:sz="0" w:space="0" w:color="auto"/>
                <w:right w:val="none" w:sz="0" w:space="0" w:color="auto"/>
              </w:divBdr>
            </w:div>
            <w:div w:id="1398625828">
              <w:marLeft w:val="0"/>
              <w:marRight w:val="0"/>
              <w:marTop w:val="0"/>
              <w:marBottom w:val="0"/>
              <w:divBdr>
                <w:top w:val="none" w:sz="0" w:space="0" w:color="auto"/>
                <w:left w:val="none" w:sz="0" w:space="0" w:color="auto"/>
                <w:bottom w:val="none" w:sz="0" w:space="0" w:color="auto"/>
                <w:right w:val="none" w:sz="0" w:space="0" w:color="auto"/>
              </w:divBdr>
            </w:div>
            <w:div w:id="959192856">
              <w:marLeft w:val="0"/>
              <w:marRight w:val="0"/>
              <w:marTop w:val="0"/>
              <w:marBottom w:val="0"/>
              <w:divBdr>
                <w:top w:val="none" w:sz="0" w:space="0" w:color="auto"/>
                <w:left w:val="none" w:sz="0" w:space="0" w:color="auto"/>
                <w:bottom w:val="none" w:sz="0" w:space="0" w:color="auto"/>
                <w:right w:val="none" w:sz="0" w:space="0" w:color="auto"/>
              </w:divBdr>
            </w:div>
            <w:div w:id="2023970048">
              <w:marLeft w:val="0"/>
              <w:marRight w:val="0"/>
              <w:marTop w:val="0"/>
              <w:marBottom w:val="0"/>
              <w:divBdr>
                <w:top w:val="none" w:sz="0" w:space="0" w:color="auto"/>
                <w:left w:val="none" w:sz="0" w:space="0" w:color="auto"/>
                <w:bottom w:val="none" w:sz="0" w:space="0" w:color="auto"/>
                <w:right w:val="none" w:sz="0" w:space="0" w:color="auto"/>
              </w:divBdr>
            </w:div>
            <w:div w:id="313140457">
              <w:marLeft w:val="0"/>
              <w:marRight w:val="0"/>
              <w:marTop w:val="0"/>
              <w:marBottom w:val="0"/>
              <w:divBdr>
                <w:top w:val="none" w:sz="0" w:space="0" w:color="auto"/>
                <w:left w:val="none" w:sz="0" w:space="0" w:color="auto"/>
                <w:bottom w:val="none" w:sz="0" w:space="0" w:color="auto"/>
                <w:right w:val="none" w:sz="0" w:space="0" w:color="auto"/>
              </w:divBdr>
            </w:div>
            <w:div w:id="142435609">
              <w:marLeft w:val="0"/>
              <w:marRight w:val="0"/>
              <w:marTop w:val="0"/>
              <w:marBottom w:val="0"/>
              <w:divBdr>
                <w:top w:val="none" w:sz="0" w:space="0" w:color="auto"/>
                <w:left w:val="none" w:sz="0" w:space="0" w:color="auto"/>
                <w:bottom w:val="none" w:sz="0" w:space="0" w:color="auto"/>
                <w:right w:val="none" w:sz="0" w:space="0" w:color="auto"/>
              </w:divBdr>
            </w:div>
            <w:div w:id="594677933">
              <w:marLeft w:val="0"/>
              <w:marRight w:val="0"/>
              <w:marTop w:val="0"/>
              <w:marBottom w:val="0"/>
              <w:divBdr>
                <w:top w:val="none" w:sz="0" w:space="0" w:color="auto"/>
                <w:left w:val="none" w:sz="0" w:space="0" w:color="auto"/>
                <w:bottom w:val="none" w:sz="0" w:space="0" w:color="auto"/>
                <w:right w:val="none" w:sz="0" w:space="0" w:color="auto"/>
              </w:divBdr>
            </w:div>
            <w:div w:id="1258367324">
              <w:marLeft w:val="0"/>
              <w:marRight w:val="0"/>
              <w:marTop w:val="0"/>
              <w:marBottom w:val="0"/>
              <w:divBdr>
                <w:top w:val="none" w:sz="0" w:space="0" w:color="auto"/>
                <w:left w:val="none" w:sz="0" w:space="0" w:color="auto"/>
                <w:bottom w:val="none" w:sz="0" w:space="0" w:color="auto"/>
                <w:right w:val="none" w:sz="0" w:space="0" w:color="auto"/>
              </w:divBdr>
            </w:div>
            <w:div w:id="930940852">
              <w:marLeft w:val="0"/>
              <w:marRight w:val="0"/>
              <w:marTop w:val="0"/>
              <w:marBottom w:val="0"/>
              <w:divBdr>
                <w:top w:val="none" w:sz="0" w:space="0" w:color="auto"/>
                <w:left w:val="none" w:sz="0" w:space="0" w:color="auto"/>
                <w:bottom w:val="none" w:sz="0" w:space="0" w:color="auto"/>
                <w:right w:val="none" w:sz="0" w:space="0" w:color="auto"/>
              </w:divBdr>
            </w:div>
            <w:div w:id="305400155">
              <w:marLeft w:val="0"/>
              <w:marRight w:val="0"/>
              <w:marTop w:val="0"/>
              <w:marBottom w:val="0"/>
              <w:divBdr>
                <w:top w:val="none" w:sz="0" w:space="0" w:color="auto"/>
                <w:left w:val="none" w:sz="0" w:space="0" w:color="auto"/>
                <w:bottom w:val="none" w:sz="0" w:space="0" w:color="auto"/>
                <w:right w:val="none" w:sz="0" w:space="0" w:color="auto"/>
              </w:divBdr>
            </w:div>
            <w:div w:id="1953512055">
              <w:marLeft w:val="0"/>
              <w:marRight w:val="0"/>
              <w:marTop w:val="0"/>
              <w:marBottom w:val="0"/>
              <w:divBdr>
                <w:top w:val="none" w:sz="0" w:space="0" w:color="auto"/>
                <w:left w:val="none" w:sz="0" w:space="0" w:color="auto"/>
                <w:bottom w:val="none" w:sz="0" w:space="0" w:color="auto"/>
                <w:right w:val="none" w:sz="0" w:space="0" w:color="auto"/>
              </w:divBdr>
            </w:div>
            <w:div w:id="1972710155">
              <w:marLeft w:val="0"/>
              <w:marRight w:val="0"/>
              <w:marTop w:val="0"/>
              <w:marBottom w:val="0"/>
              <w:divBdr>
                <w:top w:val="none" w:sz="0" w:space="0" w:color="auto"/>
                <w:left w:val="none" w:sz="0" w:space="0" w:color="auto"/>
                <w:bottom w:val="none" w:sz="0" w:space="0" w:color="auto"/>
                <w:right w:val="none" w:sz="0" w:space="0" w:color="auto"/>
              </w:divBdr>
            </w:div>
            <w:div w:id="1724207519">
              <w:marLeft w:val="0"/>
              <w:marRight w:val="0"/>
              <w:marTop w:val="0"/>
              <w:marBottom w:val="0"/>
              <w:divBdr>
                <w:top w:val="none" w:sz="0" w:space="0" w:color="auto"/>
                <w:left w:val="none" w:sz="0" w:space="0" w:color="auto"/>
                <w:bottom w:val="none" w:sz="0" w:space="0" w:color="auto"/>
                <w:right w:val="none" w:sz="0" w:space="0" w:color="auto"/>
              </w:divBdr>
            </w:div>
            <w:div w:id="1604723122">
              <w:marLeft w:val="0"/>
              <w:marRight w:val="0"/>
              <w:marTop w:val="0"/>
              <w:marBottom w:val="0"/>
              <w:divBdr>
                <w:top w:val="none" w:sz="0" w:space="0" w:color="auto"/>
                <w:left w:val="none" w:sz="0" w:space="0" w:color="auto"/>
                <w:bottom w:val="none" w:sz="0" w:space="0" w:color="auto"/>
                <w:right w:val="none" w:sz="0" w:space="0" w:color="auto"/>
              </w:divBdr>
            </w:div>
            <w:div w:id="731656026">
              <w:marLeft w:val="0"/>
              <w:marRight w:val="0"/>
              <w:marTop w:val="0"/>
              <w:marBottom w:val="0"/>
              <w:divBdr>
                <w:top w:val="none" w:sz="0" w:space="0" w:color="auto"/>
                <w:left w:val="none" w:sz="0" w:space="0" w:color="auto"/>
                <w:bottom w:val="none" w:sz="0" w:space="0" w:color="auto"/>
                <w:right w:val="none" w:sz="0" w:space="0" w:color="auto"/>
              </w:divBdr>
            </w:div>
            <w:div w:id="496192519">
              <w:marLeft w:val="0"/>
              <w:marRight w:val="0"/>
              <w:marTop w:val="0"/>
              <w:marBottom w:val="0"/>
              <w:divBdr>
                <w:top w:val="none" w:sz="0" w:space="0" w:color="auto"/>
                <w:left w:val="none" w:sz="0" w:space="0" w:color="auto"/>
                <w:bottom w:val="none" w:sz="0" w:space="0" w:color="auto"/>
                <w:right w:val="none" w:sz="0" w:space="0" w:color="auto"/>
              </w:divBdr>
            </w:div>
            <w:div w:id="1104110425">
              <w:marLeft w:val="0"/>
              <w:marRight w:val="0"/>
              <w:marTop w:val="0"/>
              <w:marBottom w:val="0"/>
              <w:divBdr>
                <w:top w:val="none" w:sz="0" w:space="0" w:color="auto"/>
                <w:left w:val="none" w:sz="0" w:space="0" w:color="auto"/>
                <w:bottom w:val="none" w:sz="0" w:space="0" w:color="auto"/>
                <w:right w:val="none" w:sz="0" w:space="0" w:color="auto"/>
              </w:divBdr>
            </w:div>
            <w:div w:id="1866140271">
              <w:marLeft w:val="0"/>
              <w:marRight w:val="0"/>
              <w:marTop w:val="0"/>
              <w:marBottom w:val="0"/>
              <w:divBdr>
                <w:top w:val="none" w:sz="0" w:space="0" w:color="auto"/>
                <w:left w:val="none" w:sz="0" w:space="0" w:color="auto"/>
                <w:bottom w:val="none" w:sz="0" w:space="0" w:color="auto"/>
                <w:right w:val="none" w:sz="0" w:space="0" w:color="auto"/>
              </w:divBdr>
            </w:div>
            <w:div w:id="1015182839">
              <w:marLeft w:val="0"/>
              <w:marRight w:val="0"/>
              <w:marTop w:val="0"/>
              <w:marBottom w:val="0"/>
              <w:divBdr>
                <w:top w:val="none" w:sz="0" w:space="0" w:color="auto"/>
                <w:left w:val="none" w:sz="0" w:space="0" w:color="auto"/>
                <w:bottom w:val="none" w:sz="0" w:space="0" w:color="auto"/>
                <w:right w:val="none" w:sz="0" w:space="0" w:color="auto"/>
              </w:divBdr>
            </w:div>
            <w:div w:id="508325815">
              <w:marLeft w:val="0"/>
              <w:marRight w:val="0"/>
              <w:marTop w:val="0"/>
              <w:marBottom w:val="0"/>
              <w:divBdr>
                <w:top w:val="none" w:sz="0" w:space="0" w:color="auto"/>
                <w:left w:val="none" w:sz="0" w:space="0" w:color="auto"/>
                <w:bottom w:val="none" w:sz="0" w:space="0" w:color="auto"/>
                <w:right w:val="none" w:sz="0" w:space="0" w:color="auto"/>
              </w:divBdr>
            </w:div>
            <w:div w:id="1997605135">
              <w:marLeft w:val="0"/>
              <w:marRight w:val="0"/>
              <w:marTop w:val="0"/>
              <w:marBottom w:val="0"/>
              <w:divBdr>
                <w:top w:val="none" w:sz="0" w:space="0" w:color="auto"/>
                <w:left w:val="none" w:sz="0" w:space="0" w:color="auto"/>
                <w:bottom w:val="none" w:sz="0" w:space="0" w:color="auto"/>
                <w:right w:val="none" w:sz="0" w:space="0" w:color="auto"/>
              </w:divBdr>
            </w:div>
            <w:div w:id="106972126">
              <w:marLeft w:val="0"/>
              <w:marRight w:val="0"/>
              <w:marTop w:val="0"/>
              <w:marBottom w:val="0"/>
              <w:divBdr>
                <w:top w:val="none" w:sz="0" w:space="0" w:color="auto"/>
                <w:left w:val="none" w:sz="0" w:space="0" w:color="auto"/>
                <w:bottom w:val="none" w:sz="0" w:space="0" w:color="auto"/>
                <w:right w:val="none" w:sz="0" w:space="0" w:color="auto"/>
              </w:divBdr>
            </w:div>
            <w:div w:id="684478840">
              <w:marLeft w:val="0"/>
              <w:marRight w:val="0"/>
              <w:marTop w:val="0"/>
              <w:marBottom w:val="0"/>
              <w:divBdr>
                <w:top w:val="none" w:sz="0" w:space="0" w:color="auto"/>
                <w:left w:val="none" w:sz="0" w:space="0" w:color="auto"/>
                <w:bottom w:val="none" w:sz="0" w:space="0" w:color="auto"/>
                <w:right w:val="none" w:sz="0" w:space="0" w:color="auto"/>
              </w:divBdr>
            </w:div>
            <w:div w:id="322779475">
              <w:marLeft w:val="0"/>
              <w:marRight w:val="0"/>
              <w:marTop w:val="0"/>
              <w:marBottom w:val="0"/>
              <w:divBdr>
                <w:top w:val="none" w:sz="0" w:space="0" w:color="auto"/>
                <w:left w:val="none" w:sz="0" w:space="0" w:color="auto"/>
                <w:bottom w:val="none" w:sz="0" w:space="0" w:color="auto"/>
                <w:right w:val="none" w:sz="0" w:space="0" w:color="auto"/>
              </w:divBdr>
            </w:div>
            <w:div w:id="806626291">
              <w:marLeft w:val="0"/>
              <w:marRight w:val="0"/>
              <w:marTop w:val="0"/>
              <w:marBottom w:val="0"/>
              <w:divBdr>
                <w:top w:val="none" w:sz="0" w:space="0" w:color="auto"/>
                <w:left w:val="none" w:sz="0" w:space="0" w:color="auto"/>
                <w:bottom w:val="none" w:sz="0" w:space="0" w:color="auto"/>
                <w:right w:val="none" w:sz="0" w:space="0" w:color="auto"/>
              </w:divBdr>
            </w:div>
            <w:div w:id="1088231455">
              <w:marLeft w:val="0"/>
              <w:marRight w:val="0"/>
              <w:marTop w:val="0"/>
              <w:marBottom w:val="0"/>
              <w:divBdr>
                <w:top w:val="none" w:sz="0" w:space="0" w:color="auto"/>
                <w:left w:val="none" w:sz="0" w:space="0" w:color="auto"/>
                <w:bottom w:val="none" w:sz="0" w:space="0" w:color="auto"/>
                <w:right w:val="none" w:sz="0" w:space="0" w:color="auto"/>
              </w:divBdr>
            </w:div>
            <w:div w:id="1920169927">
              <w:marLeft w:val="0"/>
              <w:marRight w:val="0"/>
              <w:marTop w:val="0"/>
              <w:marBottom w:val="0"/>
              <w:divBdr>
                <w:top w:val="none" w:sz="0" w:space="0" w:color="auto"/>
                <w:left w:val="none" w:sz="0" w:space="0" w:color="auto"/>
                <w:bottom w:val="none" w:sz="0" w:space="0" w:color="auto"/>
                <w:right w:val="none" w:sz="0" w:space="0" w:color="auto"/>
              </w:divBdr>
            </w:div>
            <w:div w:id="747384225">
              <w:marLeft w:val="0"/>
              <w:marRight w:val="0"/>
              <w:marTop w:val="0"/>
              <w:marBottom w:val="0"/>
              <w:divBdr>
                <w:top w:val="none" w:sz="0" w:space="0" w:color="auto"/>
                <w:left w:val="none" w:sz="0" w:space="0" w:color="auto"/>
                <w:bottom w:val="none" w:sz="0" w:space="0" w:color="auto"/>
                <w:right w:val="none" w:sz="0" w:space="0" w:color="auto"/>
              </w:divBdr>
            </w:div>
            <w:div w:id="470102421">
              <w:marLeft w:val="0"/>
              <w:marRight w:val="0"/>
              <w:marTop w:val="0"/>
              <w:marBottom w:val="0"/>
              <w:divBdr>
                <w:top w:val="none" w:sz="0" w:space="0" w:color="auto"/>
                <w:left w:val="none" w:sz="0" w:space="0" w:color="auto"/>
                <w:bottom w:val="none" w:sz="0" w:space="0" w:color="auto"/>
                <w:right w:val="none" w:sz="0" w:space="0" w:color="auto"/>
              </w:divBdr>
            </w:div>
            <w:div w:id="710422475">
              <w:marLeft w:val="0"/>
              <w:marRight w:val="0"/>
              <w:marTop w:val="0"/>
              <w:marBottom w:val="0"/>
              <w:divBdr>
                <w:top w:val="none" w:sz="0" w:space="0" w:color="auto"/>
                <w:left w:val="none" w:sz="0" w:space="0" w:color="auto"/>
                <w:bottom w:val="none" w:sz="0" w:space="0" w:color="auto"/>
                <w:right w:val="none" w:sz="0" w:space="0" w:color="auto"/>
              </w:divBdr>
            </w:div>
            <w:div w:id="315652979">
              <w:marLeft w:val="0"/>
              <w:marRight w:val="0"/>
              <w:marTop w:val="0"/>
              <w:marBottom w:val="0"/>
              <w:divBdr>
                <w:top w:val="none" w:sz="0" w:space="0" w:color="auto"/>
                <w:left w:val="none" w:sz="0" w:space="0" w:color="auto"/>
                <w:bottom w:val="none" w:sz="0" w:space="0" w:color="auto"/>
                <w:right w:val="none" w:sz="0" w:space="0" w:color="auto"/>
              </w:divBdr>
            </w:div>
            <w:div w:id="348914037">
              <w:marLeft w:val="0"/>
              <w:marRight w:val="0"/>
              <w:marTop w:val="0"/>
              <w:marBottom w:val="0"/>
              <w:divBdr>
                <w:top w:val="none" w:sz="0" w:space="0" w:color="auto"/>
                <w:left w:val="none" w:sz="0" w:space="0" w:color="auto"/>
                <w:bottom w:val="none" w:sz="0" w:space="0" w:color="auto"/>
                <w:right w:val="none" w:sz="0" w:space="0" w:color="auto"/>
              </w:divBdr>
            </w:div>
            <w:div w:id="1668054412">
              <w:marLeft w:val="0"/>
              <w:marRight w:val="0"/>
              <w:marTop w:val="0"/>
              <w:marBottom w:val="0"/>
              <w:divBdr>
                <w:top w:val="none" w:sz="0" w:space="0" w:color="auto"/>
                <w:left w:val="none" w:sz="0" w:space="0" w:color="auto"/>
                <w:bottom w:val="none" w:sz="0" w:space="0" w:color="auto"/>
                <w:right w:val="none" w:sz="0" w:space="0" w:color="auto"/>
              </w:divBdr>
            </w:div>
            <w:div w:id="303245504">
              <w:marLeft w:val="0"/>
              <w:marRight w:val="0"/>
              <w:marTop w:val="0"/>
              <w:marBottom w:val="0"/>
              <w:divBdr>
                <w:top w:val="none" w:sz="0" w:space="0" w:color="auto"/>
                <w:left w:val="none" w:sz="0" w:space="0" w:color="auto"/>
                <w:bottom w:val="none" w:sz="0" w:space="0" w:color="auto"/>
                <w:right w:val="none" w:sz="0" w:space="0" w:color="auto"/>
              </w:divBdr>
            </w:div>
            <w:div w:id="1568150559">
              <w:marLeft w:val="0"/>
              <w:marRight w:val="0"/>
              <w:marTop w:val="0"/>
              <w:marBottom w:val="0"/>
              <w:divBdr>
                <w:top w:val="none" w:sz="0" w:space="0" w:color="auto"/>
                <w:left w:val="none" w:sz="0" w:space="0" w:color="auto"/>
                <w:bottom w:val="none" w:sz="0" w:space="0" w:color="auto"/>
                <w:right w:val="none" w:sz="0" w:space="0" w:color="auto"/>
              </w:divBdr>
            </w:div>
            <w:div w:id="1730298138">
              <w:marLeft w:val="0"/>
              <w:marRight w:val="0"/>
              <w:marTop w:val="0"/>
              <w:marBottom w:val="0"/>
              <w:divBdr>
                <w:top w:val="none" w:sz="0" w:space="0" w:color="auto"/>
                <w:left w:val="none" w:sz="0" w:space="0" w:color="auto"/>
                <w:bottom w:val="none" w:sz="0" w:space="0" w:color="auto"/>
                <w:right w:val="none" w:sz="0" w:space="0" w:color="auto"/>
              </w:divBdr>
            </w:div>
            <w:div w:id="405881164">
              <w:marLeft w:val="0"/>
              <w:marRight w:val="0"/>
              <w:marTop w:val="0"/>
              <w:marBottom w:val="0"/>
              <w:divBdr>
                <w:top w:val="none" w:sz="0" w:space="0" w:color="auto"/>
                <w:left w:val="none" w:sz="0" w:space="0" w:color="auto"/>
                <w:bottom w:val="none" w:sz="0" w:space="0" w:color="auto"/>
                <w:right w:val="none" w:sz="0" w:space="0" w:color="auto"/>
              </w:divBdr>
            </w:div>
            <w:div w:id="386611424">
              <w:marLeft w:val="0"/>
              <w:marRight w:val="0"/>
              <w:marTop w:val="0"/>
              <w:marBottom w:val="0"/>
              <w:divBdr>
                <w:top w:val="none" w:sz="0" w:space="0" w:color="auto"/>
                <w:left w:val="none" w:sz="0" w:space="0" w:color="auto"/>
                <w:bottom w:val="none" w:sz="0" w:space="0" w:color="auto"/>
                <w:right w:val="none" w:sz="0" w:space="0" w:color="auto"/>
              </w:divBdr>
            </w:div>
            <w:div w:id="1943225441">
              <w:marLeft w:val="0"/>
              <w:marRight w:val="0"/>
              <w:marTop w:val="0"/>
              <w:marBottom w:val="0"/>
              <w:divBdr>
                <w:top w:val="none" w:sz="0" w:space="0" w:color="auto"/>
                <w:left w:val="none" w:sz="0" w:space="0" w:color="auto"/>
                <w:bottom w:val="none" w:sz="0" w:space="0" w:color="auto"/>
                <w:right w:val="none" w:sz="0" w:space="0" w:color="auto"/>
              </w:divBdr>
            </w:div>
            <w:div w:id="1431775052">
              <w:marLeft w:val="0"/>
              <w:marRight w:val="0"/>
              <w:marTop w:val="0"/>
              <w:marBottom w:val="0"/>
              <w:divBdr>
                <w:top w:val="none" w:sz="0" w:space="0" w:color="auto"/>
                <w:left w:val="none" w:sz="0" w:space="0" w:color="auto"/>
                <w:bottom w:val="none" w:sz="0" w:space="0" w:color="auto"/>
                <w:right w:val="none" w:sz="0" w:space="0" w:color="auto"/>
              </w:divBdr>
            </w:div>
            <w:div w:id="522479402">
              <w:marLeft w:val="0"/>
              <w:marRight w:val="0"/>
              <w:marTop w:val="0"/>
              <w:marBottom w:val="0"/>
              <w:divBdr>
                <w:top w:val="none" w:sz="0" w:space="0" w:color="auto"/>
                <w:left w:val="none" w:sz="0" w:space="0" w:color="auto"/>
                <w:bottom w:val="none" w:sz="0" w:space="0" w:color="auto"/>
                <w:right w:val="none" w:sz="0" w:space="0" w:color="auto"/>
              </w:divBdr>
            </w:div>
            <w:div w:id="1587348682">
              <w:marLeft w:val="0"/>
              <w:marRight w:val="0"/>
              <w:marTop w:val="0"/>
              <w:marBottom w:val="0"/>
              <w:divBdr>
                <w:top w:val="none" w:sz="0" w:space="0" w:color="auto"/>
                <w:left w:val="none" w:sz="0" w:space="0" w:color="auto"/>
                <w:bottom w:val="none" w:sz="0" w:space="0" w:color="auto"/>
                <w:right w:val="none" w:sz="0" w:space="0" w:color="auto"/>
              </w:divBdr>
            </w:div>
            <w:div w:id="864247931">
              <w:marLeft w:val="0"/>
              <w:marRight w:val="0"/>
              <w:marTop w:val="0"/>
              <w:marBottom w:val="0"/>
              <w:divBdr>
                <w:top w:val="none" w:sz="0" w:space="0" w:color="auto"/>
                <w:left w:val="none" w:sz="0" w:space="0" w:color="auto"/>
                <w:bottom w:val="none" w:sz="0" w:space="0" w:color="auto"/>
                <w:right w:val="none" w:sz="0" w:space="0" w:color="auto"/>
              </w:divBdr>
            </w:div>
            <w:div w:id="1615480634">
              <w:marLeft w:val="0"/>
              <w:marRight w:val="0"/>
              <w:marTop w:val="0"/>
              <w:marBottom w:val="0"/>
              <w:divBdr>
                <w:top w:val="none" w:sz="0" w:space="0" w:color="auto"/>
                <w:left w:val="none" w:sz="0" w:space="0" w:color="auto"/>
                <w:bottom w:val="none" w:sz="0" w:space="0" w:color="auto"/>
                <w:right w:val="none" w:sz="0" w:space="0" w:color="auto"/>
              </w:divBdr>
            </w:div>
            <w:div w:id="498467976">
              <w:marLeft w:val="0"/>
              <w:marRight w:val="0"/>
              <w:marTop w:val="0"/>
              <w:marBottom w:val="0"/>
              <w:divBdr>
                <w:top w:val="none" w:sz="0" w:space="0" w:color="auto"/>
                <w:left w:val="none" w:sz="0" w:space="0" w:color="auto"/>
                <w:bottom w:val="none" w:sz="0" w:space="0" w:color="auto"/>
                <w:right w:val="none" w:sz="0" w:space="0" w:color="auto"/>
              </w:divBdr>
            </w:div>
            <w:div w:id="1836912942">
              <w:marLeft w:val="0"/>
              <w:marRight w:val="0"/>
              <w:marTop w:val="0"/>
              <w:marBottom w:val="0"/>
              <w:divBdr>
                <w:top w:val="none" w:sz="0" w:space="0" w:color="auto"/>
                <w:left w:val="none" w:sz="0" w:space="0" w:color="auto"/>
                <w:bottom w:val="none" w:sz="0" w:space="0" w:color="auto"/>
                <w:right w:val="none" w:sz="0" w:space="0" w:color="auto"/>
              </w:divBdr>
            </w:div>
            <w:div w:id="655915441">
              <w:marLeft w:val="0"/>
              <w:marRight w:val="0"/>
              <w:marTop w:val="0"/>
              <w:marBottom w:val="0"/>
              <w:divBdr>
                <w:top w:val="none" w:sz="0" w:space="0" w:color="auto"/>
                <w:left w:val="none" w:sz="0" w:space="0" w:color="auto"/>
                <w:bottom w:val="none" w:sz="0" w:space="0" w:color="auto"/>
                <w:right w:val="none" w:sz="0" w:space="0" w:color="auto"/>
              </w:divBdr>
            </w:div>
            <w:div w:id="581450250">
              <w:marLeft w:val="0"/>
              <w:marRight w:val="0"/>
              <w:marTop w:val="0"/>
              <w:marBottom w:val="0"/>
              <w:divBdr>
                <w:top w:val="none" w:sz="0" w:space="0" w:color="auto"/>
                <w:left w:val="none" w:sz="0" w:space="0" w:color="auto"/>
                <w:bottom w:val="none" w:sz="0" w:space="0" w:color="auto"/>
                <w:right w:val="none" w:sz="0" w:space="0" w:color="auto"/>
              </w:divBdr>
            </w:div>
            <w:div w:id="685330042">
              <w:marLeft w:val="0"/>
              <w:marRight w:val="0"/>
              <w:marTop w:val="0"/>
              <w:marBottom w:val="0"/>
              <w:divBdr>
                <w:top w:val="none" w:sz="0" w:space="0" w:color="auto"/>
                <w:left w:val="none" w:sz="0" w:space="0" w:color="auto"/>
                <w:bottom w:val="none" w:sz="0" w:space="0" w:color="auto"/>
                <w:right w:val="none" w:sz="0" w:space="0" w:color="auto"/>
              </w:divBdr>
            </w:div>
            <w:div w:id="1077630902">
              <w:marLeft w:val="0"/>
              <w:marRight w:val="0"/>
              <w:marTop w:val="0"/>
              <w:marBottom w:val="0"/>
              <w:divBdr>
                <w:top w:val="none" w:sz="0" w:space="0" w:color="auto"/>
                <w:left w:val="none" w:sz="0" w:space="0" w:color="auto"/>
                <w:bottom w:val="none" w:sz="0" w:space="0" w:color="auto"/>
                <w:right w:val="none" w:sz="0" w:space="0" w:color="auto"/>
              </w:divBdr>
            </w:div>
            <w:div w:id="74210122">
              <w:marLeft w:val="0"/>
              <w:marRight w:val="0"/>
              <w:marTop w:val="0"/>
              <w:marBottom w:val="0"/>
              <w:divBdr>
                <w:top w:val="none" w:sz="0" w:space="0" w:color="auto"/>
                <w:left w:val="none" w:sz="0" w:space="0" w:color="auto"/>
                <w:bottom w:val="none" w:sz="0" w:space="0" w:color="auto"/>
                <w:right w:val="none" w:sz="0" w:space="0" w:color="auto"/>
              </w:divBdr>
            </w:div>
            <w:div w:id="1189024748">
              <w:marLeft w:val="0"/>
              <w:marRight w:val="0"/>
              <w:marTop w:val="0"/>
              <w:marBottom w:val="0"/>
              <w:divBdr>
                <w:top w:val="none" w:sz="0" w:space="0" w:color="auto"/>
                <w:left w:val="none" w:sz="0" w:space="0" w:color="auto"/>
                <w:bottom w:val="none" w:sz="0" w:space="0" w:color="auto"/>
                <w:right w:val="none" w:sz="0" w:space="0" w:color="auto"/>
              </w:divBdr>
            </w:div>
            <w:div w:id="1151099951">
              <w:marLeft w:val="0"/>
              <w:marRight w:val="0"/>
              <w:marTop w:val="0"/>
              <w:marBottom w:val="0"/>
              <w:divBdr>
                <w:top w:val="none" w:sz="0" w:space="0" w:color="auto"/>
                <w:left w:val="none" w:sz="0" w:space="0" w:color="auto"/>
                <w:bottom w:val="none" w:sz="0" w:space="0" w:color="auto"/>
                <w:right w:val="none" w:sz="0" w:space="0" w:color="auto"/>
              </w:divBdr>
            </w:div>
            <w:div w:id="144050889">
              <w:marLeft w:val="0"/>
              <w:marRight w:val="0"/>
              <w:marTop w:val="0"/>
              <w:marBottom w:val="0"/>
              <w:divBdr>
                <w:top w:val="none" w:sz="0" w:space="0" w:color="auto"/>
                <w:left w:val="none" w:sz="0" w:space="0" w:color="auto"/>
                <w:bottom w:val="none" w:sz="0" w:space="0" w:color="auto"/>
                <w:right w:val="none" w:sz="0" w:space="0" w:color="auto"/>
              </w:divBdr>
            </w:div>
            <w:div w:id="1227715836">
              <w:marLeft w:val="0"/>
              <w:marRight w:val="0"/>
              <w:marTop w:val="0"/>
              <w:marBottom w:val="0"/>
              <w:divBdr>
                <w:top w:val="none" w:sz="0" w:space="0" w:color="auto"/>
                <w:left w:val="none" w:sz="0" w:space="0" w:color="auto"/>
                <w:bottom w:val="none" w:sz="0" w:space="0" w:color="auto"/>
                <w:right w:val="none" w:sz="0" w:space="0" w:color="auto"/>
              </w:divBdr>
            </w:div>
            <w:div w:id="115029527">
              <w:marLeft w:val="0"/>
              <w:marRight w:val="0"/>
              <w:marTop w:val="0"/>
              <w:marBottom w:val="0"/>
              <w:divBdr>
                <w:top w:val="none" w:sz="0" w:space="0" w:color="auto"/>
                <w:left w:val="none" w:sz="0" w:space="0" w:color="auto"/>
                <w:bottom w:val="none" w:sz="0" w:space="0" w:color="auto"/>
                <w:right w:val="none" w:sz="0" w:space="0" w:color="auto"/>
              </w:divBdr>
            </w:div>
            <w:div w:id="514072711">
              <w:marLeft w:val="0"/>
              <w:marRight w:val="0"/>
              <w:marTop w:val="0"/>
              <w:marBottom w:val="0"/>
              <w:divBdr>
                <w:top w:val="none" w:sz="0" w:space="0" w:color="auto"/>
                <w:left w:val="none" w:sz="0" w:space="0" w:color="auto"/>
                <w:bottom w:val="none" w:sz="0" w:space="0" w:color="auto"/>
                <w:right w:val="none" w:sz="0" w:space="0" w:color="auto"/>
              </w:divBdr>
            </w:div>
            <w:div w:id="1823765274">
              <w:marLeft w:val="0"/>
              <w:marRight w:val="0"/>
              <w:marTop w:val="0"/>
              <w:marBottom w:val="0"/>
              <w:divBdr>
                <w:top w:val="none" w:sz="0" w:space="0" w:color="auto"/>
                <w:left w:val="none" w:sz="0" w:space="0" w:color="auto"/>
                <w:bottom w:val="none" w:sz="0" w:space="0" w:color="auto"/>
                <w:right w:val="none" w:sz="0" w:space="0" w:color="auto"/>
              </w:divBdr>
            </w:div>
            <w:div w:id="1341816180">
              <w:marLeft w:val="0"/>
              <w:marRight w:val="0"/>
              <w:marTop w:val="0"/>
              <w:marBottom w:val="0"/>
              <w:divBdr>
                <w:top w:val="none" w:sz="0" w:space="0" w:color="auto"/>
                <w:left w:val="none" w:sz="0" w:space="0" w:color="auto"/>
                <w:bottom w:val="none" w:sz="0" w:space="0" w:color="auto"/>
                <w:right w:val="none" w:sz="0" w:space="0" w:color="auto"/>
              </w:divBdr>
            </w:div>
            <w:div w:id="1992177694">
              <w:marLeft w:val="0"/>
              <w:marRight w:val="0"/>
              <w:marTop w:val="0"/>
              <w:marBottom w:val="0"/>
              <w:divBdr>
                <w:top w:val="none" w:sz="0" w:space="0" w:color="auto"/>
                <w:left w:val="none" w:sz="0" w:space="0" w:color="auto"/>
                <w:bottom w:val="none" w:sz="0" w:space="0" w:color="auto"/>
                <w:right w:val="none" w:sz="0" w:space="0" w:color="auto"/>
              </w:divBdr>
            </w:div>
            <w:div w:id="1940674326">
              <w:marLeft w:val="0"/>
              <w:marRight w:val="0"/>
              <w:marTop w:val="0"/>
              <w:marBottom w:val="0"/>
              <w:divBdr>
                <w:top w:val="none" w:sz="0" w:space="0" w:color="auto"/>
                <w:left w:val="none" w:sz="0" w:space="0" w:color="auto"/>
                <w:bottom w:val="none" w:sz="0" w:space="0" w:color="auto"/>
                <w:right w:val="none" w:sz="0" w:space="0" w:color="auto"/>
              </w:divBdr>
            </w:div>
            <w:div w:id="262423988">
              <w:marLeft w:val="0"/>
              <w:marRight w:val="0"/>
              <w:marTop w:val="0"/>
              <w:marBottom w:val="0"/>
              <w:divBdr>
                <w:top w:val="none" w:sz="0" w:space="0" w:color="auto"/>
                <w:left w:val="none" w:sz="0" w:space="0" w:color="auto"/>
                <w:bottom w:val="none" w:sz="0" w:space="0" w:color="auto"/>
                <w:right w:val="none" w:sz="0" w:space="0" w:color="auto"/>
              </w:divBdr>
            </w:div>
            <w:div w:id="821310655">
              <w:marLeft w:val="0"/>
              <w:marRight w:val="0"/>
              <w:marTop w:val="0"/>
              <w:marBottom w:val="0"/>
              <w:divBdr>
                <w:top w:val="none" w:sz="0" w:space="0" w:color="auto"/>
                <w:left w:val="none" w:sz="0" w:space="0" w:color="auto"/>
                <w:bottom w:val="none" w:sz="0" w:space="0" w:color="auto"/>
                <w:right w:val="none" w:sz="0" w:space="0" w:color="auto"/>
              </w:divBdr>
            </w:div>
            <w:div w:id="656998524">
              <w:marLeft w:val="0"/>
              <w:marRight w:val="0"/>
              <w:marTop w:val="0"/>
              <w:marBottom w:val="0"/>
              <w:divBdr>
                <w:top w:val="none" w:sz="0" w:space="0" w:color="auto"/>
                <w:left w:val="none" w:sz="0" w:space="0" w:color="auto"/>
                <w:bottom w:val="none" w:sz="0" w:space="0" w:color="auto"/>
                <w:right w:val="none" w:sz="0" w:space="0" w:color="auto"/>
              </w:divBdr>
            </w:div>
            <w:div w:id="482744360">
              <w:marLeft w:val="0"/>
              <w:marRight w:val="0"/>
              <w:marTop w:val="0"/>
              <w:marBottom w:val="0"/>
              <w:divBdr>
                <w:top w:val="none" w:sz="0" w:space="0" w:color="auto"/>
                <w:left w:val="none" w:sz="0" w:space="0" w:color="auto"/>
                <w:bottom w:val="none" w:sz="0" w:space="0" w:color="auto"/>
                <w:right w:val="none" w:sz="0" w:space="0" w:color="auto"/>
              </w:divBdr>
            </w:div>
            <w:div w:id="846870759">
              <w:marLeft w:val="0"/>
              <w:marRight w:val="0"/>
              <w:marTop w:val="0"/>
              <w:marBottom w:val="0"/>
              <w:divBdr>
                <w:top w:val="none" w:sz="0" w:space="0" w:color="auto"/>
                <w:left w:val="none" w:sz="0" w:space="0" w:color="auto"/>
                <w:bottom w:val="none" w:sz="0" w:space="0" w:color="auto"/>
                <w:right w:val="none" w:sz="0" w:space="0" w:color="auto"/>
              </w:divBdr>
            </w:div>
            <w:div w:id="6442177">
              <w:marLeft w:val="0"/>
              <w:marRight w:val="0"/>
              <w:marTop w:val="0"/>
              <w:marBottom w:val="0"/>
              <w:divBdr>
                <w:top w:val="none" w:sz="0" w:space="0" w:color="auto"/>
                <w:left w:val="none" w:sz="0" w:space="0" w:color="auto"/>
                <w:bottom w:val="none" w:sz="0" w:space="0" w:color="auto"/>
                <w:right w:val="none" w:sz="0" w:space="0" w:color="auto"/>
              </w:divBdr>
            </w:div>
            <w:div w:id="691030453">
              <w:marLeft w:val="0"/>
              <w:marRight w:val="0"/>
              <w:marTop w:val="0"/>
              <w:marBottom w:val="0"/>
              <w:divBdr>
                <w:top w:val="none" w:sz="0" w:space="0" w:color="auto"/>
                <w:left w:val="none" w:sz="0" w:space="0" w:color="auto"/>
                <w:bottom w:val="none" w:sz="0" w:space="0" w:color="auto"/>
                <w:right w:val="none" w:sz="0" w:space="0" w:color="auto"/>
              </w:divBdr>
            </w:div>
            <w:div w:id="1131362057">
              <w:marLeft w:val="0"/>
              <w:marRight w:val="0"/>
              <w:marTop w:val="0"/>
              <w:marBottom w:val="0"/>
              <w:divBdr>
                <w:top w:val="none" w:sz="0" w:space="0" w:color="auto"/>
                <w:left w:val="none" w:sz="0" w:space="0" w:color="auto"/>
                <w:bottom w:val="none" w:sz="0" w:space="0" w:color="auto"/>
                <w:right w:val="none" w:sz="0" w:space="0" w:color="auto"/>
              </w:divBdr>
            </w:div>
            <w:div w:id="2095278514">
              <w:marLeft w:val="0"/>
              <w:marRight w:val="0"/>
              <w:marTop w:val="0"/>
              <w:marBottom w:val="0"/>
              <w:divBdr>
                <w:top w:val="none" w:sz="0" w:space="0" w:color="auto"/>
                <w:left w:val="none" w:sz="0" w:space="0" w:color="auto"/>
                <w:bottom w:val="none" w:sz="0" w:space="0" w:color="auto"/>
                <w:right w:val="none" w:sz="0" w:space="0" w:color="auto"/>
              </w:divBdr>
            </w:div>
            <w:div w:id="1781145677">
              <w:marLeft w:val="0"/>
              <w:marRight w:val="0"/>
              <w:marTop w:val="0"/>
              <w:marBottom w:val="0"/>
              <w:divBdr>
                <w:top w:val="none" w:sz="0" w:space="0" w:color="auto"/>
                <w:left w:val="none" w:sz="0" w:space="0" w:color="auto"/>
                <w:bottom w:val="none" w:sz="0" w:space="0" w:color="auto"/>
                <w:right w:val="none" w:sz="0" w:space="0" w:color="auto"/>
              </w:divBdr>
            </w:div>
            <w:div w:id="1266503719">
              <w:marLeft w:val="0"/>
              <w:marRight w:val="0"/>
              <w:marTop w:val="0"/>
              <w:marBottom w:val="0"/>
              <w:divBdr>
                <w:top w:val="none" w:sz="0" w:space="0" w:color="auto"/>
                <w:left w:val="none" w:sz="0" w:space="0" w:color="auto"/>
                <w:bottom w:val="none" w:sz="0" w:space="0" w:color="auto"/>
                <w:right w:val="none" w:sz="0" w:space="0" w:color="auto"/>
              </w:divBdr>
            </w:div>
            <w:div w:id="182746490">
              <w:marLeft w:val="0"/>
              <w:marRight w:val="0"/>
              <w:marTop w:val="0"/>
              <w:marBottom w:val="0"/>
              <w:divBdr>
                <w:top w:val="none" w:sz="0" w:space="0" w:color="auto"/>
                <w:left w:val="none" w:sz="0" w:space="0" w:color="auto"/>
                <w:bottom w:val="none" w:sz="0" w:space="0" w:color="auto"/>
                <w:right w:val="none" w:sz="0" w:space="0" w:color="auto"/>
              </w:divBdr>
            </w:div>
            <w:div w:id="1465540961">
              <w:marLeft w:val="0"/>
              <w:marRight w:val="0"/>
              <w:marTop w:val="0"/>
              <w:marBottom w:val="0"/>
              <w:divBdr>
                <w:top w:val="none" w:sz="0" w:space="0" w:color="auto"/>
                <w:left w:val="none" w:sz="0" w:space="0" w:color="auto"/>
                <w:bottom w:val="none" w:sz="0" w:space="0" w:color="auto"/>
                <w:right w:val="none" w:sz="0" w:space="0" w:color="auto"/>
              </w:divBdr>
            </w:div>
            <w:div w:id="1627200605">
              <w:marLeft w:val="0"/>
              <w:marRight w:val="0"/>
              <w:marTop w:val="0"/>
              <w:marBottom w:val="0"/>
              <w:divBdr>
                <w:top w:val="none" w:sz="0" w:space="0" w:color="auto"/>
                <w:left w:val="none" w:sz="0" w:space="0" w:color="auto"/>
                <w:bottom w:val="none" w:sz="0" w:space="0" w:color="auto"/>
                <w:right w:val="none" w:sz="0" w:space="0" w:color="auto"/>
              </w:divBdr>
            </w:div>
            <w:div w:id="531916116">
              <w:marLeft w:val="0"/>
              <w:marRight w:val="0"/>
              <w:marTop w:val="0"/>
              <w:marBottom w:val="0"/>
              <w:divBdr>
                <w:top w:val="none" w:sz="0" w:space="0" w:color="auto"/>
                <w:left w:val="none" w:sz="0" w:space="0" w:color="auto"/>
                <w:bottom w:val="none" w:sz="0" w:space="0" w:color="auto"/>
                <w:right w:val="none" w:sz="0" w:space="0" w:color="auto"/>
              </w:divBdr>
            </w:div>
            <w:div w:id="1947957086">
              <w:marLeft w:val="0"/>
              <w:marRight w:val="0"/>
              <w:marTop w:val="0"/>
              <w:marBottom w:val="0"/>
              <w:divBdr>
                <w:top w:val="none" w:sz="0" w:space="0" w:color="auto"/>
                <w:left w:val="none" w:sz="0" w:space="0" w:color="auto"/>
                <w:bottom w:val="none" w:sz="0" w:space="0" w:color="auto"/>
                <w:right w:val="none" w:sz="0" w:space="0" w:color="auto"/>
              </w:divBdr>
            </w:div>
            <w:div w:id="161044771">
              <w:marLeft w:val="0"/>
              <w:marRight w:val="0"/>
              <w:marTop w:val="0"/>
              <w:marBottom w:val="0"/>
              <w:divBdr>
                <w:top w:val="none" w:sz="0" w:space="0" w:color="auto"/>
                <w:left w:val="none" w:sz="0" w:space="0" w:color="auto"/>
                <w:bottom w:val="none" w:sz="0" w:space="0" w:color="auto"/>
                <w:right w:val="none" w:sz="0" w:space="0" w:color="auto"/>
              </w:divBdr>
            </w:div>
            <w:div w:id="626817806">
              <w:marLeft w:val="0"/>
              <w:marRight w:val="0"/>
              <w:marTop w:val="0"/>
              <w:marBottom w:val="0"/>
              <w:divBdr>
                <w:top w:val="none" w:sz="0" w:space="0" w:color="auto"/>
                <w:left w:val="none" w:sz="0" w:space="0" w:color="auto"/>
                <w:bottom w:val="none" w:sz="0" w:space="0" w:color="auto"/>
                <w:right w:val="none" w:sz="0" w:space="0" w:color="auto"/>
              </w:divBdr>
            </w:div>
            <w:div w:id="2141799038">
              <w:marLeft w:val="0"/>
              <w:marRight w:val="0"/>
              <w:marTop w:val="0"/>
              <w:marBottom w:val="0"/>
              <w:divBdr>
                <w:top w:val="none" w:sz="0" w:space="0" w:color="auto"/>
                <w:left w:val="none" w:sz="0" w:space="0" w:color="auto"/>
                <w:bottom w:val="none" w:sz="0" w:space="0" w:color="auto"/>
                <w:right w:val="none" w:sz="0" w:space="0" w:color="auto"/>
              </w:divBdr>
            </w:div>
            <w:div w:id="1712534183">
              <w:marLeft w:val="0"/>
              <w:marRight w:val="0"/>
              <w:marTop w:val="0"/>
              <w:marBottom w:val="0"/>
              <w:divBdr>
                <w:top w:val="none" w:sz="0" w:space="0" w:color="auto"/>
                <w:left w:val="none" w:sz="0" w:space="0" w:color="auto"/>
                <w:bottom w:val="none" w:sz="0" w:space="0" w:color="auto"/>
                <w:right w:val="none" w:sz="0" w:space="0" w:color="auto"/>
              </w:divBdr>
            </w:div>
            <w:div w:id="941959687">
              <w:marLeft w:val="0"/>
              <w:marRight w:val="0"/>
              <w:marTop w:val="0"/>
              <w:marBottom w:val="0"/>
              <w:divBdr>
                <w:top w:val="none" w:sz="0" w:space="0" w:color="auto"/>
                <w:left w:val="none" w:sz="0" w:space="0" w:color="auto"/>
                <w:bottom w:val="none" w:sz="0" w:space="0" w:color="auto"/>
                <w:right w:val="none" w:sz="0" w:space="0" w:color="auto"/>
              </w:divBdr>
            </w:div>
            <w:div w:id="1364013857">
              <w:marLeft w:val="0"/>
              <w:marRight w:val="0"/>
              <w:marTop w:val="0"/>
              <w:marBottom w:val="0"/>
              <w:divBdr>
                <w:top w:val="none" w:sz="0" w:space="0" w:color="auto"/>
                <w:left w:val="none" w:sz="0" w:space="0" w:color="auto"/>
                <w:bottom w:val="none" w:sz="0" w:space="0" w:color="auto"/>
                <w:right w:val="none" w:sz="0" w:space="0" w:color="auto"/>
              </w:divBdr>
            </w:div>
            <w:div w:id="71243882">
              <w:marLeft w:val="0"/>
              <w:marRight w:val="0"/>
              <w:marTop w:val="0"/>
              <w:marBottom w:val="0"/>
              <w:divBdr>
                <w:top w:val="none" w:sz="0" w:space="0" w:color="auto"/>
                <w:left w:val="none" w:sz="0" w:space="0" w:color="auto"/>
                <w:bottom w:val="none" w:sz="0" w:space="0" w:color="auto"/>
                <w:right w:val="none" w:sz="0" w:space="0" w:color="auto"/>
              </w:divBdr>
            </w:div>
            <w:div w:id="873268165">
              <w:marLeft w:val="0"/>
              <w:marRight w:val="0"/>
              <w:marTop w:val="0"/>
              <w:marBottom w:val="0"/>
              <w:divBdr>
                <w:top w:val="none" w:sz="0" w:space="0" w:color="auto"/>
                <w:left w:val="none" w:sz="0" w:space="0" w:color="auto"/>
                <w:bottom w:val="none" w:sz="0" w:space="0" w:color="auto"/>
                <w:right w:val="none" w:sz="0" w:space="0" w:color="auto"/>
              </w:divBdr>
            </w:div>
            <w:div w:id="313678558">
              <w:marLeft w:val="0"/>
              <w:marRight w:val="0"/>
              <w:marTop w:val="0"/>
              <w:marBottom w:val="0"/>
              <w:divBdr>
                <w:top w:val="none" w:sz="0" w:space="0" w:color="auto"/>
                <w:left w:val="none" w:sz="0" w:space="0" w:color="auto"/>
                <w:bottom w:val="none" w:sz="0" w:space="0" w:color="auto"/>
                <w:right w:val="none" w:sz="0" w:space="0" w:color="auto"/>
              </w:divBdr>
            </w:div>
            <w:div w:id="334771309">
              <w:marLeft w:val="0"/>
              <w:marRight w:val="0"/>
              <w:marTop w:val="0"/>
              <w:marBottom w:val="0"/>
              <w:divBdr>
                <w:top w:val="none" w:sz="0" w:space="0" w:color="auto"/>
                <w:left w:val="none" w:sz="0" w:space="0" w:color="auto"/>
                <w:bottom w:val="none" w:sz="0" w:space="0" w:color="auto"/>
                <w:right w:val="none" w:sz="0" w:space="0" w:color="auto"/>
              </w:divBdr>
            </w:div>
            <w:div w:id="1224373758">
              <w:marLeft w:val="0"/>
              <w:marRight w:val="0"/>
              <w:marTop w:val="0"/>
              <w:marBottom w:val="0"/>
              <w:divBdr>
                <w:top w:val="none" w:sz="0" w:space="0" w:color="auto"/>
                <w:left w:val="none" w:sz="0" w:space="0" w:color="auto"/>
                <w:bottom w:val="none" w:sz="0" w:space="0" w:color="auto"/>
                <w:right w:val="none" w:sz="0" w:space="0" w:color="auto"/>
              </w:divBdr>
            </w:div>
            <w:div w:id="1021589060">
              <w:marLeft w:val="0"/>
              <w:marRight w:val="0"/>
              <w:marTop w:val="0"/>
              <w:marBottom w:val="0"/>
              <w:divBdr>
                <w:top w:val="none" w:sz="0" w:space="0" w:color="auto"/>
                <w:left w:val="none" w:sz="0" w:space="0" w:color="auto"/>
                <w:bottom w:val="none" w:sz="0" w:space="0" w:color="auto"/>
                <w:right w:val="none" w:sz="0" w:space="0" w:color="auto"/>
              </w:divBdr>
            </w:div>
            <w:div w:id="1793477345">
              <w:marLeft w:val="0"/>
              <w:marRight w:val="0"/>
              <w:marTop w:val="0"/>
              <w:marBottom w:val="0"/>
              <w:divBdr>
                <w:top w:val="none" w:sz="0" w:space="0" w:color="auto"/>
                <w:left w:val="none" w:sz="0" w:space="0" w:color="auto"/>
                <w:bottom w:val="none" w:sz="0" w:space="0" w:color="auto"/>
                <w:right w:val="none" w:sz="0" w:space="0" w:color="auto"/>
              </w:divBdr>
            </w:div>
            <w:div w:id="1258516240">
              <w:marLeft w:val="0"/>
              <w:marRight w:val="0"/>
              <w:marTop w:val="0"/>
              <w:marBottom w:val="0"/>
              <w:divBdr>
                <w:top w:val="none" w:sz="0" w:space="0" w:color="auto"/>
                <w:left w:val="none" w:sz="0" w:space="0" w:color="auto"/>
                <w:bottom w:val="none" w:sz="0" w:space="0" w:color="auto"/>
                <w:right w:val="none" w:sz="0" w:space="0" w:color="auto"/>
              </w:divBdr>
            </w:div>
            <w:div w:id="1824811275">
              <w:marLeft w:val="0"/>
              <w:marRight w:val="0"/>
              <w:marTop w:val="0"/>
              <w:marBottom w:val="0"/>
              <w:divBdr>
                <w:top w:val="none" w:sz="0" w:space="0" w:color="auto"/>
                <w:left w:val="none" w:sz="0" w:space="0" w:color="auto"/>
                <w:bottom w:val="none" w:sz="0" w:space="0" w:color="auto"/>
                <w:right w:val="none" w:sz="0" w:space="0" w:color="auto"/>
              </w:divBdr>
            </w:div>
            <w:div w:id="2103255253">
              <w:marLeft w:val="0"/>
              <w:marRight w:val="0"/>
              <w:marTop w:val="0"/>
              <w:marBottom w:val="0"/>
              <w:divBdr>
                <w:top w:val="none" w:sz="0" w:space="0" w:color="auto"/>
                <w:left w:val="none" w:sz="0" w:space="0" w:color="auto"/>
                <w:bottom w:val="none" w:sz="0" w:space="0" w:color="auto"/>
                <w:right w:val="none" w:sz="0" w:space="0" w:color="auto"/>
              </w:divBdr>
            </w:div>
            <w:div w:id="401756902">
              <w:marLeft w:val="0"/>
              <w:marRight w:val="0"/>
              <w:marTop w:val="0"/>
              <w:marBottom w:val="0"/>
              <w:divBdr>
                <w:top w:val="none" w:sz="0" w:space="0" w:color="auto"/>
                <w:left w:val="none" w:sz="0" w:space="0" w:color="auto"/>
                <w:bottom w:val="none" w:sz="0" w:space="0" w:color="auto"/>
                <w:right w:val="none" w:sz="0" w:space="0" w:color="auto"/>
              </w:divBdr>
            </w:div>
            <w:div w:id="1863590451">
              <w:marLeft w:val="0"/>
              <w:marRight w:val="0"/>
              <w:marTop w:val="0"/>
              <w:marBottom w:val="0"/>
              <w:divBdr>
                <w:top w:val="none" w:sz="0" w:space="0" w:color="auto"/>
                <w:left w:val="none" w:sz="0" w:space="0" w:color="auto"/>
                <w:bottom w:val="none" w:sz="0" w:space="0" w:color="auto"/>
                <w:right w:val="none" w:sz="0" w:space="0" w:color="auto"/>
              </w:divBdr>
            </w:div>
            <w:div w:id="269362776">
              <w:marLeft w:val="0"/>
              <w:marRight w:val="0"/>
              <w:marTop w:val="0"/>
              <w:marBottom w:val="0"/>
              <w:divBdr>
                <w:top w:val="none" w:sz="0" w:space="0" w:color="auto"/>
                <w:left w:val="none" w:sz="0" w:space="0" w:color="auto"/>
                <w:bottom w:val="none" w:sz="0" w:space="0" w:color="auto"/>
                <w:right w:val="none" w:sz="0" w:space="0" w:color="auto"/>
              </w:divBdr>
            </w:div>
            <w:div w:id="130447179">
              <w:marLeft w:val="0"/>
              <w:marRight w:val="0"/>
              <w:marTop w:val="0"/>
              <w:marBottom w:val="0"/>
              <w:divBdr>
                <w:top w:val="none" w:sz="0" w:space="0" w:color="auto"/>
                <w:left w:val="none" w:sz="0" w:space="0" w:color="auto"/>
                <w:bottom w:val="none" w:sz="0" w:space="0" w:color="auto"/>
                <w:right w:val="none" w:sz="0" w:space="0" w:color="auto"/>
              </w:divBdr>
            </w:div>
            <w:div w:id="615527751">
              <w:marLeft w:val="0"/>
              <w:marRight w:val="0"/>
              <w:marTop w:val="0"/>
              <w:marBottom w:val="0"/>
              <w:divBdr>
                <w:top w:val="none" w:sz="0" w:space="0" w:color="auto"/>
                <w:left w:val="none" w:sz="0" w:space="0" w:color="auto"/>
                <w:bottom w:val="none" w:sz="0" w:space="0" w:color="auto"/>
                <w:right w:val="none" w:sz="0" w:space="0" w:color="auto"/>
              </w:divBdr>
            </w:div>
            <w:div w:id="1989938289">
              <w:marLeft w:val="0"/>
              <w:marRight w:val="0"/>
              <w:marTop w:val="0"/>
              <w:marBottom w:val="0"/>
              <w:divBdr>
                <w:top w:val="none" w:sz="0" w:space="0" w:color="auto"/>
                <w:left w:val="none" w:sz="0" w:space="0" w:color="auto"/>
                <w:bottom w:val="none" w:sz="0" w:space="0" w:color="auto"/>
                <w:right w:val="none" w:sz="0" w:space="0" w:color="auto"/>
              </w:divBdr>
            </w:div>
            <w:div w:id="1525630428">
              <w:marLeft w:val="0"/>
              <w:marRight w:val="0"/>
              <w:marTop w:val="0"/>
              <w:marBottom w:val="0"/>
              <w:divBdr>
                <w:top w:val="none" w:sz="0" w:space="0" w:color="auto"/>
                <w:left w:val="none" w:sz="0" w:space="0" w:color="auto"/>
                <w:bottom w:val="none" w:sz="0" w:space="0" w:color="auto"/>
                <w:right w:val="none" w:sz="0" w:space="0" w:color="auto"/>
              </w:divBdr>
            </w:div>
            <w:div w:id="722287463">
              <w:marLeft w:val="0"/>
              <w:marRight w:val="0"/>
              <w:marTop w:val="0"/>
              <w:marBottom w:val="0"/>
              <w:divBdr>
                <w:top w:val="none" w:sz="0" w:space="0" w:color="auto"/>
                <w:left w:val="none" w:sz="0" w:space="0" w:color="auto"/>
                <w:bottom w:val="none" w:sz="0" w:space="0" w:color="auto"/>
                <w:right w:val="none" w:sz="0" w:space="0" w:color="auto"/>
              </w:divBdr>
            </w:div>
            <w:div w:id="2006467192">
              <w:marLeft w:val="0"/>
              <w:marRight w:val="0"/>
              <w:marTop w:val="0"/>
              <w:marBottom w:val="0"/>
              <w:divBdr>
                <w:top w:val="none" w:sz="0" w:space="0" w:color="auto"/>
                <w:left w:val="none" w:sz="0" w:space="0" w:color="auto"/>
                <w:bottom w:val="none" w:sz="0" w:space="0" w:color="auto"/>
                <w:right w:val="none" w:sz="0" w:space="0" w:color="auto"/>
              </w:divBdr>
            </w:div>
            <w:div w:id="64957634">
              <w:marLeft w:val="0"/>
              <w:marRight w:val="0"/>
              <w:marTop w:val="0"/>
              <w:marBottom w:val="0"/>
              <w:divBdr>
                <w:top w:val="none" w:sz="0" w:space="0" w:color="auto"/>
                <w:left w:val="none" w:sz="0" w:space="0" w:color="auto"/>
                <w:bottom w:val="none" w:sz="0" w:space="0" w:color="auto"/>
                <w:right w:val="none" w:sz="0" w:space="0" w:color="auto"/>
              </w:divBdr>
            </w:div>
            <w:div w:id="639723556">
              <w:marLeft w:val="0"/>
              <w:marRight w:val="0"/>
              <w:marTop w:val="0"/>
              <w:marBottom w:val="0"/>
              <w:divBdr>
                <w:top w:val="none" w:sz="0" w:space="0" w:color="auto"/>
                <w:left w:val="none" w:sz="0" w:space="0" w:color="auto"/>
                <w:bottom w:val="none" w:sz="0" w:space="0" w:color="auto"/>
                <w:right w:val="none" w:sz="0" w:space="0" w:color="auto"/>
              </w:divBdr>
            </w:div>
            <w:div w:id="1460611183">
              <w:marLeft w:val="0"/>
              <w:marRight w:val="0"/>
              <w:marTop w:val="0"/>
              <w:marBottom w:val="0"/>
              <w:divBdr>
                <w:top w:val="none" w:sz="0" w:space="0" w:color="auto"/>
                <w:left w:val="none" w:sz="0" w:space="0" w:color="auto"/>
                <w:bottom w:val="none" w:sz="0" w:space="0" w:color="auto"/>
                <w:right w:val="none" w:sz="0" w:space="0" w:color="auto"/>
              </w:divBdr>
            </w:div>
            <w:div w:id="1207108825">
              <w:marLeft w:val="0"/>
              <w:marRight w:val="0"/>
              <w:marTop w:val="0"/>
              <w:marBottom w:val="0"/>
              <w:divBdr>
                <w:top w:val="none" w:sz="0" w:space="0" w:color="auto"/>
                <w:left w:val="none" w:sz="0" w:space="0" w:color="auto"/>
                <w:bottom w:val="none" w:sz="0" w:space="0" w:color="auto"/>
                <w:right w:val="none" w:sz="0" w:space="0" w:color="auto"/>
              </w:divBdr>
            </w:div>
            <w:div w:id="1881935040">
              <w:marLeft w:val="0"/>
              <w:marRight w:val="0"/>
              <w:marTop w:val="0"/>
              <w:marBottom w:val="0"/>
              <w:divBdr>
                <w:top w:val="none" w:sz="0" w:space="0" w:color="auto"/>
                <w:left w:val="none" w:sz="0" w:space="0" w:color="auto"/>
                <w:bottom w:val="none" w:sz="0" w:space="0" w:color="auto"/>
                <w:right w:val="none" w:sz="0" w:space="0" w:color="auto"/>
              </w:divBdr>
            </w:div>
            <w:div w:id="881864297">
              <w:marLeft w:val="0"/>
              <w:marRight w:val="0"/>
              <w:marTop w:val="0"/>
              <w:marBottom w:val="0"/>
              <w:divBdr>
                <w:top w:val="none" w:sz="0" w:space="0" w:color="auto"/>
                <w:left w:val="none" w:sz="0" w:space="0" w:color="auto"/>
                <w:bottom w:val="none" w:sz="0" w:space="0" w:color="auto"/>
                <w:right w:val="none" w:sz="0" w:space="0" w:color="auto"/>
              </w:divBdr>
            </w:div>
            <w:div w:id="234322624">
              <w:marLeft w:val="0"/>
              <w:marRight w:val="0"/>
              <w:marTop w:val="0"/>
              <w:marBottom w:val="0"/>
              <w:divBdr>
                <w:top w:val="none" w:sz="0" w:space="0" w:color="auto"/>
                <w:left w:val="none" w:sz="0" w:space="0" w:color="auto"/>
                <w:bottom w:val="none" w:sz="0" w:space="0" w:color="auto"/>
                <w:right w:val="none" w:sz="0" w:space="0" w:color="auto"/>
              </w:divBdr>
            </w:div>
            <w:div w:id="1025058359">
              <w:marLeft w:val="0"/>
              <w:marRight w:val="0"/>
              <w:marTop w:val="0"/>
              <w:marBottom w:val="0"/>
              <w:divBdr>
                <w:top w:val="none" w:sz="0" w:space="0" w:color="auto"/>
                <w:left w:val="none" w:sz="0" w:space="0" w:color="auto"/>
                <w:bottom w:val="none" w:sz="0" w:space="0" w:color="auto"/>
                <w:right w:val="none" w:sz="0" w:space="0" w:color="auto"/>
              </w:divBdr>
            </w:div>
            <w:div w:id="211574017">
              <w:marLeft w:val="0"/>
              <w:marRight w:val="0"/>
              <w:marTop w:val="0"/>
              <w:marBottom w:val="0"/>
              <w:divBdr>
                <w:top w:val="none" w:sz="0" w:space="0" w:color="auto"/>
                <w:left w:val="none" w:sz="0" w:space="0" w:color="auto"/>
                <w:bottom w:val="none" w:sz="0" w:space="0" w:color="auto"/>
                <w:right w:val="none" w:sz="0" w:space="0" w:color="auto"/>
              </w:divBdr>
            </w:div>
            <w:div w:id="259997681">
              <w:marLeft w:val="0"/>
              <w:marRight w:val="0"/>
              <w:marTop w:val="0"/>
              <w:marBottom w:val="0"/>
              <w:divBdr>
                <w:top w:val="none" w:sz="0" w:space="0" w:color="auto"/>
                <w:left w:val="none" w:sz="0" w:space="0" w:color="auto"/>
                <w:bottom w:val="none" w:sz="0" w:space="0" w:color="auto"/>
                <w:right w:val="none" w:sz="0" w:space="0" w:color="auto"/>
              </w:divBdr>
            </w:div>
            <w:div w:id="520625219">
              <w:marLeft w:val="0"/>
              <w:marRight w:val="0"/>
              <w:marTop w:val="0"/>
              <w:marBottom w:val="0"/>
              <w:divBdr>
                <w:top w:val="none" w:sz="0" w:space="0" w:color="auto"/>
                <w:left w:val="none" w:sz="0" w:space="0" w:color="auto"/>
                <w:bottom w:val="none" w:sz="0" w:space="0" w:color="auto"/>
                <w:right w:val="none" w:sz="0" w:space="0" w:color="auto"/>
              </w:divBdr>
            </w:div>
            <w:div w:id="918514896">
              <w:marLeft w:val="0"/>
              <w:marRight w:val="0"/>
              <w:marTop w:val="0"/>
              <w:marBottom w:val="0"/>
              <w:divBdr>
                <w:top w:val="none" w:sz="0" w:space="0" w:color="auto"/>
                <w:left w:val="none" w:sz="0" w:space="0" w:color="auto"/>
                <w:bottom w:val="none" w:sz="0" w:space="0" w:color="auto"/>
                <w:right w:val="none" w:sz="0" w:space="0" w:color="auto"/>
              </w:divBdr>
            </w:div>
            <w:div w:id="98717910">
              <w:marLeft w:val="0"/>
              <w:marRight w:val="0"/>
              <w:marTop w:val="0"/>
              <w:marBottom w:val="0"/>
              <w:divBdr>
                <w:top w:val="none" w:sz="0" w:space="0" w:color="auto"/>
                <w:left w:val="none" w:sz="0" w:space="0" w:color="auto"/>
                <w:bottom w:val="none" w:sz="0" w:space="0" w:color="auto"/>
                <w:right w:val="none" w:sz="0" w:space="0" w:color="auto"/>
              </w:divBdr>
            </w:div>
            <w:div w:id="878127085">
              <w:marLeft w:val="0"/>
              <w:marRight w:val="0"/>
              <w:marTop w:val="0"/>
              <w:marBottom w:val="0"/>
              <w:divBdr>
                <w:top w:val="none" w:sz="0" w:space="0" w:color="auto"/>
                <w:left w:val="none" w:sz="0" w:space="0" w:color="auto"/>
                <w:bottom w:val="none" w:sz="0" w:space="0" w:color="auto"/>
                <w:right w:val="none" w:sz="0" w:space="0" w:color="auto"/>
              </w:divBdr>
            </w:div>
            <w:div w:id="1169905448">
              <w:marLeft w:val="0"/>
              <w:marRight w:val="0"/>
              <w:marTop w:val="0"/>
              <w:marBottom w:val="0"/>
              <w:divBdr>
                <w:top w:val="none" w:sz="0" w:space="0" w:color="auto"/>
                <w:left w:val="none" w:sz="0" w:space="0" w:color="auto"/>
                <w:bottom w:val="none" w:sz="0" w:space="0" w:color="auto"/>
                <w:right w:val="none" w:sz="0" w:space="0" w:color="auto"/>
              </w:divBdr>
            </w:div>
            <w:div w:id="1149977377">
              <w:marLeft w:val="0"/>
              <w:marRight w:val="0"/>
              <w:marTop w:val="0"/>
              <w:marBottom w:val="0"/>
              <w:divBdr>
                <w:top w:val="none" w:sz="0" w:space="0" w:color="auto"/>
                <w:left w:val="none" w:sz="0" w:space="0" w:color="auto"/>
                <w:bottom w:val="none" w:sz="0" w:space="0" w:color="auto"/>
                <w:right w:val="none" w:sz="0" w:space="0" w:color="auto"/>
              </w:divBdr>
            </w:div>
            <w:div w:id="1614051900">
              <w:marLeft w:val="0"/>
              <w:marRight w:val="0"/>
              <w:marTop w:val="0"/>
              <w:marBottom w:val="0"/>
              <w:divBdr>
                <w:top w:val="none" w:sz="0" w:space="0" w:color="auto"/>
                <w:left w:val="none" w:sz="0" w:space="0" w:color="auto"/>
                <w:bottom w:val="none" w:sz="0" w:space="0" w:color="auto"/>
                <w:right w:val="none" w:sz="0" w:space="0" w:color="auto"/>
              </w:divBdr>
            </w:div>
            <w:div w:id="1832795179">
              <w:marLeft w:val="0"/>
              <w:marRight w:val="0"/>
              <w:marTop w:val="0"/>
              <w:marBottom w:val="0"/>
              <w:divBdr>
                <w:top w:val="none" w:sz="0" w:space="0" w:color="auto"/>
                <w:left w:val="none" w:sz="0" w:space="0" w:color="auto"/>
                <w:bottom w:val="none" w:sz="0" w:space="0" w:color="auto"/>
                <w:right w:val="none" w:sz="0" w:space="0" w:color="auto"/>
              </w:divBdr>
            </w:div>
            <w:div w:id="1765757552">
              <w:marLeft w:val="0"/>
              <w:marRight w:val="0"/>
              <w:marTop w:val="0"/>
              <w:marBottom w:val="0"/>
              <w:divBdr>
                <w:top w:val="none" w:sz="0" w:space="0" w:color="auto"/>
                <w:left w:val="none" w:sz="0" w:space="0" w:color="auto"/>
                <w:bottom w:val="none" w:sz="0" w:space="0" w:color="auto"/>
                <w:right w:val="none" w:sz="0" w:space="0" w:color="auto"/>
              </w:divBdr>
            </w:div>
            <w:div w:id="579173028">
              <w:marLeft w:val="0"/>
              <w:marRight w:val="0"/>
              <w:marTop w:val="0"/>
              <w:marBottom w:val="0"/>
              <w:divBdr>
                <w:top w:val="none" w:sz="0" w:space="0" w:color="auto"/>
                <w:left w:val="none" w:sz="0" w:space="0" w:color="auto"/>
                <w:bottom w:val="none" w:sz="0" w:space="0" w:color="auto"/>
                <w:right w:val="none" w:sz="0" w:space="0" w:color="auto"/>
              </w:divBdr>
            </w:div>
            <w:div w:id="251401641">
              <w:marLeft w:val="0"/>
              <w:marRight w:val="0"/>
              <w:marTop w:val="0"/>
              <w:marBottom w:val="0"/>
              <w:divBdr>
                <w:top w:val="none" w:sz="0" w:space="0" w:color="auto"/>
                <w:left w:val="none" w:sz="0" w:space="0" w:color="auto"/>
                <w:bottom w:val="none" w:sz="0" w:space="0" w:color="auto"/>
                <w:right w:val="none" w:sz="0" w:space="0" w:color="auto"/>
              </w:divBdr>
            </w:div>
            <w:div w:id="2144540136">
              <w:marLeft w:val="0"/>
              <w:marRight w:val="0"/>
              <w:marTop w:val="0"/>
              <w:marBottom w:val="0"/>
              <w:divBdr>
                <w:top w:val="none" w:sz="0" w:space="0" w:color="auto"/>
                <w:left w:val="none" w:sz="0" w:space="0" w:color="auto"/>
                <w:bottom w:val="none" w:sz="0" w:space="0" w:color="auto"/>
                <w:right w:val="none" w:sz="0" w:space="0" w:color="auto"/>
              </w:divBdr>
            </w:div>
            <w:div w:id="2101245429">
              <w:marLeft w:val="0"/>
              <w:marRight w:val="0"/>
              <w:marTop w:val="0"/>
              <w:marBottom w:val="0"/>
              <w:divBdr>
                <w:top w:val="none" w:sz="0" w:space="0" w:color="auto"/>
                <w:left w:val="none" w:sz="0" w:space="0" w:color="auto"/>
                <w:bottom w:val="none" w:sz="0" w:space="0" w:color="auto"/>
                <w:right w:val="none" w:sz="0" w:space="0" w:color="auto"/>
              </w:divBdr>
            </w:div>
            <w:div w:id="1620722803">
              <w:marLeft w:val="0"/>
              <w:marRight w:val="0"/>
              <w:marTop w:val="0"/>
              <w:marBottom w:val="0"/>
              <w:divBdr>
                <w:top w:val="none" w:sz="0" w:space="0" w:color="auto"/>
                <w:left w:val="none" w:sz="0" w:space="0" w:color="auto"/>
                <w:bottom w:val="none" w:sz="0" w:space="0" w:color="auto"/>
                <w:right w:val="none" w:sz="0" w:space="0" w:color="auto"/>
              </w:divBdr>
            </w:div>
            <w:div w:id="475416878">
              <w:marLeft w:val="0"/>
              <w:marRight w:val="0"/>
              <w:marTop w:val="0"/>
              <w:marBottom w:val="0"/>
              <w:divBdr>
                <w:top w:val="none" w:sz="0" w:space="0" w:color="auto"/>
                <w:left w:val="none" w:sz="0" w:space="0" w:color="auto"/>
                <w:bottom w:val="none" w:sz="0" w:space="0" w:color="auto"/>
                <w:right w:val="none" w:sz="0" w:space="0" w:color="auto"/>
              </w:divBdr>
            </w:div>
            <w:div w:id="361248488">
              <w:marLeft w:val="0"/>
              <w:marRight w:val="0"/>
              <w:marTop w:val="0"/>
              <w:marBottom w:val="0"/>
              <w:divBdr>
                <w:top w:val="none" w:sz="0" w:space="0" w:color="auto"/>
                <w:left w:val="none" w:sz="0" w:space="0" w:color="auto"/>
                <w:bottom w:val="none" w:sz="0" w:space="0" w:color="auto"/>
                <w:right w:val="none" w:sz="0" w:space="0" w:color="auto"/>
              </w:divBdr>
            </w:div>
            <w:div w:id="1874225298">
              <w:marLeft w:val="0"/>
              <w:marRight w:val="0"/>
              <w:marTop w:val="0"/>
              <w:marBottom w:val="0"/>
              <w:divBdr>
                <w:top w:val="none" w:sz="0" w:space="0" w:color="auto"/>
                <w:left w:val="none" w:sz="0" w:space="0" w:color="auto"/>
                <w:bottom w:val="none" w:sz="0" w:space="0" w:color="auto"/>
                <w:right w:val="none" w:sz="0" w:space="0" w:color="auto"/>
              </w:divBdr>
            </w:div>
            <w:div w:id="1416365065">
              <w:marLeft w:val="0"/>
              <w:marRight w:val="0"/>
              <w:marTop w:val="0"/>
              <w:marBottom w:val="0"/>
              <w:divBdr>
                <w:top w:val="none" w:sz="0" w:space="0" w:color="auto"/>
                <w:left w:val="none" w:sz="0" w:space="0" w:color="auto"/>
                <w:bottom w:val="none" w:sz="0" w:space="0" w:color="auto"/>
                <w:right w:val="none" w:sz="0" w:space="0" w:color="auto"/>
              </w:divBdr>
            </w:div>
            <w:div w:id="1144085820">
              <w:marLeft w:val="0"/>
              <w:marRight w:val="0"/>
              <w:marTop w:val="0"/>
              <w:marBottom w:val="0"/>
              <w:divBdr>
                <w:top w:val="none" w:sz="0" w:space="0" w:color="auto"/>
                <w:left w:val="none" w:sz="0" w:space="0" w:color="auto"/>
                <w:bottom w:val="none" w:sz="0" w:space="0" w:color="auto"/>
                <w:right w:val="none" w:sz="0" w:space="0" w:color="auto"/>
              </w:divBdr>
            </w:div>
            <w:div w:id="1575162641">
              <w:marLeft w:val="0"/>
              <w:marRight w:val="0"/>
              <w:marTop w:val="0"/>
              <w:marBottom w:val="0"/>
              <w:divBdr>
                <w:top w:val="none" w:sz="0" w:space="0" w:color="auto"/>
                <w:left w:val="none" w:sz="0" w:space="0" w:color="auto"/>
                <w:bottom w:val="none" w:sz="0" w:space="0" w:color="auto"/>
                <w:right w:val="none" w:sz="0" w:space="0" w:color="auto"/>
              </w:divBdr>
            </w:div>
            <w:div w:id="2133668358">
              <w:marLeft w:val="0"/>
              <w:marRight w:val="0"/>
              <w:marTop w:val="0"/>
              <w:marBottom w:val="0"/>
              <w:divBdr>
                <w:top w:val="none" w:sz="0" w:space="0" w:color="auto"/>
                <w:left w:val="none" w:sz="0" w:space="0" w:color="auto"/>
                <w:bottom w:val="none" w:sz="0" w:space="0" w:color="auto"/>
                <w:right w:val="none" w:sz="0" w:space="0" w:color="auto"/>
              </w:divBdr>
            </w:div>
            <w:div w:id="699664030">
              <w:marLeft w:val="0"/>
              <w:marRight w:val="0"/>
              <w:marTop w:val="0"/>
              <w:marBottom w:val="0"/>
              <w:divBdr>
                <w:top w:val="none" w:sz="0" w:space="0" w:color="auto"/>
                <w:left w:val="none" w:sz="0" w:space="0" w:color="auto"/>
                <w:bottom w:val="none" w:sz="0" w:space="0" w:color="auto"/>
                <w:right w:val="none" w:sz="0" w:space="0" w:color="auto"/>
              </w:divBdr>
            </w:div>
            <w:div w:id="1912695531">
              <w:marLeft w:val="0"/>
              <w:marRight w:val="0"/>
              <w:marTop w:val="0"/>
              <w:marBottom w:val="0"/>
              <w:divBdr>
                <w:top w:val="none" w:sz="0" w:space="0" w:color="auto"/>
                <w:left w:val="none" w:sz="0" w:space="0" w:color="auto"/>
                <w:bottom w:val="none" w:sz="0" w:space="0" w:color="auto"/>
                <w:right w:val="none" w:sz="0" w:space="0" w:color="auto"/>
              </w:divBdr>
            </w:div>
            <w:div w:id="1859346776">
              <w:marLeft w:val="0"/>
              <w:marRight w:val="0"/>
              <w:marTop w:val="0"/>
              <w:marBottom w:val="0"/>
              <w:divBdr>
                <w:top w:val="none" w:sz="0" w:space="0" w:color="auto"/>
                <w:left w:val="none" w:sz="0" w:space="0" w:color="auto"/>
                <w:bottom w:val="none" w:sz="0" w:space="0" w:color="auto"/>
                <w:right w:val="none" w:sz="0" w:space="0" w:color="auto"/>
              </w:divBdr>
            </w:div>
            <w:div w:id="55670550">
              <w:marLeft w:val="0"/>
              <w:marRight w:val="0"/>
              <w:marTop w:val="0"/>
              <w:marBottom w:val="0"/>
              <w:divBdr>
                <w:top w:val="none" w:sz="0" w:space="0" w:color="auto"/>
                <w:left w:val="none" w:sz="0" w:space="0" w:color="auto"/>
                <w:bottom w:val="none" w:sz="0" w:space="0" w:color="auto"/>
                <w:right w:val="none" w:sz="0" w:space="0" w:color="auto"/>
              </w:divBdr>
            </w:div>
            <w:div w:id="1021010322">
              <w:marLeft w:val="0"/>
              <w:marRight w:val="0"/>
              <w:marTop w:val="0"/>
              <w:marBottom w:val="0"/>
              <w:divBdr>
                <w:top w:val="none" w:sz="0" w:space="0" w:color="auto"/>
                <w:left w:val="none" w:sz="0" w:space="0" w:color="auto"/>
                <w:bottom w:val="none" w:sz="0" w:space="0" w:color="auto"/>
                <w:right w:val="none" w:sz="0" w:space="0" w:color="auto"/>
              </w:divBdr>
            </w:div>
            <w:div w:id="879316934">
              <w:marLeft w:val="0"/>
              <w:marRight w:val="0"/>
              <w:marTop w:val="0"/>
              <w:marBottom w:val="0"/>
              <w:divBdr>
                <w:top w:val="none" w:sz="0" w:space="0" w:color="auto"/>
                <w:left w:val="none" w:sz="0" w:space="0" w:color="auto"/>
                <w:bottom w:val="none" w:sz="0" w:space="0" w:color="auto"/>
                <w:right w:val="none" w:sz="0" w:space="0" w:color="auto"/>
              </w:divBdr>
            </w:div>
            <w:div w:id="255790299">
              <w:marLeft w:val="0"/>
              <w:marRight w:val="0"/>
              <w:marTop w:val="0"/>
              <w:marBottom w:val="0"/>
              <w:divBdr>
                <w:top w:val="none" w:sz="0" w:space="0" w:color="auto"/>
                <w:left w:val="none" w:sz="0" w:space="0" w:color="auto"/>
                <w:bottom w:val="none" w:sz="0" w:space="0" w:color="auto"/>
                <w:right w:val="none" w:sz="0" w:space="0" w:color="auto"/>
              </w:divBdr>
            </w:div>
            <w:div w:id="924220447">
              <w:marLeft w:val="0"/>
              <w:marRight w:val="0"/>
              <w:marTop w:val="0"/>
              <w:marBottom w:val="0"/>
              <w:divBdr>
                <w:top w:val="none" w:sz="0" w:space="0" w:color="auto"/>
                <w:left w:val="none" w:sz="0" w:space="0" w:color="auto"/>
                <w:bottom w:val="none" w:sz="0" w:space="0" w:color="auto"/>
                <w:right w:val="none" w:sz="0" w:space="0" w:color="auto"/>
              </w:divBdr>
            </w:div>
            <w:div w:id="1846282143">
              <w:marLeft w:val="0"/>
              <w:marRight w:val="0"/>
              <w:marTop w:val="0"/>
              <w:marBottom w:val="0"/>
              <w:divBdr>
                <w:top w:val="none" w:sz="0" w:space="0" w:color="auto"/>
                <w:left w:val="none" w:sz="0" w:space="0" w:color="auto"/>
                <w:bottom w:val="none" w:sz="0" w:space="0" w:color="auto"/>
                <w:right w:val="none" w:sz="0" w:space="0" w:color="auto"/>
              </w:divBdr>
            </w:div>
            <w:div w:id="1653171530">
              <w:marLeft w:val="0"/>
              <w:marRight w:val="0"/>
              <w:marTop w:val="0"/>
              <w:marBottom w:val="0"/>
              <w:divBdr>
                <w:top w:val="none" w:sz="0" w:space="0" w:color="auto"/>
                <w:left w:val="none" w:sz="0" w:space="0" w:color="auto"/>
                <w:bottom w:val="none" w:sz="0" w:space="0" w:color="auto"/>
                <w:right w:val="none" w:sz="0" w:space="0" w:color="auto"/>
              </w:divBdr>
            </w:div>
            <w:div w:id="1658681085">
              <w:marLeft w:val="0"/>
              <w:marRight w:val="0"/>
              <w:marTop w:val="0"/>
              <w:marBottom w:val="0"/>
              <w:divBdr>
                <w:top w:val="none" w:sz="0" w:space="0" w:color="auto"/>
                <w:left w:val="none" w:sz="0" w:space="0" w:color="auto"/>
                <w:bottom w:val="none" w:sz="0" w:space="0" w:color="auto"/>
                <w:right w:val="none" w:sz="0" w:space="0" w:color="auto"/>
              </w:divBdr>
            </w:div>
            <w:div w:id="44837620">
              <w:marLeft w:val="0"/>
              <w:marRight w:val="0"/>
              <w:marTop w:val="0"/>
              <w:marBottom w:val="0"/>
              <w:divBdr>
                <w:top w:val="none" w:sz="0" w:space="0" w:color="auto"/>
                <w:left w:val="none" w:sz="0" w:space="0" w:color="auto"/>
                <w:bottom w:val="none" w:sz="0" w:space="0" w:color="auto"/>
                <w:right w:val="none" w:sz="0" w:space="0" w:color="auto"/>
              </w:divBdr>
            </w:div>
            <w:div w:id="1704790933">
              <w:marLeft w:val="0"/>
              <w:marRight w:val="0"/>
              <w:marTop w:val="0"/>
              <w:marBottom w:val="0"/>
              <w:divBdr>
                <w:top w:val="none" w:sz="0" w:space="0" w:color="auto"/>
                <w:left w:val="none" w:sz="0" w:space="0" w:color="auto"/>
                <w:bottom w:val="none" w:sz="0" w:space="0" w:color="auto"/>
                <w:right w:val="none" w:sz="0" w:space="0" w:color="auto"/>
              </w:divBdr>
            </w:div>
            <w:div w:id="12977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6940">
      <w:bodyDiv w:val="1"/>
      <w:marLeft w:val="0"/>
      <w:marRight w:val="0"/>
      <w:marTop w:val="0"/>
      <w:marBottom w:val="0"/>
      <w:divBdr>
        <w:top w:val="none" w:sz="0" w:space="0" w:color="auto"/>
        <w:left w:val="none" w:sz="0" w:space="0" w:color="auto"/>
        <w:bottom w:val="none" w:sz="0" w:space="0" w:color="auto"/>
        <w:right w:val="none" w:sz="0" w:space="0" w:color="auto"/>
      </w:divBdr>
      <w:divsChild>
        <w:div w:id="1412001439">
          <w:marLeft w:val="0"/>
          <w:marRight w:val="0"/>
          <w:marTop w:val="0"/>
          <w:marBottom w:val="0"/>
          <w:divBdr>
            <w:top w:val="none" w:sz="0" w:space="0" w:color="auto"/>
            <w:left w:val="none" w:sz="0" w:space="0" w:color="auto"/>
            <w:bottom w:val="none" w:sz="0" w:space="0" w:color="auto"/>
            <w:right w:val="none" w:sz="0" w:space="0" w:color="auto"/>
          </w:divBdr>
          <w:divsChild>
            <w:div w:id="1836799884">
              <w:marLeft w:val="0"/>
              <w:marRight w:val="0"/>
              <w:marTop w:val="0"/>
              <w:marBottom w:val="0"/>
              <w:divBdr>
                <w:top w:val="single" w:sz="6" w:space="4" w:color="E0E0E0"/>
                <w:left w:val="single" w:sz="6" w:space="4" w:color="E0E0E0"/>
                <w:bottom w:val="single" w:sz="2" w:space="4" w:color="E0E0E0"/>
                <w:right w:val="single" w:sz="6" w:space="4" w:color="E0E0E0"/>
              </w:divBdr>
            </w:div>
            <w:div w:id="905870687">
              <w:marLeft w:val="0"/>
              <w:marRight w:val="0"/>
              <w:marTop w:val="0"/>
              <w:marBottom w:val="0"/>
              <w:divBdr>
                <w:top w:val="none" w:sz="0" w:space="0" w:color="auto"/>
                <w:left w:val="none" w:sz="0" w:space="0" w:color="auto"/>
                <w:bottom w:val="none" w:sz="0" w:space="0" w:color="auto"/>
                <w:right w:val="none" w:sz="0" w:space="0" w:color="auto"/>
              </w:divBdr>
              <w:divsChild>
                <w:div w:id="362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965563">
      <w:bodyDiv w:val="1"/>
      <w:marLeft w:val="0"/>
      <w:marRight w:val="0"/>
      <w:marTop w:val="0"/>
      <w:marBottom w:val="0"/>
      <w:divBdr>
        <w:top w:val="none" w:sz="0" w:space="0" w:color="auto"/>
        <w:left w:val="none" w:sz="0" w:space="0" w:color="auto"/>
        <w:bottom w:val="none" w:sz="0" w:space="0" w:color="auto"/>
        <w:right w:val="none" w:sz="0" w:space="0" w:color="auto"/>
      </w:divBdr>
      <w:divsChild>
        <w:div w:id="1501845489">
          <w:marLeft w:val="0"/>
          <w:marRight w:val="0"/>
          <w:marTop w:val="0"/>
          <w:marBottom w:val="0"/>
          <w:divBdr>
            <w:top w:val="none" w:sz="0" w:space="0" w:color="auto"/>
            <w:left w:val="none" w:sz="0" w:space="0" w:color="auto"/>
            <w:bottom w:val="none" w:sz="0" w:space="0" w:color="auto"/>
            <w:right w:val="none" w:sz="0" w:space="0" w:color="auto"/>
          </w:divBdr>
          <w:divsChild>
            <w:div w:id="65614931">
              <w:marLeft w:val="0"/>
              <w:marRight w:val="0"/>
              <w:marTop w:val="0"/>
              <w:marBottom w:val="0"/>
              <w:divBdr>
                <w:top w:val="none" w:sz="0" w:space="0" w:color="auto"/>
                <w:left w:val="none" w:sz="0" w:space="0" w:color="auto"/>
                <w:bottom w:val="none" w:sz="0" w:space="0" w:color="auto"/>
                <w:right w:val="none" w:sz="0" w:space="0" w:color="auto"/>
              </w:divBdr>
            </w:div>
            <w:div w:id="1574969215">
              <w:marLeft w:val="0"/>
              <w:marRight w:val="0"/>
              <w:marTop w:val="0"/>
              <w:marBottom w:val="0"/>
              <w:divBdr>
                <w:top w:val="none" w:sz="0" w:space="0" w:color="auto"/>
                <w:left w:val="none" w:sz="0" w:space="0" w:color="auto"/>
                <w:bottom w:val="none" w:sz="0" w:space="0" w:color="auto"/>
                <w:right w:val="none" w:sz="0" w:space="0" w:color="auto"/>
              </w:divBdr>
            </w:div>
            <w:div w:id="1785345868">
              <w:marLeft w:val="0"/>
              <w:marRight w:val="0"/>
              <w:marTop w:val="0"/>
              <w:marBottom w:val="0"/>
              <w:divBdr>
                <w:top w:val="none" w:sz="0" w:space="0" w:color="auto"/>
                <w:left w:val="none" w:sz="0" w:space="0" w:color="auto"/>
                <w:bottom w:val="none" w:sz="0" w:space="0" w:color="auto"/>
                <w:right w:val="none" w:sz="0" w:space="0" w:color="auto"/>
              </w:divBdr>
            </w:div>
            <w:div w:id="24410190">
              <w:marLeft w:val="0"/>
              <w:marRight w:val="0"/>
              <w:marTop w:val="0"/>
              <w:marBottom w:val="0"/>
              <w:divBdr>
                <w:top w:val="none" w:sz="0" w:space="0" w:color="auto"/>
                <w:left w:val="none" w:sz="0" w:space="0" w:color="auto"/>
                <w:bottom w:val="none" w:sz="0" w:space="0" w:color="auto"/>
                <w:right w:val="none" w:sz="0" w:space="0" w:color="auto"/>
              </w:divBdr>
            </w:div>
            <w:div w:id="1842693038">
              <w:marLeft w:val="0"/>
              <w:marRight w:val="0"/>
              <w:marTop w:val="0"/>
              <w:marBottom w:val="0"/>
              <w:divBdr>
                <w:top w:val="none" w:sz="0" w:space="0" w:color="auto"/>
                <w:left w:val="none" w:sz="0" w:space="0" w:color="auto"/>
                <w:bottom w:val="none" w:sz="0" w:space="0" w:color="auto"/>
                <w:right w:val="none" w:sz="0" w:space="0" w:color="auto"/>
              </w:divBdr>
            </w:div>
            <w:div w:id="2133090943">
              <w:marLeft w:val="0"/>
              <w:marRight w:val="0"/>
              <w:marTop w:val="0"/>
              <w:marBottom w:val="0"/>
              <w:divBdr>
                <w:top w:val="none" w:sz="0" w:space="0" w:color="auto"/>
                <w:left w:val="none" w:sz="0" w:space="0" w:color="auto"/>
                <w:bottom w:val="none" w:sz="0" w:space="0" w:color="auto"/>
                <w:right w:val="none" w:sz="0" w:space="0" w:color="auto"/>
              </w:divBdr>
            </w:div>
            <w:div w:id="959992803">
              <w:marLeft w:val="0"/>
              <w:marRight w:val="0"/>
              <w:marTop w:val="0"/>
              <w:marBottom w:val="0"/>
              <w:divBdr>
                <w:top w:val="none" w:sz="0" w:space="0" w:color="auto"/>
                <w:left w:val="none" w:sz="0" w:space="0" w:color="auto"/>
                <w:bottom w:val="none" w:sz="0" w:space="0" w:color="auto"/>
                <w:right w:val="none" w:sz="0" w:space="0" w:color="auto"/>
              </w:divBdr>
            </w:div>
            <w:div w:id="1059011120">
              <w:marLeft w:val="0"/>
              <w:marRight w:val="0"/>
              <w:marTop w:val="0"/>
              <w:marBottom w:val="0"/>
              <w:divBdr>
                <w:top w:val="none" w:sz="0" w:space="0" w:color="auto"/>
                <w:left w:val="none" w:sz="0" w:space="0" w:color="auto"/>
                <w:bottom w:val="none" w:sz="0" w:space="0" w:color="auto"/>
                <w:right w:val="none" w:sz="0" w:space="0" w:color="auto"/>
              </w:divBdr>
            </w:div>
            <w:div w:id="1355380523">
              <w:marLeft w:val="0"/>
              <w:marRight w:val="0"/>
              <w:marTop w:val="0"/>
              <w:marBottom w:val="0"/>
              <w:divBdr>
                <w:top w:val="none" w:sz="0" w:space="0" w:color="auto"/>
                <w:left w:val="none" w:sz="0" w:space="0" w:color="auto"/>
                <w:bottom w:val="none" w:sz="0" w:space="0" w:color="auto"/>
                <w:right w:val="none" w:sz="0" w:space="0" w:color="auto"/>
              </w:divBdr>
            </w:div>
            <w:div w:id="1765764799">
              <w:marLeft w:val="0"/>
              <w:marRight w:val="0"/>
              <w:marTop w:val="0"/>
              <w:marBottom w:val="0"/>
              <w:divBdr>
                <w:top w:val="none" w:sz="0" w:space="0" w:color="auto"/>
                <w:left w:val="none" w:sz="0" w:space="0" w:color="auto"/>
                <w:bottom w:val="none" w:sz="0" w:space="0" w:color="auto"/>
                <w:right w:val="none" w:sz="0" w:space="0" w:color="auto"/>
              </w:divBdr>
            </w:div>
            <w:div w:id="910846426">
              <w:marLeft w:val="0"/>
              <w:marRight w:val="0"/>
              <w:marTop w:val="0"/>
              <w:marBottom w:val="0"/>
              <w:divBdr>
                <w:top w:val="none" w:sz="0" w:space="0" w:color="auto"/>
                <w:left w:val="none" w:sz="0" w:space="0" w:color="auto"/>
                <w:bottom w:val="none" w:sz="0" w:space="0" w:color="auto"/>
                <w:right w:val="none" w:sz="0" w:space="0" w:color="auto"/>
              </w:divBdr>
            </w:div>
            <w:div w:id="1979919210">
              <w:marLeft w:val="0"/>
              <w:marRight w:val="0"/>
              <w:marTop w:val="0"/>
              <w:marBottom w:val="0"/>
              <w:divBdr>
                <w:top w:val="none" w:sz="0" w:space="0" w:color="auto"/>
                <w:left w:val="none" w:sz="0" w:space="0" w:color="auto"/>
                <w:bottom w:val="none" w:sz="0" w:space="0" w:color="auto"/>
                <w:right w:val="none" w:sz="0" w:space="0" w:color="auto"/>
              </w:divBdr>
            </w:div>
            <w:div w:id="5100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7192">
      <w:bodyDiv w:val="1"/>
      <w:marLeft w:val="0"/>
      <w:marRight w:val="0"/>
      <w:marTop w:val="0"/>
      <w:marBottom w:val="0"/>
      <w:divBdr>
        <w:top w:val="none" w:sz="0" w:space="0" w:color="auto"/>
        <w:left w:val="none" w:sz="0" w:space="0" w:color="auto"/>
        <w:bottom w:val="none" w:sz="0" w:space="0" w:color="auto"/>
        <w:right w:val="none" w:sz="0" w:space="0" w:color="auto"/>
      </w:divBdr>
    </w:div>
    <w:div w:id="1791388790">
      <w:bodyDiv w:val="1"/>
      <w:marLeft w:val="0"/>
      <w:marRight w:val="0"/>
      <w:marTop w:val="0"/>
      <w:marBottom w:val="0"/>
      <w:divBdr>
        <w:top w:val="none" w:sz="0" w:space="0" w:color="auto"/>
        <w:left w:val="none" w:sz="0" w:space="0" w:color="auto"/>
        <w:bottom w:val="none" w:sz="0" w:space="0" w:color="auto"/>
        <w:right w:val="none" w:sz="0" w:space="0" w:color="auto"/>
      </w:divBdr>
      <w:divsChild>
        <w:div w:id="1842624625">
          <w:marLeft w:val="0"/>
          <w:marRight w:val="0"/>
          <w:marTop w:val="0"/>
          <w:marBottom w:val="0"/>
          <w:divBdr>
            <w:top w:val="none" w:sz="0" w:space="0" w:color="auto"/>
            <w:left w:val="none" w:sz="0" w:space="0" w:color="auto"/>
            <w:bottom w:val="none" w:sz="0" w:space="0" w:color="auto"/>
            <w:right w:val="none" w:sz="0" w:space="0" w:color="auto"/>
          </w:divBdr>
          <w:divsChild>
            <w:div w:id="1791051469">
              <w:marLeft w:val="0"/>
              <w:marRight w:val="0"/>
              <w:marTop w:val="0"/>
              <w:marBottom w:val="0"/>
              <w:divBdr>
                <w:top w:val="none" w:sz="0" w:space="0" w:color="auto"/>
                <w:left w:val="none" w:sz="0" w:space="0" w:color="auto"/>
                <w:bottom w:val="none" w:sz="0" w:space="0" w:color="auto"/>
                <w:right w:val="none" w:sz="0" w:space="0" w:color="auto"/>
              </w:divBdr>
            </w:div>
            <w:div w:id="1176841825">
              <w:marLeft w:val="0"/>
              <w:marRight w:val="0"/>
              <w:marTop w:val="0"/>
              <w:marBottom w:val="0"/>
              <w:divBdr>
                <w:top w:val="none" w:sz="0" w:space="0" w:color="auto"/>
                <w:left w:val="none" w:sz="0" w:space="0" w:color="auto"/>
                <w:bottom w:val="none" w:sz="0" w:space="0" w:color="auto"/>
                <w:right w:val="none" w:sz="0" w:space="0" w:color="auto"/>
              </w:divBdr>
            </w:div>
            <w:div w:id="1495949665">
              <w:marLeft w:val="0"/>
              <w:marRight w:val="0"/>
              <w:marTop w:val="0"/>
              <w:marBottom w:val="0"/>
              <w:divBdr>
                <w:top w:val="none" w:sz="0" w:space="0" w:color="auto"/>
                <w:left w:val="none" w:sz="0" w:space="0" w:color="auto"/>
                <w:bottom w:val="none" w:sz="0" w:space="0" w:color="auto"/>
                <w:right w:val="none" w:sz="0" w:space="0" w:color="auto"/>
              </w:divBdr>
            </w:div>
            <w:div w:id="1704089612">
              <w:marLeft w:val="0"/>
              <w:marRight w:val="0"/>
              <w:marTop w:val="0"/>
              <w:marBottom w:val="0"/>
              <w:divBdr>
                <w:top w:val="none" w:sz="0" w:space="0" w:color="auto"/>
                <w:left w:val="none" w:sz="0" w:space="0" w:color="auto"/>
                <w:bottom w:val="none" w:sz="0" w:space="0" w:color="auto"/>
                <w:right w:val="none" w:sz="0" w:space="0" w:color="auto"/>
              </w:divBdr>
            </w:div>
            <w:div w:id="1513374013">
              <w:marLeft w:val="0"/>
              <w:marRight w:val="0"/>
              <w:marTop w:val="0"/>
              <w:marBottom w:val="0"/>
              <w:divBdr>
                <w:top w:val="none" w:sz="0" w:space="0" w:color="auto"/>
                <w:left w:val="none" w:sz="0" w:space="0" w:color="auto"/>
                <w:bottom w:val="none" w:sz="0" w:space="0" w:color="auto"/>
                <w:right w:val="none" w:sz="0" w:space="0" w:color="auto"/>
              </w:divBdr>
            </w:div>
            <w:div w:id="16317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5973">
      <w:bodyDiv w:val="1"/>
      <w:marLeft w:val="0"/>
      <w:marRight w:val="0"/>
      <w:marTop w:val="0"/>
      <w:marBottom w:val="0"/>
      <w:divBdr>
        <w:top w:val="none" w:sz="0" w:space="0" w:color="auto"/>
        <w:left w:val="none" w:sz="0" w:space="0" w:color="auto"/>
        <w:bottom w:val="none" w:sz="0" w:space="0" w:color="auto"/>
        <w:right w:val="none" w:sz="0" w:space="0" w:color="auto"/>
      </w:divBdr>
      <w:divsChild>
        <w:div w:id="878707681">
          <w:marLeft w:val="0"/>
          <w:marRight w:val="0"/>
          <w:marTop w:val="0"/>
          <w:marBottom w:val="0"/>
          <w:divBdr>
            <w:top w:val="none" w:sz="0" w:space="0" w:color="auto"/>
            <w:left w:val="none" w:sz="0" w:space="0" w:color="auto"/>
            <w:bottom w:val="none" w:sz="0" w:space="0" w:color="auto"/>
            <w:right w:val="none" w:sz="0" w:space="0" w:color="auto"/>
          </w:divBdr>
          <w:divsChild>
            <w:div w:id="253781795">
              <w:marLeft w:val="0"/>
              <w:marRight w:val="0"/>
              <w:marTop w:val="0"/>
              <w:marBottom w:val="0"/>
              <w:divBdr>
                <w:top w:val="none" w:sz="0" w:space="0" w:color="auto"/>
                <w:left w:val="none" w:sz="0" w:space="0" w:color="auto"/>
                <w:bottom w:val="none" w:sz="0" w:space="0" w:color="auto"/>
                <w:right w:val="none" w:sz="0" w:space="0" w:color="auto"/>
              </w:divBdr>
            </w:div>
            <w:div w:id="1256284714">
              <w:marLeft w:val="0"/>
              <w:marRight w:val="0"/>
              <w:marTop w:val="0"/>
              <w:marBottom w:val="0"/>
              <w:divBdr>
                <w:top w:val="none" w:sz="0" w:space="0" w:color="auto"/>
                <w:left w:val="none" w:sz="0" w:space="0" w:color="auto"/>
                <w:bottom w:val="none" w:sz="0" w:space="0" w:color="auto"/>
                <w:right w:val="none" w:sz="0" w:space="0" w:color="auto"/>
              </w:divBdr>
            </w:div>
            <w:div w:id="94446350">
              <w:marLeft w:val="0"/>
              <w:marRight w:val="0"/>
              <w:marTop w:val="0"/>
              <w:marBottom w:val="0"/>
              <w:divBdr>
                <w:top w:val="none" w:sz="0" w:space="0" w:color="auto"/>
                <w:left w:val="none" w:sz="0" w:space="0" w:color="auto"/>
                <w:bottom w:val="none" w:sz="0" w:space="0" w:color="auto"/>
                <w:right w:val="none" w:sz="0" w:space="0" w:color="auto"/>
              </w:divBdr>
            </w:div>
            <w:div w:id="1343243124">
              <w:marLeft w:val="0"/>
              <w:marRight w:val="0"/>
              <w:marTop w:val="0"/>
              <w:marBottom w:val="0"/>
              <w:divBdr>
                <w:top w:val="none" w:sz="0" w:space="0" w:color="auto"/>
                <w:left w:val="none" w:sz="0" w:space="0" w:color="auto"/>
                <w:bottom w:val="none" w:sz="0" w:space="0" w:color="auto"/>
                <w:right w:val="none" w:sz="0" w:space="0" w:color="auto"/>
              </w:divBdr>
            </w:div>
            <w:div w:id="1708678520">
              <w:marLeft w:val="0"/>
              <w:marRight w:val="0"/>
              <w:marTop w:val="0"/>
              <w:marBottom w:val="0"/>
              <w:divBdr>
                <w:top w:val="none" w:sz="0" w:space="0" w:color="auto"/>
                <w:left w:val="none" w:sz="0" w:space="0" w:color="auto"/>
                <w:bottom w:val="none" w:sz="0" w:space="0" w:color="auto"/>
                <w:right w:val="none" w:sz="0" w:space="0" w:color="auto"/>
              </w:divBdr>
            </w:div>
            <w:div w:id="1957130569">
              <w:marLeft w:val="0"/>
              <w:marRight w:val="0"/>
              <w:marTop w:val="0"/>
              <w:marBottom w:val="0"/>
              <w:divBdr>
                <w:top w:val="none" w:sz="0" w:space="0" w:color="auto"/>
                <w:left w:val="none" w:sz="0" w:space="0" w:color="auto"/>
                <w:bottom w:val="none" w:sz="0" w:space="0" w:color="auto"/>
                <w:right w:val="none" w:sz="0" w:space="0" w:color="auto"/>
              </w:divBdr>
            </w:div>
            <w:div w:id="412168867">
              <w:marLeft w:val="0"/>
              <w:marRight w:val="0"/>
              <w:marTop w:val="0"/>
              <w:marBottom w:val="0"/>
              <w:divBdr>
                <w:top w:val="none" w:sz="0" w:space="0" w:color="auto"/>
                <w:left w:val="none" w:sz="0" w:space="0" w:color="auto"/>
                <w:bottom w:val="none" w:sz="0" w:space="0" w:color="auto"/>
                <w:right w:val="none" w:sz="0" w:space="0" w:color="auto"/>
              </w:divBdr>
            </w:div>
            <w:div w:id="958150393">
              <w:marLeft w:val="0"/>
              <w:marRight w:val="0"/>
              <w:marTop w:val="0"/>
              <w:marBottom w:val="0"/>
              <w:divBdr>
                <w:top w:val="none" w:sz="0" w:space="0" w:color="auto"/>
                <w:left w:val="none" w:sz="0" w:space="0" w:color="auto"/>
                <w:bottom w:val="none" w:sz="0" w:space="0" w:color="auto"/>
                <w:right w:val="none" w:sz="0" w:space="0" w:color="auto"/>
              </w:divBdr>
            </w:div>
            <w:div w:id="108551658">
              <w:marLeft w:val="0"/>
              <w:marRight w:val="0"/>
              <w:marTop w:val="0"/>
              <w:marBottom w:val="0"/>
              <w:divBdr>
                <w:top w:val="none" w:sz="0" w:space="0" w:color="auto"/>
                <w:left w:val="none" w:sz="0" w:space="0" w:color="auto"/>
                <w:bottom w:val="none" w:sz="0" w:space="0" w:color="auto"/>
                <w:right w:val="none" w:sz="0" w:space="0" w:color="auto"/>
              </w:divBdr>
            </w:div>
            <w:div w:id="251011322">
              <w:marLeft w:val="0"/>
              <w:marRight w:val="0"/>
              <w:marTop w:val="0"/>
              <w:marBottom w:val="0"/>
              <w:divBdr>
                <w:top w:val="none" w:sz="0" w:space="0" w:color="auto"/>
                <w:left w:val="none" w:sz="0" w:space="0" w:color="auto"/>
                <w:bottom w:val="none" w:sz="0" w:space="0" w:color="auto"/>
                <w:right w:val="none" w:sz="0" w:space="0" w:color="auto"/>
              </w:divBdr>
            </w:div>
            <w:div w:id="725956043">
              <w:marLeft w:val="0"/>
              <w:marRight w:val="0"/>
              <w:marTop w:val="0"/>
              <w:marBottom w:val="0"/>
              <w:divBdr>
                <w:top w:val="none" w:sz="0" w:space="0" w:color="auto"/>
                <w:left w:val="none" w:sz="0" w:space="0" w:color="auto"/>
                <w:bottom w:val="none" w:sz="0" w:space="0" w:color="auto"/>
                <w:right w:val="none" w:sz="0" w:space="0" w:color="auto"/>
              </w:divBdr>
            </w:div>
            <w:div w:id="1056465842">
              <w:marLeft w:val="0"/>
              <w:marRight w:val="0"/>
              <w:marTop w:val="0"/>
              <w:marBottom w:val="0"/>
              <w:divBdr>
                <w:top w:val="none" w:sz="0" w:space="0" w:color="auto"/>
                <w:left w:val="none" w:sz="0" w:space="0" w:color="auto"/>
                <w:bottom w:val="none" w:sz="0" w:space="0" w:color="auto"/>
                <w:right w:val="none" w:sz="0" w:space="0" w:color="auto"/>
              </w:divBdr>
            </w:div>
            <w:div w:id="976684365">
              <w:marLeft w:val="0"/>
              <w:marRight w:val="0"/>
              <w:marTop w:val="0"/>
              <w:marBottom w:val="0"/>
              <w:divBdr>
                <w:top w:val="none" w:sz="0" w:space="0" w:color="auto"/>
                <w:left w:val="none" w:sz="0" w:space="0" w:color="auto"/>
                <w:bottom w:val="none" w:sz="0" w:space="0" w:color="auto"/>
                <w:right w:val="none" w:sz="0" w:space="0" w:color="auto"/>
              </w:divBdr>
            </w:div>
            <w:div w:id="1434743863">
              <w:marLeft w:val="0"/>
              <w:marRight w:val="0"/>
              <w:marTop w:val="0"/>
              <w:marBottom w:val="0"/>
              <w:divBdr>
                <w:top w:val="none" w:sz="0" w:space="0" w:color="auto"/>
                <w:left w:val="none" w:sz="0" w:space="0" w:color="auto"/>
                <w:bottom w:val="none" w:sz="0" w:space="0" w:color="auto"/>
                <w:right w:val="none" w:sz="0" w:space="0" w:color="auto"/>
              </w:divBdr>
            </w:div>
            <w:div w:id="144467931">
              <w:marLeft w:val="0"/>
              <w:marRight w:val="0"/>
              <w:marTop w:val="0"/>
              <w:marBottom w:val="0"/>
              <w:divBdr>
                <w:top w:val="none" w:sz="0" w:space="0" w:color="auto"/>
                <w:left w:val="none" w:sz="0" w:space="0" w:color="auto"/>
                <w:bottom w:val="none" w:sz="0" w:space="0" w:color="auto"/>
                <w:right w:val="none" w:sz="0" w:space="0" w:color="auto"/>
              </w:divBdr>
            </w:div>
            <w:div w:id="1760523839">
              <w:marLeft w:val="0"/>
              <w:marRight w:val="0"/>
              <w:marTop w:val="0"/>
              <w:marBottom w:val="0"/>
              <w:divBdr>
                <w:top w:val="none" w:sz="0" w:space="0" w:color="auto"/>
                <w:left w:val="none" w:sz="0" w:space="0" w:color="auto"/>
                <w:bottom w:val="none" w:sz="0" w:space="0" w:color="auto"/>
                <w:right w:val="none" w:sz="0" w:space="0" w:color="auto"/>
              </w:divBdr>
            </w:div>
            <w:div w:id="2074960921">
              <w:marLeft w:val="0"/>
              <w:marRight w:val="0"/>
              <w:marTop w:val="0"/>
              <w:marBottom w:val="0"/>
              <w:divBdr>
                <w:top w:val="none" w:sz="0" w:space="0" w:color="auto"/>
                <w:left w:val="none" w:sz="0" w:space="0" w:color="auto"/>
                <w:bottom w:val="none" w:sz="0" w:space="0" w:color="auto"/>
                <w:right w:val="none" w:sz="0" w:space="0" w:color="auto"/>
              </w:divBdr>
            </w:div>
            <w:div w:id="908811007">
              <w:marLeft w:val="0"/>
              <w:marRight w:val="0"/>
              <w:marTop w:val="0"/>
              <w:marBottom w:val="0"/>
              <w:divBdr>
                <w:top w:val="none" w:sz="0" w:space="0" w:color="auto"/>
                <w:left w:val="none" w:sz="0" w:space="0" w:color="auto"/>
                <w:bottom w:val="none" w:sz="0" w:space="0" w:color="auto"/>
                <w:right w:val="none" w:sz="0" w:space="0" w:color="auto"/>
              </w:divBdr>
            </w:div>
            <w:div w:id="104546439">
              <w:marLeft w:val="0"/>
              <w:marRight w:val="0"/>
              <w:marTop w:val="0"/>
              <w:marBottom w:val="0"/>
              <w:divBdr>
                <w:top w:val="none" w:sz="0" w:space="0" w:color="auto"/>
                <w:left w:val="none" w:sz="0" w:space="0" w:color="auto"/>
                <w:bottom w:val="none" w:sz="0" w:space="0" w:color="auto"/>
                <w:right w:val="none" w:sz="0" w:space="0" w:color="auto"/>
              </w:divBdr>
            </w:div>
            <w:div w:id="562570482">
              <w:marLeft w:val="0"/>
              <w:marRight w:val="0"/>
              <w:marTop w:val="0"/>
              <w:marBottom w:val="0"/>
              <w:divBdr>
                <w:top w:val="none" w:sz="0" w:space="0" w:color="auto"/>
                <w:left w:val="none" w:sz="0" w:space="0" w:color="auto"/>
                <w:bottom w:val="none" w:sz="0" w:space="0" w:color="auto"/>
                <w:right w:val="none" w:sz="0" w:space="0" w:color="auto"/>
              </w:divBdr>
            </w:div>
            <w:div w:id="1569685463">
              <w:marLeft w:val="0"/>
              <w:marRight w:val="0"/>
              <w:marTop w:val="0"/>
              <w:marBottom w:val="0"/>
              <w:divBdr>
                <w:top w:val="none" w:sz="0" w:space="0" w:color="auto"/>
                <w:left w:val="none" w:sz="0" w:space="0" w:color="auto"/>
                <w:bottom w:val="none" w:sz="0" w:space="0" w:color="auto"/>
                <w:right w:val="none" w:sz="0" w:space="0" w:color="auto"/>
              </w:divBdr>
            </w:div>
            <w:div w:id="2146270061">
              <w:marLeft w:val="0"/>
              <w:marRight w:val="0"/>
              <w:marTop w:val="0"/>
              <w:marBottom w:val="0"/>
              <w:divBdr>
                <w:top w:val="none" w:sz="0" w:space="0" w:color="auto"/>
                <w:left w:val="none" w:sz="0" w:space="0" w:color="auto"/>
                <w:bottom w:val="none" w:sz="0" w:space="0" w:color="auto"/>
                <w:right w:val="none" w:sz="0" w:space="0" w:color="auto"/>
              </w:divBdr>
            </w:div>
            <w:div w:id="738098111">
              <w:marLeft w:val="0"/>
              <w:marRight w:val="0"/>
              <w:marTop w:val="0"/>
              <w:marBottom w:val="0"/>
              <w:divBdr>
                <w:top w:val="none" w:sz="0" w:space="0" w:color="auto"/>
                <w:left w:val="none" w:sz="0" w:space="0" w:color="auto"/>
                <w:bottom w:val="none" w:sz="0" w:space="0" w:color="auto"/>
                <w:right w:val="none" w:sz="0" w:space="0" w:color="auto"/>
              </w:divBdr>
            </w:div>
            <w:div w:id="1926184933">
              <w:marLeft w:val="0"/>
              <w:marRight w:val="0"/>
              <w:marTop w:val="0"/>
              <w:marBottom w:val="0"/>
              <w:divBdr>
                <w:top w:val="none" w:sz="0" w:space="0" w:color="auto"/>
                <w:left w:val="none" w:sz="0" w:space="0" w:color="auto"/>
                <w:bottom w:val="none" w:sz="0" w:space="0" w:color="auto"/>
                <w:right w:val="none" w:sz="0" w:space="0" w:color="auto"/>
              </w:divBdr>
            </w:div>
            <w:div w:id="1112017280">
              <w:marLeft w:val="0"/>
              <w:marRight w:val="0"/>
              <w:marTop w:val="0"/>
              <w:marBottom w:val="0"/>
              <w:divBdr>
                <w:top w:val="none" w:sz="0" w:space="0" w:color="auto"/>
                <w:left w:val="none" w:sz="0" w:space="0" w:color="auto"/>
                <w:bottom w:val="none" w:sz="0" w:space="0" w:color="auto"/>
                <w:right w:val="none" w:sz="0" w:space="0" w:color="auto"/>
              </w:divBdr>
            </w:div>
            <w:div w:id="284385284">
              <w:marLeft w:val="0"/>
              <w:marRight w:val="0"/>
              <w:marTop w:val="0"/>
              <w:marBottom w:val="0"/>
              <w:divBdr>
                <w:top w:val="none" w:sz="0" w:space="0" w:color="auto"/>
                <w:left w:val="none" w:sz="0" w:space="0" w:color="auto"/>
                <w:bottom w:val="none" w:sz="0" w:space="0" w:color="auto"/>
                <w:right w:val="none" w:sz="0" w:space="0" w:color="auto"/>
              </w:divBdr>
            </w:div>
            <w:div w:id="743531626">
              <w:marLeft w:val="0"/>
              <w:marRight w:val="0"/>
              <w:marTop w:val="0"/>
              <w:marBottom w:val="0"/>
              <w:divBdr>
                <w:top w:val="none" w:sz="0" w:space="0" w:color="auto"/>
                <w:left w:val="none" w:sz="0" w:space="0" w:color="auto"/>
                <w:bottom w:val="none" w:sz="0" w:space="0" w:color="auto"/>
                <w:right w:val="none" w:sz="0" w:space="0" w:color="auto"/>
              </w:divBdr>
            </w:div>
            <w:div w:id="1406026120">
              <w:marLeft w:val="0"/>
              <w:marRight w:val="0"/>
              <w:marTop w:val="0"/>
              <w:marBottom w:val="0"/>
              <w:divBdr>
                <w:top w:val="none" w:sz="0" w:space="0" w:color="auto"/>
                <w:left w:val="none" w:sz="0" w:space="0" w:color="auto"/>
                <w:bottom w:val="none" w:sz="0" w:space="0" w:color="auto"/>
                <w:right w:val="none" w:sz="0" w:space="0" w:color="auto"/>
              </w:divBdr>
            </w:div>
            <w:div w:id="714624375">
              <w:marLeft w:val="0"/>
              <w:marRight w:val="0"/>
              <w:marTop w:val="0"/>
              <w:marBottom w:val="0"/>
              <w:divBdr>
                <w:top w:val="none" w:sz="0" w:space="0" w:color="auto"/>
                <w:left w:val="none" w:sz="0" w:space="0" w:color="auto"/>
                <w:bottom w:val="none" w:sz="0" w:space="0" w:color="auto"/>
                <w:right w:val="none" w:sz="0" w:space="0" w:color="auto"/>
              </w:divBdr>
            </w:div>
            <w:div w:id="1970865329">
              <w:marLeft w:val="0"/>
              <w:marRight w:val="0"/>
              <w:marTop w:val="0"/>
              <w:marBottom w:val="0"/>
              <w:divBdr>
                <w:top w:val="none" w:sz="0" w:space="0" w:color="auto"/>
                <w:left w:val="none" w:sz="0" w:space="0" w:color="auto"/>
                <w:bottom w:val="none" w:sz="0" w:space="0" w:color="auto"/>
                <w:right w:val="none" w:sz="0" w:space="0" w:color="auto"/>
              </w:divBdr>
            </w:div>
            <w:div w:id="262541136">
              <w:marLeft w:val="0"/>
              <w:marRight w:val="0"/>
              <w:marTop w:val="0"/>
              <w:marBottom w:val="0"/>
              <w:divBdr>
                <w:top w:val="none" w:sz="0" w:space="0" w:color="auto"/>
                <w:left w:val="none" w:sz="0" w:space="0" w:color="auto"/>
                <w:bottom w:val="none" w:sz="0" w:space="0" w:color="auto"/>
                <w:right w:val="none" w:sz="0" w:space="0" w:color="auto"/>
              </w:divBdr>
            </w:div>
            <w:div w:id="239993556">
              <w:marLeft w:val="0"/>
              <w:marRight w:val="0"/>
              <w:marTop w:val="0"/>
              <w:marBottom w:val="0"/>
              <w:divBdr>
                <w:top w:val="none" w:sz="0" w:space="0" w:color="auto"/>
                <w:left w:val="none" w:sz="0" w:space="0" w:color="auto"/>
                <w:bottom w:val="none" w:sz="0" w:space="0" w:color="auto"/>
                <w:right w:val="none" w:sz="0" w:space="0" w:color="auto"/>
              </w:divBdr>
            </w:div>
            <w:div w:id="257250191">
              <w:marLeft w:val="0"/>
              <w:marRight w:val="0"/>
              <w:marTop w:val="0"/>
              <w:marBottom w:val="0"/>
              <w:divBdr>
                <w:top w:val="none" w:sz="0" w:space="0" w:color="auto"/>
                <w:left w:val="none" w:sz="0" w:space="0" w:color="auto"/>
                <w:bottom w:val="none" w:sz="0" w:space="0" w:color="auto"/>
                <w:right w:val="none" w:sz="0" w:space="0" w:color="auto"/>
              </w:divBdr>
            </w:div>
            <w:div w:id="650714103">
              <w:marLeft w:val="0"/>
              <w:marRight w:val="0"/>
              <w:marTop w:val="0"/>
              <w:marBottom w:val="0"/>
              <w:divBdr>
                <w:top w:val="none" w:sz="0" w:space="0" w:color="auto"/>
                <w:left w:val="none" w:sz="0" w:space="0" w:color="auto"/>
                <w:bottom w:val="none" w:sz="0" w:space="0" w:color="auto"/>
                <w:right w:val="none" w:sz="0" w:space="0" w:color="auto"/>
              </w:divBdr>
            </w:div>
            <w:div w:id="1980575429">
              <w:marLeft w:val="0"/>
              <w:marRight w:val="0"/>
              <w:marTop w:val="0"/>
              <w:marBottom w:val="0"/>
              <w:divBdr>
                <w:top w:val="none" w:sz="0" w:space="0" w:color="auto"/>
                <w:left w:val="none" w:sz="0" w:space="0" w:color="auto"/>
                <w:bottom w:val="none" w:sz="0" w:space="0" w:color="auto"/>
                <w:right w:val="none" w:sz="0" w:space="0" w:color="auto"/>
              </w:divBdr>
            </w:div>
            <w:div w:id="1640766613">
              <w:marLeft w:val="0"/>
              <w:marRight w:val="0"/>
              <w:marTop w:val="0"/>
              <w:marBottom w:val="0"/>
              <w:divBdr>
                <w:top w:val="none" w:sz="0" w:space="0" w:color="auto"/>
                <w:left w:val="none" w:sz="0" w:space="0" w:color="auto"/>
                <w:bottom w:val="none" w:sz="0" w:space="0" w:color="auto"/>
                <w:right w:val="none" w:sz="0" w:space="0" w:color="auto"/>
              </w:divBdr>
            </w:div>
            <w:div w:id="324553881">
              <w:marLeft w:val="0"/>
              <w:marRight w:val="0"/>
              <w:marTop w:val="0"/>
              <w:marBottom w:val="0"/>
              <w:divBdr>
                <w:top w:val="none" w:sz="0" w:space="0" w:color="auto"/>
                <w:left w:val="none" w:sz="0" w:space="0" w:color="auto"/>
                <w:bottom w:val="none" w:sz="0" w:space="0" w:color="auto"/>
                <w:right w:val="none" w:sz="0" w:space="0" w:color="auto"/>
              </w:divBdr>
            </w:div>
            <w:div w:id="462506515">
              <w:marLeft w:val="0"/>
              <w:marRight w:val="0"/>
              <w:marTop w:val="0"/>
              <w:marBottom w:val="0"/>
              <w:divBdr>
                <w:top w:val="none" w:sz="0" w:space="0" w:color="auto"/>
                <w:left w:val="none" w:sz="0" w:space="0" w:color="auto"/>
                <w:bottom w:val="none" w:sz="0" w:space="0" w:color="auto"/>
                <w:right w:val="none" w:sz="0" w:space="0" w:color="auto"/>
              </w:divBdr>
            </w:div>
            <w:div w:id="1260334757">
              <w:marLeft w:val="0"/>
              <w:marRight w:val="0"/>
              <w:marTop w:val="0"/>
              <w:marBottom w:val="0"/>
              <w:divBdr>
                <w:top w:val="none" w:sz="0" w:space="0" w:color="auto"/>
                <w:left w:val="none" w:sz="0" w:space="0" w:color="auto"/>
                <w:bottom w:val="none" w:sz="0" w:space="0" w:color="auto"/>
                <w:right w:val="none" w:sz="0" w:space="0" w:color="auto"/>
              </w:divBdr>
            </w:div>
            <w:div w:id="292755812">
              <w:marLeft w:val="0"/>
              <w:marRight w:val="0"/>
              <w:marTop w:val="0"/>
              <w:marBottom w:val="0"/>
              <w:divBdr>
                <w:top w:val="none" w:sz="0" w:space="0" w:color="auto"/>
                <w:left w:val="none" w:sz="0" w:space="0" w:color="auto"/>
                <w:bottom w:val="none" w:sz="0" w:space="0" w:color="auto"/>
                <w:right w:val="none" w:sz="0" w:space="0" w:color="auto"/>
              </w:divBdr>
            </w:div>
            <w:div w:id="630356121">
              <w:marLeft w:val="0"/>
              <w:marRight w:val="0"/>
              <w:marTop w:val="0"/>
              <w:marBottom w:val="0"/>
              <w:divBdr>
                <w:top w:val="none" w:sz="0" w:space="0" w:color="auto"/>
                <w:left w:val="none" w:sz="0" w:space="0" w:color="auto"/>
                <w:bottom w:val="none" w:sz="0" w:space="0" w:color="auto"/>
                <w:right w:val="none" w:sz="0" w:space="0" w:color="auto"/>
              </w:divBdr>
            </w:div>
            <w:div w:id="872420727">
              <w:marLeft w:val="0"/>
              <w:marRight w:val="0"/>
              <w:marTop w:val="0"/>
              <w:marBottom w:val="0"/>
              <w:divBdr>
                <w:top w:val="none" w:sz="0" w:space="0" w:color="auto"/>
                <w:left w:val="none" w:sz="0" w:space="0" w:color="auto"/>
                <w:bottom w:val="none" w:sz="0" w:space="0" w:color="auto"/>
                <w:right w:val="none" w:sz="0" w:space="0" w:color="auto"/>
              </w:divBdr>
            </w:div>
            <w:div w:id="206258383">
              <w:marLeft w:val="0"/>
              <w:marRight w:val="0"/>
              <w:marTop w:val="0"/>
              <w:marBottom w:val="0"/>
              <w:divBdr>
                <w:top w:val="none" w:sz="0" w:space="0" w:color="auto"/>
                <w:left w:val="none" w:sz="0" w:space="0" w:color="auto"/>
                <w:bottom w:val="none" w:sz="0" w:space="0" w:color="auto"/>
                <w:right w:val="none" w:sz="0" w:space="0" w:color="auto"/>
              </w:divBdr>
            </w:div>
            <w:div w:id="1628272981">
              <w:marLeft w:val="0"/>
              <w:marRight w:val="0"/>
              <w:marTop w:val="0"/>
              <w:marBottom w:val="0"/>
              <w:divBdr>
                <w:top w:val="none" w:sz="0" w:space="0" w:color="auto"/>
                <w:left w:val="none" w:sz="0" w:space="0" w:color="auto"/>
                <w:bottom w:val="none" w:sz="0" w:space="0" w:color="auto"/>
                <w:right w:val="none" w:sz="0" w:space="0" w:color="auto"/>
              </w:divBdr>
            </w:div>
            <w:div w:id="1492722703">
              <w:marLeft w:val="0"/>
              <w:marRight w:val="0"/>
              <w:marTop w:val="0"/>
              <w:marBottom w:val="0"/>
              <w:divBdr>
                <w:top w:val="none" w:sz="0" w:space="0" w:color="auto"/>
                <w:left w:val="none" w:sz="0" w:space="0" w:color="auto"/>
                <w:bottom w:val="none" w:sz="0" w:space="0" w:color="auto"/>
                <w:right w:val="none" w:sz="0" w:space="0" w:color="auto"/>
              </w:divBdr>
            </w:div>
            <w:div w:id="1750926676">
              <w:marLeft w:val="0"/>
              <w:marRight w:val="0"/>
              <w:marTop w:val="0"/>
              <w:marBottom w:val="0"/>
              <w:divBdr>
                <w:top w:val="none" w:sz="0" w:space="0" w:color="auto"/>
                <w:left w:val="none" w:sz="0" w:space="0" w:color="auto"/>
                <w:bottom w:val="none" w:sz="0" w:space="0" w:color="auto"/>
                <w:right w:val="none" w:sz="0" w:space="0" w:color="auto"/>
              </w:divBdr>
            </w:div>
            <w:div w:id="46150481">
              <w:marLeft w:val="0"/>
              <w:marRight w:val="0"/>
              <w:marTop w:val="0"/>
              <w:marBottom w:val="0"/>
              <w:divBdr>
                <w:top w:val="none" w:sz="0" w:space="0" w:color="auto"/>
                <w:left w:val="none" w:sz="0" w:space="0" w:color="auto"/>
                <w:bottom w:val="none" w:sz="0" w:space="0" w:color="auto"/>
                <w:right w:val="none" w:sz="0" w:space="0" w:color="auto"/>
              </w:divBdr>
            </w:div>
            <w:div w:id="1334912995">
              <w:marLeft w:val="0"/>
              <w:marRight w:val="0"/>
              <w:marTop w:val="0"/>
              <w:marBottom w:val="0"/>
              <w:divBdr>
                <w:top w:val="none" w:sz="0" w:space="0" w:color="auto"/>
                <w:left w:val="none" w:sz="0" w:space="0" w:color="auto"/>
                <w:bottom w:val="none" w:sz="0" w:space="0" w:color="auto"/>
                <w:right w:val="none" w:sz="0" w:space="0" w:color="auto"/>
              </w:divBdr>
            </w:div>
            <w:div w:id="1044139976">
              <w:marLeft w:val="0"/>
              <w:marRight w:val="0"/>
              <w:marTop w:val="0"/>
              <w:marBottom w:val="0"/>
              <w:divBdr>
                <w:top w:val="none" w:sz="0" w:space="0" w:color="auto"/>
                <w:left w:val="none" w:sz="0" w:space="0" w:color="auto"/>
                <w:bottom w:val="none" w:sz="0" w:space="0" w:color="auto"/>
                <w:right w:val="none" w:sz="0" w:space="0" w:color="auto"/>
              </w:divBdr>
            </w:div>
            <w:div w:id="1469710597">
              <w:marLeft w:val="0"/>
              <w:marRight w:val="0"/>
              <w:marTop w:val="0"/>
              <w:marBottom w:val="0"/>
              <w:divBdr>
                <w:top w:val="none" w:sz="0" w:space="0" w:color="auto"/>
                <w:left w:val="none" w:sz="0" w:space="0" w:color="auto"/>
                <w:bottom w:val="none" w:sz="0" w:space="0" w:color="auto"/>
                <w:right w:val="none" w:sz="0" w:space="0" w:color="auto"/>
              </w:divBdr>
            </w:div>
            <w:div w:id="588200430">
              <w:marLeft w:val="0"/>
              <w:marRight w:val="0"/>
              <w:marTop w:val="0"/>
              <w:marBottom w:val="0"/>
              <w:divBdr>
                <w:top w:val="none" w:sz="0" w:space="0" w:color="auto"/>
                <w:left w:val="none" w:sz="0" w:space="0" w:color="auto"/>
                <w:bottom w:val="none" w:sz="0" w:space="0" w:color="auto"/>
                <w:right w:val="none" w:sz="0" w:space="0" w:color="auto"/>
              </w:divBdr>
            </w:div>
            <w:div w:id="17901605">
              <w:marLeft w:val="0"/>
              <w:marRight w:val="0"/>
              <w:marTop w:val="0"/>
              <w:marBottom w:val="0"/>
              <w:divBdr>
                <w:top w:val="none" w:sz="0" w:space="0" w:color="auto"/>
                <w:left w:val="none" w:sz="0" w:space="0" w:color="auto"/>
                <w:bottom w:val="none" w:sz="0" w:space="0" w:color="auto"/>
                <w:right w:val="none" w:sz="0" w:space="0" w:color="auto"/>
              </w:divBdr>
            </w:div>
            <w:div w:id="676620560">
              <w:marLeft w:val="0"/>
              <w:marRight w:val="0"/>
              <w:marTop w:val="0"/>
              <w:marBottom w:val="0"/>
              <w:divBdr>
                <w:top w:val="none" w:sz="0" w:space="0" w:color="auto"/>
                <w:left w:val="none" w:sz="0" w:space="0" w:color="auto"/>
                <w:bottom w:val="none" w:sz="0" w:space="0" w:color="auto"/>
                <w:right w:val="none" w:sz="0" w:space="0" w:color="auto"/>
              </w:divBdr>
            </w:div>
            <w:div w:id="726299795">
              <w:marLeft w:val="0"/>
              <w:marRight w:val="0"/>
              <w:marTop w:val="0"/>
              <w:marBottom w:val="0"/>
              <w:divBdr>
                <w:top w:val="none" w:sz="0" w:space="0" w:color="auto"/>
                <w:left w:val="none" w:sz="0" w:space="0" w:color="auto"/>
                <w:bottom w:val="none" w:sz="0" w:space="0" w:color="auto"/>
                <w:right w:val="none" w:sz="0" w:space="0" w:color="auto"/>
              </w:divBdr>
            </w:div>
            <w:div w:id="1448700546">
              <w:marLeft w:val="0"/>
              <w:marRight w:val="0"/>
              <w:marTop w:val="0"/>
              <w:marBottom w:val="0"/>
              <w:divBdr>
                <w:top w:val="none" w:sz="0" w:space="0" w:color="auto"/>
                <w:left w:val="none" w:sz="0" w:space="0" w:color="auto"/>
                <w:bottom w:val="none" w:sz="0" w:space="0" w:color="auto"/>
                <w:right w:val="none" w:sz="0" w:space="0" w:color="auto"/>
              </w:divBdr>
            </w:div>
            <w:div w:id="811486189">
              <w:marLeft w:val="0"/>
              <w:marRight w:val="0"/>
              <w:marTop w:val="0"/>
              <w:marBottom w:val="0"/>
              <w:divBdr>
                <w:top w:val="none" w:sz="0" w:space="0" w:color="auto"/>
                <w:left w:val="none" w:sz="0" w:space="0" w:color="auto"/>
                <w:bottom w:val="none" w:sz="0" w:space="0" w:color="auto"/>
                <w:right w:val="none" w:sz="0" w:space="0" w:color="auto"/>
              </w:divBdr>
            </w:div>
            <w:div w:id="1806310599">
              <w:marLeft w:val="0"/>
              <w:marRight w:val="0"/>
              <w:marTop w:val="0"/>
              <w:marBottom w:val="0"/>
              <w:divBdr>
                <w:top w:val="none" w:sz="0" w:space="0" w:color="auto"/>
                <w:left w:val="none" w:sz="0" w:space="0" w:color="auto"/>
                <w:bottom w:val="none" w:sz="0" w:space="0" w:color="auto"/>
                <w:right w:val="none" w:sz="0" w:space="0" w:color="auto"/>
              </w:divBdr>
            </w:div>
            <w:div w:id="71850999">
              <w:marLeft w:val="0"/>
              <w:marRight w:val="0"/>
              <w:marTop w:val="0"/>
              <w:marBottom w:val="0"/>
              <w:divBdr>
                <w:top w:val="none" w:sz="0" w:space="0" w:color="auto"/>
                <w:left w:val="none" w:sz="0" w:space="0" w:color="auto"/>
                <w:bottom w:val="none" w:sz="0" w:space="0" w:color="auto"/>
                <w:right w:val="none" w:sz="0" w:space="0" w:color="auto"/>
              </w:divBdr>
            </w:div>
            <w:div w:id="964628019">
              <w:marLeft w:val="0"/>
              <w:marRight w:val="0"/>
              <w:marTop w:val="0"/>
              <w:marBottom w:val="0"/>
              <w:divBdr>
                <w:top w:val="none" w:sz="0" w:space="0" w:color="auto"/>
                <w:left w:val="none" w:sz="0" w:space="0" w:color="auto"/>
                <w:bottom w:val="none" w:sz="0" w:space="0" w:color="auto"/>
                <w:right w:val="none" w:sz="0" w:space="0" w:color="auto"/>
              </w:divBdr>
            </w:div>
            <w:div w:id="13861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1648">
      <w:bodyDiv w:val="1"/>
      <w:marLeft w:val="0"/>
      <w:marRight w:val="0"/>
      <w:marTop w:val="0"/>
      <w:marBottom w:val="0"/>
      <w:divBdr>
        <w:top w:val="none" w:sz="0" w:space="0" w:color="auto"/>
        <w:left w:val="none" w:sz="0" w:space="0" w:color="auto"/>
        <w:bottom w:val="none" w:sz="0" w:space="0" w:color="auto"/>
        <w:right w:val="none" w:sz="0" w:space="0" w:color="auto"/>
      </w:divBdr>
    </w:div>
    <w:div w:id="1800295311">
      <w:bodyDiv w:val="1"/>
      <w:marLeft w:val="0"/>
      <w:marRight w:val="0"/>
      <w:marTop w:val="0"/>
      <w:marBottom w:val="0"/>
      <w:divBdr>
        <w:top w:val="none" w:sz="0" w:space="0" w:color="auto"/>
        <w:left w:val="none" w:sz="0" w:space="0" w:color="auto"/>
        <w:bottom w:val="none" w:sz="0" w:space="0" w:color="auto"/>
        <w:right w:val="none" w:sz="0" w:space="0" w:color="auto"/>
      </w:divBdr>
    </w:div>
    <w:div w:id="1808472926">
      <w:bodyDiv w:val="1"/>
      <w:marLeft w:val="0"/>
      <w:marRight w:val="0"/>
      <w:marTop w:val="0"/>
      <w:marBottom w:val="0"/>
      <w:divBdr>
        <w:top w:val="none" w:sz="0" w:space="0" w:color="auto"/>
        <w:left w:val="none" w:sz="0" w:space="0" w:color="auto"/>
        <w:bottom w:val="none" w:sz="0" w:space="0" w:color="auto"/>
        <w:right w:val="none" w:sz="0" w:space="0" w:color="auto"/>
      </w:divBdr>
      <w:divsChild>
        <w:div w:id="1720351979">
          <w:marLeft w:val="0"/>
          <w:marRight w:val="0"/>
          <w:marTop w:val="0"/>
          <w:marBottom w:val="0"/>
          <w:divBdr>
            <w:top w:val="none" w:sz="0" w:space="0" w:color="auto"/>
            <w:left w:val="none" w:sz="0" w:space="0" w:color="auto"/>
            <w:bottom w:val="none" w:sz="0" w:space="0" w:color="auto"/>
            <w:right w:val="none" w:sz="0" w:space="0" w:color="auto"/>
          </w:divBdr>
          <w:divsChild>
            <w:div w:id="2006743826">
              <w:marLeft w:val="0"/>
              <w:marRight w:val="0"/>
              <w:marTop w:val="0"/>
              <w:marBottom w:val="0"/>
              <w:divBdr>
                <w:top w:val="none" w:sz="0" w:space="0" w:color="auto"/>
                <w:left w:val="none" w:sz="0" w:space="0" w:color="auto"/>
                <w:bottom w:val="none" w:sz="0" w:space="0" w:color="auto"/>
                <w:right w:val="none" w:sz="0" w:space="0" w:color="auto"/>
              </w:divBdr>
            </w:div>
            <w:div w:id="104692030">
              <w:marLeft w:val="0"/>
              <w:marRight w:val="0"/>
              <w:marTop w:val="0"/>
              <w:marBottom w:val="0"/>
              <w:divBdr>
                <w:top w:val="none" w:sz="0" w:space="0" w:color="auto"/>
                <w:left w:val="none" w:sz="0" w:space="0" w:color="auto"/>
                <w:bottom w:val="none" w:sz="0" w:space="0" w:color="auto"/>
                <w:right w:val="none" w:sz="0" w:space="0" w:color="auto"/>
              </w:divBdr>
            </w:div>
            <w:div w:id="2075157946">
              <w:marLeft w:val="0"/>
              <w:marRight w:val="0"/>
              <w:marTop w:val="0"/>
              <w:marBottom w:val="0"/>
              <w:divBdr>
                <w:top w:val="none" w:sz="0" w:space="0" w:color="auto"/>
                <w:left w:val="none" w:sz="0" w:space="0" w:color="auto"/>
                <w:bottom w:val="none" w:sz="0" w:space="0" w:color="auto"/>
                <w:right w:val="none" w:sz="0" w:space="0" w:color="auto"/>
              </w:divBdr>
            </w:div>
            <w:div w:id="1239242134">
              <w:marLeft w:val="0"/>
              <w:marRight w:val="0"/>
              <w:marTop w:val="0"/>
              <w:marBottom w:val="0"/>
              <w:divBdr>
                <w:top w:val="none" w:sz="0" w:space="0" w:color="auto"/>
                <w:left w:val="none" w:sz="0" w:space="0" w:color="auto"/>
                <w:bottom w:val="none" w:sz="0" w:space="0" w:color="auto"/>
                <w:right w:val="none" w:sz="0" w:space="0" w:color="auto"/>
              </w:divBdr>
            </w:div>
            <w:div w:id="105857649">
              <w:marLeft w:val="0"/>
              <w:marRight w:val="0"/>
              <w:marTop w:val="0"/>
              <w:marBottom w:val="0"/>
              <w:divBdr>
                <w:top w:val="none" w:sz="0" w:space="0" w:color="auto"/>
                <w:left w:val="none" w:sz="0" w:space="0" w:color="auto"/>
                <w:bottom w:val="none" w:sz="0" w:space="0" w:color="auto"/>
                <w:right w:val="none" w:sz="0" w:space="0" w:color="auto"/>
              </w:divBdr>
            </w:div>
            <w:div w:id="187838309">
              <w:marLeft w:val="0"/>
              <w:marRight w:val="0"/>
              <w:marTop w:val="0"/>
              <w:marBottom w:val="0"/>
              <w:divBdr>
                <w:top w:val="none" w:sz="0" w:space="0" w:color="auto"/>
                <w:left w:val="none" w:sz="0" w:space="0" w:color="auto"/>
                <w:bottom w:val="none" w:sz="0" w:space="0" w:color="auto"/>
                <w:right w:val="none" w:sz="0" w:space="0" w:color="auto"/>
              </w:divBdr>
            </w:div>
            <w:div w:id="1459178517">
              <w:marLeft w:val="0"/>
              <w:marRight w:val="0"/>
              <w:marTop w:val="0"/>
              <w:marBottom w:val="0"/>
              <w:divBdr>
                <w:top w:val="none" w:sz="0" w:space="0" w:color="auto"/>
                <w:left w:val="none" w:sz="0" w:space="0" w:color="auto"/>
                <w:bottom w:val="none" w:sz="0" w:space="0" w:color="auto"/>
                <w:right w:val="none" w:sz="0" w:space="0" w:color="auto"/>
              </w:divBdr>
            </w:div>
            <w:div w:id="1454983858">
              <w:marLeft w:val="0"/>
              <w:marRight w:val="0"/>
              <w:marTop w:val="0"/>
              <w:marBottom w:val="0"/>
              <w:divBdr>
                <w:top w:val="none" w:sz="0" w:space="0" w:color="auto"/>
                <w:left w:val="none" w:sz="0" w:space="0" w:color="auto"/>
                <w:bottom w:val="none" w:sz="0" w:space="0" w:color="auto"/>
                <w:right w:val="none" w:sz="0" w:space="0" w:color="auto"/>
              </w:divBdr>
            </w:div>
            <w:div w:id="517431631">
              <w:marLeft w:val="0"/>
              <w:marRight w:val="0"/>
              <w:marTop w:val="0"/>
              <w:marBottom w:val="0"/>
              <w:divBdr>
                <w:top w:val="none" w:sz="0" w:space="0" w:color="auto"/>
                <w:left w:val="none" w:sz="0" w:space="0" w:color="auto"/>
                <w:bottom w:val="none" w:sz="0" w:space="0" w:color="auto"/>
                <w:right w:val="none" w:sz="0" w:space="0" w:color="auto"/>
              </w:divBdr>
            </w:div>
            <w:div w:id="930621508">
              <w:marLeft w:val="0"/>
              <w:marRight w:val="0"/>
              <w:marTop w:val="0"/>
              <w:marBottom w:val="0"/>
              <w:divBdr>
                <w:top w:val="none" w:sz="0" w:space="0" w:color="auto"/>
                <w:left w:val="none" w:sz="0" w:space="0" w:color="auto"/>
                <w:bottom w:val="none" w:sz="0" w:space="0" w:color="auto"/>
                <w:right w:val="none" w:sz="0" w:space="0" w:color="auto"/>
              </w:divBdr>
            </w:div>
            <w:div w:id="1516774407">
              <w:marLeft w:val="0"/>
              <w:marRight w:val="0"/>
              <w:marTop w:val="0"/>
              <w:marBottom w:val="0"/>
              <w:divBdr>
                <w:top w:val="none" w:sz="0" w:space="0" w:color="auto"/>
                <w:left w:val="none" w:sz="0" w:space="0" w:color="auto"/>
                <w:bottom w:val="none" w:sz="0" w:space="0" w:color="auto"/>
                <w:right w:val="none" w:sz="0" w:space="0" w:color="auto"/>
              </w:divBdr>
            </w:div>
            <w:div w:id="1038164746">
              <w:marLeft w:val="0"/>
              <w:marRight w:val="0"/>
              <w:marTop w:val="0"/>
              <w:marBottom w:val="0"/>
              <w:divBdr>
                <w:top w:val="none" w:sz="0" w:space="0" w:color="auto"/>
                <w:left w:val="none" w:sz="0" w:space="0" w:color="auto"/>
                <w:bottom w:val="none" w:sz="0" w:space="0" w:color="auto"/>
                <w:right w:val="none" w:sz="0" w:space="0" w:color="auto"/>
              </w:divBdr>
            </w:div>
            <w:div w:id="1138566597">
              <w:marLeft w:val="0"/>
              <w:marRight w:val="0"/>
              <w:marTop w:val="0"/>
              <w:marBottom w:val="0"/>
              <w:divBdr>
                <w:top w:val="none" w:sz="0" w:space="0" w:color="auto"/>
                <w:left w:val="none" w:sz="0" w:space="0" w:color="auto"/>
                <w:bottom w:val="none" w:sz="0" w:space="0" w:color="auto"/>
                <w:right w:val="none" w:sz="0" w:space="0" w:color="auto"/>
              </w:divBdr>
            </w:div>
            <w:div w:id="2101876173">
              <w:marLeft w:val="0"/>
              <w:marRight w:val="0"/>
              <w:marTop w:val="0"/>
              <w:marBottom w:val="0"/>
              <w:divBdr>
                <w:top w:val="none" w:sz="0" w:space="0" w:color="auto"/>
                <w:left w:val="none" w:sz="0" w:space="0" w:color="auto"/>
                <w:bottom w:val="none" w:sz="0" w:space="0" w:color="auto"/>
                <w:right w:val="none" w:sz="0" w:space="0" w:color="auto"/>
              </w:divBdr>
            </w:div>
            <w:div w:id="1905602341">
              <w:marLeft w:val="0"/>
              <w:marRight w:val="0"/>
              <w:marTop w:val="0"/>
              <w:marBottom w:val="0"/>
              <w:divBdr>
                <w:top w:val="none" w:sz="0" w:space="0" w:color="auto"/>
                <w:left w:val="none" w:sz="0" w:space="0" w:color="auto"/>
                <w:bottom w:val="none" w:sz="0" w:space="0" w:color="auto"/>
                <w:right w:val="none" w:sz="0" w:space="0" w:color="auto"/>
              </w:divBdr>
            </w:div>
            <w:div w:id="639188284">
              <w:marLeft w:val="0"/>
              <w:marRight w:val="0"/>
              <w:marTop w:val="0"/>
              <w:marBottom w:val="0"/>
              <w:divBdr>
                <w:top w:val="none" w:sz="0" w:space="0" w:color="auto"/>
                <w:left w:val="none" w:sz="0" w:space="0" w:color="auto"/>
                <w:bottom w:val="none" w:sz="0" w:space="0" w:color="auto"/>
                <w:right w:val="none" w:sz="0" w:space="0" w:color="auto"/>
              </w:divBdr>
            </w:div>
            <w:div w:id="1252856011">
              <w:marLeft w:val="0"/>
              <w:marRight w:val="0"/>
              <w:marTop w:val="0"/>
              <w:marBottom w:val="0"/>
              <w:divBdr>
                <w:top w:val="none" w:sz="0" w:space="0" w:color="auto"/>
                <w:left w:val="none" w:sz="0" w:space="0" w:color="auto"/>
                <w:bottom w:val="none" w:sz="0" w:space="0" w:color="auto"/>
                <w:right w:val="none" w:sz="0" w:space="0" w:color="auto"/>
              </w:divBdr>
            </w:div>
            <w:div w:id="1368338197">
              <w:marLeft w:val="0"/>
              <w:marRight w:val="0"/>
              <w:marTop w:val="0"/>
              <w:marBottom w:val="0"/>
              <w:divBdr>
                <w:top w:val="none" w:sz="0" w:space="0" w:color="auto"/>
                <w:left w:val="none" w:sz="0" w:space="0" w:color="auto"/>
                <w:bottom w:val="none" w:sz="0" w:space="0" w:color="auto"/>
                <w:right w:val="none" w:sz="0" w:space="0" w:color="auto"/>
              </w:divBdr>
            </w:div>
            <w:div w:id="1471022640">
              <w:marLeft w:val="0"/>
              <w:marRight w:val="0"/>
              <w:marTop w:val="0"/>
              <w:marBottom w:val="0"/>
              <w:divBdr>
                <w:top w:val="none" w:sz="0" w:space="0" w:color="auto"/>
                <w:left w:val="none" w:sz="0" w:space="0" w:color="auto"/>
                <w:bottom w:val="none" w:sz="0" w:space="0" w:color="auto"/>
                <w:right w:val="none" w:sz="0" w:space="0" w:color="auto"/>
              </w:divBdr>
            </w:div>
            <w:div w:id="1863517783">
              <w:marLeft w:val="0"/>
              <w:marRight w:val="0"/>
              <w:marTop w:val="0"/>
              <w:marBottom w:val="0"/>
              <w:divBdr>
                <w:top w:val="none" w:sz="0" w:space="0" w:color="auto"/>
                <w:left w:val="none" w:sz="0" w:space="0" w:color="auto"/>
                <w:bottom w:val="none" w:sz="0" w:space="0" w:color="auto"/>
                <w:right w:val="none" w:sz="0" w:space="0" w:color="auto"/>
              </w:divBdr>
            </w:div>
            <w:div w:id="820003846">
              <w:marLeft w:val="0"/>
              <w:marRight w:val="0"/>
              <w:marTop w:val="0"/>
              <w:marBottom w:val="0"/>
              <w:divBdr>
                <w:top w:val="none" w:sz="0" w:space="0" w:color="auto"/>
                <w:left w:val="none" w:sz="0" w:space="0" w:color="auto"/>
                <w:bottom w:val="none" w:sz="0" w:space="0" w:color="auto"/>
                <w:right w:val="none" w:sz="0" w:space="0" w:color="auto"/>
              </w:divBdr>
            </w:div>
            <w:div w:id="724987740">
              <w:marLeft w:val="0"/>
              <w:marRight w:val="0"/>
              <w:marTop w:val="0"/>
              <w:marBottom w:val="0"/>
              <w:divBdr>
                <w:top w:val="none" w:sz="0" w:space="0" w:color="auto"/>
                <w:left w:val="none" w:sz="0" w:space="0" w:color="auto"/>
                <w:bottom w:val="none" w:sz="0" w:space="0" w:color="auto"/>
                <w:right w:val="none" w:sz="0" w:space="0" w:color="auto"/>
              </w:divBdr>
            </w:div>
            <w:div w:id="1384328261">
              <w:marLeft w:val="0"/>
              <w:marRight w:val="0"/>
              <w:marTop w:val="0"/>
              <w:marBottom w:val="0"/>
              <w:divBdr>
                <w:top w:val="none" w:sz="0" w:space="0" w:color="auto"/>
                <w:left w:val="none" w:sz="0" w:space="0" w:color="auto"/>
                <w:bottom w:val="none" w:sz="0" w:space="0" w:color="auto"/>
                <w:right w:val="none" w:sz="0" w:space="0" w:color="auto"/>
              </w:divBdr>
            </w:div>
            <w:div w:id="1577517152">
              <w:marLeft w:val="0"/>
              <w:marRight w:val="0"/>
              <w:marTop w:val="0"/>
              <w:marBottom w:val="0"/>
              <w:divBdr>
                <w:top w:val="none" w:sz="0" w:space="0" w:color="auto"/>
                <w:left w:val="none" w:sz="0" w:space="0" w:color="auto"/>
                <w:bottom w:val="none" w:sz="0" w:space="0" w:color="auto"/>
                <w:right w:val="none" w:sz="0" w:space="0" w:color="auto"/>
              </w:divBdr>
            </w:div>
            <w:div w:id="2001882796">
              <w:marLeft w:val="0"/>
              <w:marRight w:val="0"/>
              <w:marTop w:val="0"/>
              <w:marBottom w:val="0"/>
              <w:divBdr>
                <w:top w:val="none" w:sz="0" w:space="0" w:color="auto"/>
                <w:left w:val="none" w:sz="0" w:space="0" w:color="auto"/>
                <w:bottom w:val="none" w:sz="0" w:space="0" w:color="auto"/>
                <w:right w:val="none" w:sz="0" w:space="0" w:color="auto"/>
              </w:divBdr>
            </w:div>
            <w:div w:id="956790095">
              <w:marLeft w:val="0"/>
              <w:marRight w:val="0"/>
              <w:marTop w:val="0"/>
              <w:marBottom w:val="0"/>
              <w:divBdr>
                <w:top w:val="none" w:sz="0" w:space="0" w:color="auto"/>
                <w:left w:val="none" w:sz="0" w:space="0" w:color="auto"/>
                <w:bottom w:val="none" w:sz="0" w:space="0" w:color="auto"/>
                <w:right w:val="none" w:sz="0" w:space="0" w:color="auto"/>
              </w:divBdr>
            </w:div>
            <w:div w:id="2093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078">
      <w:bodyDiv w:val="1"/>
      <w:marLeft w:val="0"/>
      <w:marRight w:val="0"/>
      <w:marTop w:val="0"/>
      <w:marBottom w:val="0"/>
      <w:divBdr>
        <w:top w:val="none" w:sz="0" w:space="0" w:color="auto"/>
        <w:left w:val="none" w:sz="0" w:space="0" w:color="auto"/>
        <w:bottom w:val="none" w:sz="0" w:space="0" w:color="auto"/>
        <w:right w:val="none" w:sz="0" w:space="0" w:color="auto"/>
      </w:divBdr>
      <w:divsChild>
        <w:div w:id="1028288843">
          <w:marLeft w:val="0"/>
          <w:marRight w:val="0"/>
          <w:marTop w:val="0"/>
          <w:marBottom w:val="0"/>
          <w:divBdr>
            <w:top w:val="none" w:sz="0" w:space="0" w:color="auto"/>
            <w:left w:val="none" w:sz="0" w:space="0" w:color="auto"/>
            <w:bottom w:val="none" w:sz="0" w:space="0" w:color="auto"/>
            <w:right w:val="none" w:sz="0" w:space="0" w:color="auto"/>
          </w:divBdr>
          <w:divsChild>
            <w:div w:id="934635440">
              <w:marLeft w:val="0"/>
              <w:marRight w:val="0"/>
              <w:marTop w:val="0"/>
              <w:marBottom w:val="0"/>
              <w:divBdr>
                <w:top w:val="none" w:sz="0" w:space="0" w:color="auto"/>
                <w:left w:val="none" w:sz="0" w:space="0" w:color="auto"/>
                <w:bottom w:val="none" w:sz="0" w:space="0" w:color="auto"/>
                <w:right w:val="none" w:sz="0" w:space="0" w:color="auto"/>
              </w:divBdr>
            </w:div>
            <w:div w:id="2130774993">
              <w:marLeft w:val="0"/>
              <w:marRight w:val="0"/>
              <w:marTop w:val="0"/>
              <w:marBottom w:val="0"/>
              <w:divBdr>
                <w:top w:val="none" w:sz="0" w:space="0" w:color="auto"/>
                <w:left w:val="none" w:sz="0" w:space="0" w:color="auto"/>
                <w:bottom w:val="none" w:sz="0" w:space="0" w:color="auto"/>
                <w:right w:val="none" w:sz="0" w:space="0" w:color="auto"/>
              </w:divBdr>
            </w:div>
            <w:div w:id="1612740565">
              <w:marLeft w:val="0"/>
              <w:marRight w:val="0"/>
              <w:marTop w:val="0"/>
              <w:marBottom w:val="0"/>
              <w:divBdr>
                <w:top w:val="none" w:sz="0" w:space="0" w:color="auto"/>
                <w:left w:val="none" w:sz="0" w:space="0" w:color="auto"/>
                <w:bottom w:val="none" w:sz="0" w:space="0" w:color="auto"/>
                <w:right w:val="none" w:sz="0" w:space="0" w:color="auto"/>
              </w:divBdr>
            </w:div>
            <w:div w:id="16260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68401">
      <w:bodyDiv w:val="1"/>
      <w:marLeft w:val="0"/>
      <w:marRight w:val="0"/>
      <w:marTop w:val="0"/>
      <w:marBottom w:val="0"/>
      <w:divBdr>
        <w:top w:val="none" w:sz="0" w:space="0" w:color="auto"/>
        <w:left w:val="none" w:sz="0" w:space="0" w:color="auto"/>
        <w:bottom w:val="none" w:sz="0" w:space="0" w:color="auto"/>
        <w:right w:val="none" w:sz="0" w:space="0" w:color="auto"/>
      </w:divBdr>
    </w:div>
    <w:div w:id="1820610158">
      <w:bodyDiv w:val="1"/>
      <w:marLeft w:val="0"/>
      <w:marRight w:val="0"/>
      <w:marTop w:val="0"/>
      <w:marBottom w:val="0"/>
      <w:divBdr>
        <w:top w:val="none" w:sz="0" w:space="0" w:color="auto"/>
        <w:left w:val="none" w:sz="0" w:space="0" w:color="auto"/>
        <w:bottom w:val="none" w:sz="0" w:space="0" w:color="auto"/>
        <w:right w:val="none" w:sz="0" w:space="0" w:color="auto"/>
      </w:divBdr>
    </w:div>
    <w:div w:id="1835145063">
      <w:bodyDiv w:val="1"/>
      <w:marLeft w:val="0"/>
      <w:marRight w:val="0"/>
      <w:marTop w:val="0"/>
      <w:marBottom w:val="0"/>
      <w:divBdr>
        <w:top w:val="none" w:sz="0" w:space="0" w:color="auto"/>
        <w:left w:val="none" w:sz="0" w:space="0" w:color="auto"/>
        <w:bottom w:val="none" w:sz="0" w:space="0" w:color="auto"/>
        <w:right w:val="none" w:sz="0" w:space="0" w:color="auto"/>
      </w:divBdr>
    </w:div>
    <w:div w:id="1835488177">
      <w:bodyDiv w:val="1"/>
      <w:marLeft w:val="0"/>
      <w:marRight w:val="0"/>
      <w:marTop w:val="0"/>
      <w:marBottom w:val="0"/>
      <w:divBdr>
        <w:top w:val="none" w:sz="0" w:space="0" w:color="auto"/>
        <w:left w:val="none" w:sz="0" w:space="0" w:color="auto"/>
        <w:bottom w:val="none" w:sz="0" w:space="0" w:color="auto"/>
        <w:right w:val="none" w:sz="0" w:space="0" w:color="auto"/>
      </w:divBdr>
    </w:div>
    <w:div w:id="1840847498">
      <w:bodyDiv w:val="1"/>
      <w:marLeft w:val="0"/>
      <w:marRight w:val="0"/>
      <w:marTop w:val="0"/>
      <w:marBottom w:val="0"/>
      <w:divBdr>
        <w:top w:val="none" w:sz="0" w:space="0" w:color="auto"/>
        <w:left w:val="none" w:sz="0" w:space="0" w:color="auto"/>
        <w:bottom w:val="none" w:sz="0" w:space="0" w:color="auto"/>
        <w:right w:val="none" w:sz="0" w:space="0" w:color="auto"/>
      </w:divBdr>
    </w:div>
    <w:div w:id="1845166525">
      <w:bodyDiv w:val="1"/>
      <w:marLeft w:val="0"/>
      <w:marRight w:val="0"/>
      <w:marTop w:val="0"/>
      <w:marBottom w:val="0"/>
      <w:divBdr>
        <w:top w:val="none" w:sz="0" w:space="0" w:color="auto"/>
        <w:left w:val="none" w:sz="0" w:space="0" w:color="auto"/>
        <w:bottom w:val="none" w:sz="0" w:space="0" w:color="auto"/>
        <w:right w:val="none" w:sz="0" w:space="0" w:color="auto"/>
      </w:divBdr>
    </w:div>
    <w:div w:id="1861504708">
      <w:bodyDiv w:val="1"/>
      <w:marLeft w:val="0"/>
      <w:marRight w:val="0"/>
      <w:marTop w:val="0"/>
      <w:marBottom w:val="0"/>
      <w:divBdr>
        <w:top w:val="none" w:sz="0" w:space="0" w:color="auto"/>
        <w:left w:val="none" w:sz="0" w:space="0" w:color="auto"/>
        <w:bottom w:val="none" w:sz="0" w:space="0" w:color="auto"/>
        <w:right w:val="none" w:sz="0" w:space="0" w:color="auto"/>
      </w:divBdr>
    </w:div>
    <w:div w:id="1869374228">
      <w:bodyDiv w:val="1"/>
      <w:marLeft w:val="0"/>
      <w:marRight w:val="0"/>
      <w:marTop w:val="0"/>
      <w:marBottom w:val="0"/>
      <w:divBdr>
        <w:top w:val="none" w:sz="0" w:space="0" w:color="auto"/>
        <w:left w:val="none" w:sz="0" w:space="0" w:color="auto"/>
        <w:bottom w:val="none" w:sz="0" w:space="0" w:color="auto"/>
        <w:right w:val="none" w:sz="0" w:space="0" w:color="auto"/>
      </w:divBdr>
    </w:div>
    <w:div w:id="1875537775">
      <w:bodyDiv w:val="1"/>
      <w:marLeft w:val="0"/>
      <w:marRight w:val="0"/>
      <w:marTop w:val="0"/>
      <w:marBottom w:val="0"/>
      <w:divBdr>
        <w:top w:val="none" w:sz="0" w:space="0" w:color="auto"/>
        <w:left w:val="none" w:sz="0" w:space="0" w:color="auto"/>
        <w:bottom w:val="none" w:sz="0" w:space="0" w:color="auto"/>
        <w:right w:val="none" w:sz="0" w:space="0" w:color="auto"/>
      </w:divBdr>
    </w:div>
    <w:div w:id="1877425708">
      <w:bodyDiv w:val="1"/>
      <w:marLeft w:val="0"/>
      <w:marRight w:val="0"/>
      <w:marTop w:val="0"/>
      <w:marBottom w:val="0"/>
      <w:divBdr>
        <w:top w:val="none" w:sz="0" w:space="0" w:color="auto"/>
        <w:left w:val="none" w:sz="0" w:space="0" w:color="auto"/>
        <w:bottom w:val="none" w:sz="0" w:space="0" w:color="auto"/>
        <w:right w:val="none" w:sz="0" w:space="0" w:color="auto"/>
      </w:divBdr>
      <w:divsChild>
        <w:div w:id="1411389264">
          <w:marLeft w:val="0"/>
          <w:marRight w:val="0"/>
          <w:marTop w:val="0"/>
          <w:marBottom w:val="0"/>
          <w:divBdr>
            <w:top w:val="none" w:sz="0" w:space="0" w:color="auto"/>
            <w:left w:val="none" w:sz="0" w:space="0" w:color="auto"/>
            <w:bottom w:val="none" w:sz="0" w:space="0" w:color="auto"/>
            <w:right w:val="none" w:sz="0" w:space="0" w:color="auto"/>
          </w:divBdr>
          <w:divsChild>
            <w:div w:id="1911840476">
              <w:marLeft w:val="0"/>
              <w:marRight w:val="0"/>
              <w:marTop w:val="0"/>
              <w:marBottom w:val="0"/>
              <w:divBdr>
                <w:top w:val="single" w:sz="6" w:space="4" w:color="E0E0E0"/>
                <w:left w:val="single" w:sz="6" w:space="4" w:color="E0E0E0"/>
                <w:bottom w:val="single" w:sz="2" w:space="4" w:color="E0E0E0"/>
                <w:right w:val="single" w:sz="6" w:space="4" w:color="E0E0E0"/>
              </w:divBdr>
            </w:div>
            <w:div w:id="2066710522">
              <w:marLeft w:val="0"/>
              <w:marRight w:val="0"/>
              <w:marTop w:val="0"/>
              <w:marBottom w:val="0"/>
              <w:divBdr>
                <w:top w:val="none" w:sz="0" w:space="0" w:color="auto"/>
                <w:left w:val="none" w:sz="0" w:space="0" w:color="auto"/>
                <w:bottom w:val="none" w:sz="0" w:space="0" w:color="auto"/>
                <w:right w:val="none" w:sz="0" w:space="0" w:color="auto"/>
              </w:divBdr>
              <w:divsChild>
                <w:div w:id="207323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534058">
      <w:bodyDiv w:val="1"/>
      <w:marLeft w:val="0"/>
      <w:marRight w:val="0"/>
      <w:marTop w:val="0"/>
      <w:marBottom w:val="0"/>
      <w:divBdr>
        <w:top w:val="none" w:sz="0" w:space="0" w:color="auto"/>
        <w:left w:val="none" w:sz="0" w:space="0" w:color="auto"/>
        <w:bottom w:val="none" w:sz="0" w:space="0" w:color="auto"/>
        <w:right w:val="none" w:sz="0" w:space="0" w:color="auto"/>
      </w:divBdr>
    </w:div>
    <w:div w:id="1909261824">
      <w:bodyDiv w:val="1"/>
      <w:marLeft w:val="0"/>
      <w:marRight w:val="0"/>
      <w:marTop w:val="0"/>
      <w:marBottom w:val="0"/>
      <w:divBdr>
        <w:top w:val="none" w:sz="0" w:space="0" w:color="auto"/>
        <w:left w:val="none" w:sz="0" w:space="0" w:color="auto"/>
        <w:bottom w:val="none" w:sz="0" w:space="0" w:color="auto"/>
        <w:right w:val="none" w:sz="0" w:space="0" w:color="auto"/>
      </w:divBdr>
    </w:div>
    <w:div w:id="1911652351">
      <w:bodyDiv w:val="1"/>
      <w:marLeft w:val="0"/>
      <w:marRight w:val="0"/>
      <w:marTop w:val="0"/>
      <w:marBottom w:val="0"/>
      <w:divBdr>
        <w:top w:val="none" w:sz="0" w:space="0" w:color="auto"/>
        <w:left w:val="none" w:sz="0" w:space="0" w:color="auto"/>
        <w:bottom w:val="none" w:sz="0" w:space="0" w:color="auto"/>
        <w:right w:val="none" w:sz="0" w:space="0" w:color="auto"/>
      </w:divBdr>
    </w:div>
    <w:div w:id="1916435555">
      <w:bodyDiv w:val="1"/>
      <w:marLeft w:val="0"/>
      <w:marRight w:val="0"/>
      <w:marTop w:val="0"/>
      <w:marBottom w:val="0"/>
      <w:divBdr>
        <w:top w:val="none" w:sz="0" w:space="0" w:color="auto"/>
        <w:left w:val="none" w:sz="0" w:space="0" w:color="auto"/>
        <w:bottom w:val="none" w:sz="0" w:space="0" w:color="auto"/>
        <w:right w:val="none" w:sz="0" w:space="0" w:color="auto"/>
      </w:divBdr>
    </w:div>
    <w:div w:id="1919098229">
      <w:bodyDiv w:val="1"/>
      <w:marLeft w:val="0"/>
      <w:marRight w:val="0"/>
      <w:marTop w:val="0"/>
      <w:marBottom w:val="0"/>
      <w:divBdr>
        <w:top w:val="none" w:sz="0" w:space="0" w:color="auto"/>
        <w:left w:val="none" w:sz="0" w:space="0" w:color="auto"/>
        <w:bottom w:val="none" w:sz="0" w:space="0" w:color="auto"/>
        <w:right w:val="none" w:sz="0" w:space="0" w:color="auto"/>
      </w:divBdr>
    </w:div>
    <w:div w:id="1922257200">
      <w:bodyDiv w:val="1"/>
      <w:marLeft w:val="0"/>
      <w:marRight w:val="0"/>
      <w:marTop w:val="0"/>
      <w:marBottom w:val="0"/>
      <w:divBdr>
        <w:top w:val="none" w:sz="0" w:space="0" w:color="auto"/>
        <w:left w:val="none" w:sz="0" w:space="0" w:color="auto"/>
        <w:bottom w:val="none" w:sz="0" w:space="0" w:color="auto"/>
        <w:right w:val="none" w:sz="0" w:space="0" w:color="auto"/>
      </w:divBdr>
    </w:div>
    <w:div w:id="1922787667">
      <w:bodyDiv w:val="1"/>
      <w:marLeft w:val="0"/>
      <w:marRight w:val="0"/>
      <w:marTop w:val="0"/>
      <w:marBottom w:val="0"/>
      <w:divBdr>
        <w:top w:val="none" w:sz="0" w:space="0" w:color="auto"/>
        <w:left w:val="none" w:sz="0" w:space="0" w:color="auto"/>
        <w:bottom w:val="none" w:sz="0" w:space="0" w:color="auto"/>
        <w:right w:val="none" w:sz="0" w:space="0" w:color="auto"/>
      </w:divBdr>
      <w:divsChild>
        <w:div w:id="682512451">
          <w:marLeft w:val="0"/>
          <w:marRight w:val="0"/>
          <w:marTop w:val="0"/>
          <w:marBottom w:val="0"/>
          <w:divBdr>
            <w:top w:val="none" w:sz="0" w:space="0" w:color="auto"/>
            <w:left w:val="none" w:sz="0" w:space="0" w:color="auto"/>
            <w:bottom w:val="none" w:sz="0" w:space="0" w:color="auto"/>
            <w:right w:val="none" w:sz="0" w:space="0" w:color="auto"/>
          </w:divBdr>
        </w:div>
        <w:div w:id="234245032">
          <w:marLeft w:val="0"/>
          <w:marRight w:val="0"/>
          <w:marTop w:val="0"/>
          <w:marBottom w:val="0"/>
          <w:divBdr>
            <w:top w:val="none" w:sz="0" w:space="0" w:color="auto"/>
            <w:left w:val="none" w:sz="0" w:space="0" w:color="auto"/>
            <w:bottom w:val="none" w:sz="0" w:space="0" w:color="auto"/>
            <w:right w:val="none" w:sz="0" w:space="0" w:color="auto"/>
          </w:divBdr>
        </w:div>
        <w:div w:id="587277814">
          <w:marLeft w:val="0"/>
          <w:marRight w:val="0"/>
          <w:marTop w:val="0"/>
          <w:marBottom w:val="0"/>
          <w:divBdr>
            <w:top w:val="none" w:sz="0" w:space="0" w:color="auto"/>
            <w:left w:val="none" w:sz="0" w:space="0" w:color="auto"/>
            <w:bottom w:val="none" w:sz="0" w:space="0" w:color="auto"/>
            <w:right w:val="none" w:sz="0" w:space="0" w:color="auto"/>
          </w:divBdr>
        </w:div>
      </w:divsChild>
    </w:div>
    <w:div w:id="1925870763">
      <w:bodyDiv w:val="1"/>
      <w:marLeft w:val="0"/>
      <w:marRight w:val="0"/>
      <w:marTop w:val="0"/>
      <w:marBottom w:val="0"/>
      <w:divBdr>
        <w:top w:val="none" w:sz="0" w:space="0" w:color="auto"/>
        <w:left w:val="none" w:sz="0" w:space="0" w:color="auto"/>
        <w:bottom w:val="none" w:sz="0" w:space="0" w:color="auto"/>
        <w:right w:val="none" w:sz="0" w:space="0" w:color="auto"/>
      </w:divBdr>
    </w:div>
    <w:div w:id="1930263721">
      <w:bodyDiv w:val="1"/>
      <w:marLeft w:val="0"/>
      <w:marRight w:val="0"/>
      <w:marTop w:val="0"/>
      <w:marBottom w:val="0"/>
      <w:divBdr>
        <w:top w:val="none" w:sz="0" w:space="0" w:color="auto"/>
        <w:left w:val="none" w:sz="0" w:space="0" w:color="auto"/>
        <w:bottom w:val="none" w:sz="0" w:space="0" w:color="auto"/>
        <w:right w:val="none" w:sz="0" w:space="0" w:color="auto"/>
      </w:divBdr>
    </w:div>
    <w:div w:id="1933664434">
      <w:bodyDiv w:val="1"/>
      <w:marLeft w:val="0"/>
      <w:marRight w:val="0"/>
      <w:marTop w:val="0"/>
      <w:marBottom w:val="0"/>
      <w:divBdr>
        <w:top w:val="none" w:sz="0" w:space="0" w:color="auto"/>
        <w:left w:val="none" w:sz="0" w:space="0" w:color="auto"/>
        <w:bottom w:val="none" w:sz="0" w:space="0" w:color="auto"/>
        <w:right w:val="none" w:sz="0" w:space="0" w:color="auto"/>
      </w:divBdr>
    </w:div>
    <w:div w:id="1935361280">
      <w:bodyDiv w:val="1"/>
      <w:marLeft w:val="0"/>
      <w:marRight w:val="0"/>
      <w:marTop w:val="0"/>
      <w:marBottom w:val="0"/>
      <w:divBdr>
        <w:top w:val="none" w:sz="0" w:space="0" w:color="auto"/>
        <w:left w:val="none" w:sz="0" w:space="0" w:color="auto"/>
        <w:bottom w:val="none" w:sz="0" w:space="0" w:color="auto"/>
        <w:right w:val="none" w:sz="0" w:space="0" w:color="auto"/>
      </w:divBdr>
    </w:div>
    <w:div w:id="1945385161">
      <w:bodyDiv w:val="1"/>
      <w:marLeft w:val="0"/>
      <w:marRight w:val="0"/>
      <w:marTop w:val="0"/>
      <w:marBottom w:val="0"/>
      <w:divBdr>
        <w:top w:val="none" w:sz="0" w:space="0" w:color="auto"/>
        <w:left w:val="none" w:sz="0" w:space="0" w:color="auto"/>
        <w:bottom w:val="none" w:sz="0" w:space="0" w:color="auto"/>
        <w:right w:val="none" w:sz="0" w:space="0" w:color="auto"/>
      </w:divBdr>
      <w:divsChild>
        <w:div w:id="1411654531">
          <w:marLeft w:val="0"/>
          <w:marRight w:val="0"/>
          <w:marTop w:val="0"/>
          <w:marBottom w:val="0"/>
          <w:divBdr>
            <w:top w:val="none" w:sz="0" w:space="0" w:color="auto"/>
            <w:left w:val="none" w:sz="0" w:space="0" w:color="auto"/>
            <w:bottom w:val="none" w:sz="0" w:space="0" w:color="auto"/>
            <w:right w:val="none" w:sz="0" w:space="0" w:color="auto"/>
          </w:divBdr>
          <w:divsChild>
            <w:div w:id="1340695883">
              <w:marLeft w:val="0"/>
              <w:marRight w:val="0"/>
              <w:marTop w:val="0"/>
              <w:marBottom w:val="0"/>
              <w:divBdr>
                <w:top w:val="none" w:sz="0" w:space="0" w:color="auto"/>
                <w:left w:val="none" w:sz="0" w:space="0" w:color="auto"/>
                <w:bottom w:val="none" w:sz="0" w:space="0" w:color="auto"/>
                <w:right w:val="none" w:sz="0" w:space="0" w:color="auto"/>
              </w:divBdr>
            </w:div>
            <w:div w:id="385300233">
              <w:marLeft w:val="0"/>
              <w:marRight w:val="0"/>
              <w:marTop w:val="0"/>
              <w:marBottom w:val="0"/>
              <w:divBdr>
                <w:top w:val="none" w:sz="0" w:space="0" w:color="auto"/>
                <w:left w:val="none" w:sz="0" w:space="0" w:color="auto"/>
                <w:bottom w:val="none" w:sz="0" w:space="0" w:color="auto"/>
                <w:right w:val="none" w:sz="0" w:space="0" w:color="auto"/>
              </w:divBdr>
            </w:div>
            <w:div w:id="1657874677">
              <w:marLeft w:val="0"/>
              <w:marRight w:val="0"/>
              <w:marTop w:val="0"/>
              <w:marBottom w:val="0"/>
              <w:divBdr>
                <w:top w:val="none" w:sz="0" w:space="0" w:color="auto"/>
                <w:left w:val="none" w:sz="0" w:space="0" w:color="auto"/>
                <w:bottom w:val="none" w:sz="0" w:space="0" w:color="auto"/>
                <w:right w:val="none" w:sz="0" w:space="0" w:color="auto"/>
              </w:divBdr>
            </w:div>
            <w:div w:id="1668484205">
              <w:marLeft w:val="0"/>
              <w:marRight w:val="0"/>
              <w:marTop w:val="0"/>
              <w:marBottom w:val="0"/>
              <w:divBdr>
                <w:top w:val="none" w:sz="0" w:space="0" w:color="auto"/>
                <w:left w:val="none" w:sz="0" w:space="0" w:color="auto"/>
                <w:bottom w:val="none" w:sz="0" w:space="0" w:color="auto"/>
                <w:right w:val="none" w:sz="0" w:space="0" w:color="auto"/>
              </w:divBdr>
            </w:div>
            <w:div w:id="1142960035">
              <w:marLeft w:val="0"/>
              <w:marRight w:val="0"/>
              <w:marTop w:val="0"/>
              <w:marBottom w:val="0"/>
              <w:divBdr>
                <w:top w:val="none" w:sz="0" w:space="0" w:color="auto"/>
                <w:left w:val="none" w:sz="0" w:space="0" w:color="auto"/>
                <w:bottom w:val="none" w:sz="0" w:space="0" w:color="auto"/>
                <w:right w:val="none" w:sz="0" w:space="0" w:color="auto"/>
              </w:divBdr>
            </w:div>
            <w:div w:id="162471169">
              <w:marLeft w:val="0"/>
              <w:marRight w:val="0"/>
              <w:marTop w:val="0"/>
              <w:marBottom w:val="0"/>
              <w:divBdr>
                <w:top w:val="none" w:sz="0" w:space="0" w:color="auto"/>
                <w:left w:val="none" w:sz="0" w:space="0" w:color="auto"/>
                <w:bottom w:val="none" w:sz="0" w:space="0" w:color="auto"/>
                <w:right w:val="none" w:sz="0" w:space="0" w:color="auto"/>
              </w:divBdr>
            </w:div>
            <w:div w:id="1033312225">
              <w:marLeft w:val="0"/>
              <w:marRight w:val="0"/>
              <w:marTop w:val="0"/>
              <w:marBottom w:val="0"/>
              <w:divBdr>
                <w:top w:val="none" w:sz="0" w:space="0" w:color="auto"/>
                <w:left w:val="none" w:sz="0" w:space="0" w:color="auto"/>
                <w:bottom w:val="none" w:sz="0" w:space="0" w:color="auto"/>
                <w:right w:val="none" w:sz="0" w:space="0" w:color="auto"/>
              </w:divBdr>
            </w:div>
            <w:div w:id="776024899">
              <w:marLeft w:val="0"/>
              <w:marRight w:val="0"/>
              <w:marTop w:val="0"/>
              <w:marBottom w:val="0"/>
              <w:divBdr>
                <w:top w:val="none" w:sz="0" w:space="0" w:color="auto"/>
                <w:left w:val="none" w:sz="0" w:space="0" w:color="auto"/>
                <w:bottom w:val="none" w:sz="0" w:space="0" w:color="auto"/>
                <w:right w:val="none" w:sz="0" w:space="0" w:color="auto"/>
              </w:divBdr>
            </w:div>
            <w:div w:id="469833873">
              <w:marLeft w:val="0"/>
              <w:marRight w:val="0"/>
              <w:marTop w:val="0"/>
              <w:marBottom w:val="0"/>
              <w:divBdr>
                <w:top w:val="none" w:sz="0" w:space="0" w:color="auto"/>
                <w:left w:val="none" w:sz="0" w:space="0" w:color="auto"/>
                <w:bottom w:val="none" w:sz="0" w:space="0" w:color="auto"/>
                <w:right w:val="none" w:sz="0" w:space="0" w:color="auto"/>
              </w:divBdr>
            </w:div>
            <w:div w:id="212086707">
              <w:marLeft w:val="0"/>
              <w:marRight w:val="0"/>
              <w:marTop w:val="0"/>
              <w:marBottom w:val="0"/>
              <w:divBdr>
                <w:top w:val="none" w:sz="0" w:space="0" w:color="auto"/>
                <w:left w:val="none" w:sz="0" w:space="0" w:color="auto"/>
                <w:bottom w:val="none" w:sz="0" w:space="0" w:color="auto"/>
                <w:right w:val="none" w:sz="0" w:space="0" w:color="auto"/>
              </w:divBdr>
            </w:div>
            <w:div w:id="192962188">
              <w:marLeft w:val="0"/>
              <w:marRight w:val="0"/>
              <w:marTop w:val="0"/>
              <w:marBottom w:val="0"/>
              <w:divBdr>
                <w:top w:val="none" w:sz="0" w:space="0" w:color="auto"/>
                <w:left w:val="none" w:sz="0" w:space="0" w:color="auto"/>
                <w:bottom w:val="none" w:sz="0" w:space="0" w:color="auto"/>
                <w:right w:val="none" w:sz="0" w:space="0" w:color="auto"/>
              </w:divBdr>
            </w:div>
            <w:div w:id="952202309">
              <w:marLeft w:val="0"/>
              <w:marRight w:val="0"/>
              <w:marTop w:val="0"/>
              <w:marBottom w:val="0"/>
              <w:divBdr>
                <w:top w:val="none" w:sz="0" w:space="0" w:color="auto"/>
                <w:left w:val="none" w:sz="0" w:space="0" w:color="auto"/>
                <w:bottom w:val="none" w:sz="0" w:space="0" w:color="auto"/>
                <w:right w:val="none" w:sz="0" w:space="0" w:color="auto"/>
              </w:divBdr>
            </w:div>
            <w:div w:id="543182045">
              <w:marLeft w:val="0"/>
              <w:marRight w:val="0"/>
              <w:marTop w:val="0"/>
              <w:marBottom w:val="0"/>
              <w:divBdr>
                <w:top w:val="none" w:sz="0" w:space="0" w:color="auto"/>
                <w:left w:val="none" w:sz="0" w:space="0" w:color="auto"/>
                <w:bottom w:val="none" w:sz="0" w:space="0" w:color="auto"/>
                <w:right w:val="none" w:sz="0" w:space="0" w:color="auto"/>
              </w:divBdr>
            </w:div>
            <w:div w:id="1295058313">
              <w:marLeft w:val="0"/>
              <w:marRight w:val="0"/>
              <w:marTop w:val="0"/>
              <w:marBottom w:val="0"/>
              <w:divBdr>
                <w:top w:val="none" w:sz="0" w:space="0" w:color="auto"/>
                <w:left w:val="none" w:sz="0" w:space="0" w:color="auto"/>
                <w:bottom w:val="none" w:sz="0" w:space="0" w:color="auto"/>
                <w:right w:val="none" w:sz="0" w:space="0" w:color="auto"/>
              </w:divBdr>
            </w:div>
            <w:div w:id="19640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50827">
      <w:bodyDiv w:val="1"/>
      <w:marLeft w:val="0"/>
      <w:marRight w:val="0"/>
      <w:marTop w:val="0"/>
      <w:marBottom w:val="0"/>
      <w:divBdr>
        <w:top w:val="none" w:sz="0" w:space="0" w:color="auto"/>
        <w:left w:val="none" w:sz="0" w:space="0" w:color="auto"/>
        <w:bottom w:val="none" w:sz="0" w:space="0" w:color="auto"/>
        <w:right w:val="none" w:sz="0" w:space="0" w:color="auto"/>
      </w:divBdr>
      <w:divsChild>
        <w:div w:id="1878665208">
          <w:marLeft w:val="0"/>
          <w:marRight w:val="0"/>
          <w:marTop w:val="0"/>
          <w:marBottom w:val="0"/>
          <w:divBdr>
            <w:top w:val="none" w:sz="0" w:space="0" w:color="auto"/>
            <w:left w:val="none" w:sz="0" w:space="0" w:color="auto"/>
            <w:bottom w:val="none" w:sz="0" w:space="0" w:color="auto"/>
            <w:right w:val="none" w:sz="0" w:space="0" w:color="auto"/>
          </w:divBdr>
          <w:divsChild>
            <w:div w:id="1600217607">
              <w:marLeft w:val="0"/>
              <w:marRight w:val="0"/>
              <w:marTop w:val="0"/>
              <w:marBottom w:val="0"/>
              <w:divBdr>
                <w:top w:val="none" w:sz="0" w:space="0" w:color="auto"/>
                <w:left w:val="none" w:sz="0" w:space="0" w:color="auto"/>
                <w:bottom w:val="none" w:sz="0" w:space="0" w:color="auto"/>
                <w:right w:val="none" w:sz="0" w:space="0" w:color="auto"/>
              </w:divBdr>
            </w:div>
            <w:div w:id="1253785055">
              <w:marLeft w:val="0"/>
              <w:marRight w:val="0"/>
              <w:marTop w:val="0"/>
              <w:marBottom w:val="0"/>
              <w:divBdr>
                <w:top w:val="none" w:sz="0" w:space="0" w:color="auto"/>
                <w:left w:val="none" w:sz="0" w:space="0" w:color="auto"/>
                <w:bottom w:val="none" w:sz="0" w:space="0" w:color="auto"/>
                <w:right w:val="none" w:sz="0" w:space="0" w:color="auto"/>
              </w:divBdr>
            </w:div>
            <w:div w:id="860629215">
              <w:marLeft w:val="0"/>
              <w:marRight w:val="0"/>
              <w:marTop w:val="0"/>
              <w:marBottom w:val="0"/>
              <w:divBdr>
                <w:top w:val="none" w:sz="0" w:space="0" w:color="auto"/>
                <w:left w:val="none" w:sz="0" w:space="0" w:color="auto"/>
                <w:bottom w:val="none" w:sz="0" w:space="0" w:color="auto"/>
                <w:right w:val="none" w:sz="0" w:space="0" w:color="auto"/>
              </w:divBdr>
            </w:div>
            <w:div w:id="267935658">
              <w:marLeft w:val="0"/>
              <w:marRight w:val="0"/>
              <w:marTop w:val="0"/>
              <w:marBottom w:val="0"/>
              <w:divBdr>
                <w:top w:val="none" w:sz="0" w:space="0" w:color="auto"/>
                <w:left w:val="none" w:sz="0" w:space="0" w:color="auto"/>
                <w:bottom w:val="none" w:sz="0" w:space="0" w:color="auto"/>
                <w:right w:val="none" w:sz="0" w:space="0" w:color="auto"/>
              </w:divBdr>
            </w:div>
            <w:div w:id="5919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37254">
      <w:bodyDiv w:val="1"/>
      <w:marLeft w:val="0"/>
      <w:marRight w:val="0"/>
      <w:marTop w:val="0"/>
      <w:marBottom w:val="0"/>
      <w:divBdr>
        <w:top w:val="none" w:sz="0" w:space="0" w:color="auto"/>
        <w:left w:val="none" w:sz="0" w:space="0" w:color="auto"/>
        <w:bottom w:val="none" w:sz="0" w:space="0" w:color="auto"/>
        <w:right w:val="none" w:sz="0" w:space="0" w:color="auto"/>
      </w:divBdr>
      <w:divsChild>
        <w:div w:id="1962106633">
          <w:marLeft w:val="0"/>
          <w:marRight w:val="0"/>
          <w:marTop w:val="0"/>
          <w:marBottom w:val="0"/>
          <w:divBdr>
            <w:top w:val="none" w:sz="0" w:space="0" w:color="auto"/>
            <w:left w:val="none" w:sz="0" w:space="0" w:color="auto"/>
            <w:bottom w:val="none" w:sz="0" w:space="0" w:color="auto"/>
            <w:right w:val="none" w:sz="0" w:space="0" w:color="auto"/>
          </w:divBdr>
          <w:divsChild>
            <w:div w:id="498233593">
              <w:marLeft w:val="0"/>
              <w:marRight w:val="0"/>
              <w:marTop w:val="0"/>
              <w:marBottom w:val="0"/>
              <w:divBdr>
                <w:top w:val="none" w:sz="0" w:space="0" w:color="auto"/>
                <w:left w:val="none" w:sz="0" w:space="0" w:color="auto"/>
                <w:bottom w:val="none" w:sz="0" w:space="0" w:color="auto"/>
                <w:right w:val="none" w:sz="0" w:space="0" w:color="auto"/>
              </w:divBdr>
            </w:div>
            <w:div w:id="831065018">
              <w:marLeft w:val="0"/>
              <w:marRight w:val="0"/>
              <w:marTop w:val="0"/>
              <w:marBottom w:val="0"/>
              <w:divBdr>
                <w:top w:val="none" w:sz="0" w:space="0" w:color="auto"/>
                <w:left w:val="none" w:sz="0" w:space="0" w:color="auto"/>
                <w:bottom w:val="none" w:sz="0" w:space="0" w:color="auto"/>
                <w:right w:val="none" w:sz="0" w:space="0" w:color="auto"/>
              </w:divBdr>
            </w:div>
            <w:div w:id="2021153514">
              <w:marLeft w:val="0"/>
              <w:marRight w:val="0"/>
              <w:marTop w:val="0"/>
              <w:marBottom w:val="0"/>
              <w:divBdr>
                <w:top w:val="none" w:sz="0" w:space="0" w:color="auto"/>
                <w:left w:val="none" w:sz="0" w:space="0" w:color="auto"/>
                <w:bottom w:val="none" w:sz="0" w:space="0" w:color="auto"/>
                <w:right w:val="none" w:sz="0" w:space="0" w:color="auto"/>
              </w:divBdr>
            </w:div>
            <w:div w:id="1844927472">
              <w:marLeft w:val="0"/>
              <w:marRight w:val="0"/>
              <w:marTop w:val="0"/>
              <w:marBottom w:val="0"/>
              <w:divBdr>
                <w:top w:val="none" w:sz="0" w:space="0" w:color="auto"/>
                <w:left w:val="none" w:sz="0" w:space="0" w:color="auto"/>
                <w:bottom w:val="none" w:sz="0" w:space="0" w:color="auto"/>
                <w:right w:val="none" w:sz="0" w:space="0" w:color="auto"/>
              </w:divBdr>
            </w:div>
            <w:div w:id="546839880">
              <w:marLeft w:val="0"/>
              <w:marRight w:val="0"/>
              <w:marTop w:val="0"/>
              <w:marBottom w:val="0"/>
              <w:divBdr>
                <w:top w:val="none" w:sz="0" w:space="0" w:color="auto"/>
                <w:left w:val="none" w:sz="0" w:space="0" w:color="auto"/>
                <w:bottom w:val="none" w:sz="0" w:space="0" w:color="auto"/>
                <w:right w:val="none" w:sz="0" w:space="0" w:color="auto"/>
              </w:divBdr>
            </w:div>
            <w:div w:id="1969123788">
              <w:marLeft w:val="0"/>
              <w:marRight w:val="0"/>
              <w:marTop w:val="0"/>
              <w:marBottom w:val="0"/>
              <w:divBdr>
                <w:top w:val="none" w:sz="0" w:space="0" w:color="auto"/>
                <w:left w:val="none" w:sz="0" w:space="0" w:color="auto"/>
                <w:bottom w:val="none" w:sz="0" w:space="0" w:color="auto"/>
                <w:right w:val="none" w:sz="0" w:space="0" w:color="auto"/>
              </w:divBdr>
            </w:div>
            <w:div w:id="1459757041">
              <w:marLeft w:val="0"/>
              <w:marRight w:val="0"/>
              <w:marTop w:val="0"/>
              <w:marBottom w:val="0"/>
              <w:divBdr>
                <w:top w:val="none" w:sz="0" w:space="0" w:color="auto"/>
                <w:left w:val="none" w:sz="0" w:space="0" w:color="auto"/>
                <w:bottom w:val="none" w:sz="0" w:space="0" w:color="auto"/>
                <w:right w:val="none" w:sz="0" w:space="0" w:color="auto"/>
              </w:divBdr>
            </w:div>
            <w:div w:id="1639651164">
              <w:marLeft w:val="0"/>
              <w:marRight w:val="0"/>
              <w:marTop w:val="0"/>
              <w:marBottom w:val="0"/>
              <w:divBdr>
                <w:top w:val="none" w:sz="0" w:space="0" w:color="auto"/>
                <w:left w:val="none" w:sz="0" w:space="0" w:color="auto"/>
                <w:bottom w:val="none" w:sz="0" w:space="0" w:color="auto"/>
                <w:right w:val="none" w:sz="0" w:space="0" w:color="auto"/>
              </w:divBdr>
            </w:div>
            <w:div w:id="1015617558">
              <w:marLeft w:val="0"/>
              <w:marRight w:val="0"/>
              <w:marTop w:val="0"/>
              <w:marBottom w:val="0"/>
              <w:divBdr>
                <w:top w:val="none" w:sz="0" w:space="0" w:color="auto"/>
                <w:left w:val="none" w:sz="0" w:space="0" w:color="auto"/>
                <w:bottom w:val="none" w:sz="0" w:space="0" w:color="auto"/>
                <w:right w:val="none" w:sz="0" w:space="0" w:color="auto"/>
              </w:divBdr>
            </w:div>
            <w:div w:id="572157953">
              <w:marLeft w:val="0"/>
              <w:marRight w:val="0"/>
              <w:marTop w:val="0"/>
              <w:marBottom w:val="0"/>
              <w:divBdr>
                <w:top w:val="none" w:sz="0" w:space="0" w:color="auto"/>
                <w:left w:val="none" w:sz="0" w:space="0" w:color="auto"/>
                <w:bottom w:val="none" w:sz="0" w:space="0" w:color="auto"/>
                <w:right w:val="none" w:sz="0" w:space="0" w:color="auto"/>
              </w:divBdr>
            </w:div>
            <w:div w:id="2106025210">
              <w:marLeft w:val="0"/>
              <w:marRight w:val="0"/>
              <w:marTop w:val="0"/>
              <w:marBottom w:val="0"/>
              <w:divBdr>
                <w:top w:val="none" w:sz="0" w:space="0" w:color="auto"/>
                <w:left w:val="none" w:sz="0" w:space="0" w:color="auto"/>
                <w:bottom w:val="none" w:sz="0" w:space="0" w:color="auto"/>
                <w:right w:val="none" w:sz="0" w:space="0" w:color="auto"/>
              </w:divBdr>
            </w:div>
            <w:div w:id="2012827790">
              <w:marLeft w:val="0"/>
              <w:marRight w:val="0"/>
              <w:marTop w:val="0"/>
              <w:marBottom w:val="0"/>
              <w:divBdr>
                <w:top w:val="none" w:sz="0" w:space="0" w:color="auto"/>
                <w:left w:val="none" w:sz="0" w:space="0" w:color="auto"/>
                <w:bottom w:val="none" w:sz="0" w:space="0" w:color="auto"/>
                <w:right w:val="none" w:sz="0" w:space="0" w:color="auto"/>
              </w:divBdr>
            </w:div>
            <w:div w:id="1896771331">
              <w:marLeft w:val="0"/>
              <w:marRight w:val="0"/>
              <w:marTop w:val="0"/>
              <w:marBottom w:val="0"/>
              <w:divBdr>
                <w:top w:val="none" w:sz="0" w:space="0" w:color="auto"/>
                <w:left w:val="none" w:sz="0" w:space="0" w:color="auto"/>
                <w:bottom w:val="none" w:sz="0" w:space="0" w:color="auto"/>
                <w:right w:val="none" w:sz="0" w:space="0" w:color="auto"/>
              </w:divBdr>
            </w:div>
            <w:div w:id="2001033568">
              <w:marLeft w:val="0"/>
              <w:marRight w:val="0"/>
              <w:marTop w:val="0"/>
              <w:marBottom w:val="0"/>
              <w:divBdr>
                <w:top w:val="none" w:sz="0" w:space="0" w:color="auto"/>
                <w:left w:val="none" w:sz="0" w:space="0" w:color="auto"/>
                <w:bottom w:val="none" w:sz="0" w:space="0" w:color="auto"/>
                <w:right w:val="none" w:sz="0" w:space="0" w:color="auto"/>
              </w:divBdr>
            </w:div>
            <w:div w:id="1621916117">
              <w:marLeft w:val="0"/>
              <w:marRight w:val="0"/>
              <w:marTop w:val="0"/>
              <w:marBottom w:val="0"/>
              <w:divBdr>
                <w:top w:val="none" w:sz="0" w:space="0" w:color="auto"/>
                <w:left w:val="none" w:sz="0" w:space="0" w:color="auto"/>
                <w:bottom w:val="none" w:sz="0" w:space="0" w:color="auto"/>
                <w:right w:val="none" w:sz="0" w:space="0" w:color="auto"/>
              </w:divBdr>
            </w:div>
            <w:div w:id="439758977">
              <w:marLeft w:val="0"/>
              <w:marRight w:val="0"/>
              <w:marTop w:val="0"/>
              <w:marBottom w:val="0"/>
              <w:divBdr>
                <w:top w:val="none" w:sz="0" w:space="0" w:color="auto"/>
                <w:left w:val="none" w:sz="0" w:space="0" w:color="auto"/>
                <w:bottom w:val="none" w:sz="0" w:space="0" w:color="auto"/>
                <w:right w:val="none" w:sz="0" w:space="0" w:color="auto"/>
              </w:divBdr>
            </w:div>
            <w:div w:id="1279339903">
              <w:marLeft w:val="0"/>
              <w:marRight w:val="0"/>
              <w:marTop w:val="0"/>
              <w:marBottom w:val="0"/>
              <w:divBdr>
                <w:top w:val="none" w:sz="0" w:space="0" w:color="auto"/>
                <w:left w:val="none" w:sz="0" w:space="0" w:color="auto"/>
                <w:bottom w:val="none" w:sz="0" w:space="0" w:color="auto"/>
                <w:right w:val="none" w:sz="0" w:space="0" w:color="auto"/>
              </w:divBdr>
            </w:div>
            <w:div w:id="1675037557">
              <w:marLeft w:val="0"/>
              <w:marRight w:val="0"/>
              <w:marTop w:val="0"/>
              <w:marBottom w:val="0"/>
              <w:divBdr>
                <w:top w:val="none" w:sz="0" w:space="0" w:color="auto"/>
                <w:left w:val="none" w:sz="0" w:space="0" w:color="auto"/>
                <w:bottom w:val="none" w:sz="0" w:space="0" w:color="auto"/>
                <w:right w:val="none" w:sz="0" w:space="0" w:color="auto"/>
              </w:divBdr>
            </w:div>
            <w:div w:id="533883486">
              <w:marLeft w:val="0"/>
              <w:marRight w:val="0"/>
              <w:marTop w:val="0"/>
              <w:marBottom w:val="0"/>
              <w:divBdr>
                <w:top w:val="none" w:sz="0" w:space="0" w:color="auto"/>
                <w:left w:val="none" w:sz="0" w:space="0" w:color="auto"/>
                <w:bottom w:val="none" w:sz="0" w:space="0" w:color="auto"/>
                <w:right w:val="none" w:sz="0" w:space="0" w:color="auto"/>
              </w:divBdr>
            </w:div>
            <w:div w:id="1363167446">
              <w:marLeft w:val="0"/>
              <w:marRight w:val="0"/>
              <w:marTop w:val="0"/>
              <w:marBottom w:val="0"/>
              <w:divBdr>
                <w:top w:val="none" w:sz="0" w:space="0" w:color="auto"/>
                <w:left w:val="none" w:sz="0" w:space="0" w:color="auto"/>
                <w:bottom w:val="none" w:sz="0" w:space="0" w:color="auto"/>
                <w:right w:val="none" w:sz="0" w:space="0" w:color="auto"/>
              </w:divBdr>
            </w:div>
            <w:div w:id="1607348486">
              <w:marLeft w:val="0"/>
              <w:marRight w:val="0"/>
              <w:marTop w:val="0"/>
              <w:marBottom w:val="0"/>
              <w:divBdr>
                <w:top w:val="none" w:sz="0" w:space="0" w:color="auto"/>
                <w:left w:val="none" w:sz="0" w:space="0" w:color="auto"/>
                <w:bottom w:val="none" w:sz="0" w:space="0" w:color="auto"/>
                <w:right w:val="none" w:sz="0" w:space="0" w:color="auto"/>
              </w:divBdr>
            </w:div>
            <w:div w:id="1351953203">
              <w:marLeft w:val="0"/>
              <w:marRight w:val="0"/>
              <w:marTop w:val="0"/>
              <w:marBottom w:val="0"/>
              <w:divBdr>
                <w:top w:val="none" w:sz="0" w:space="0" w:color="auto"/>
                <w:left w:val="none" w:sz="0" w:space="0" w:color="auto"/>
                <w:bottom w:val="none" w:sz="0" w:space="0" w:color="auto"/>
                <w:right w:val="none" w:sz="0" w:space="0" w:color="auto"/>
              </w:divBdr>
            </w:div>
            <w:div w:id="1398938834">
              <w:marLeft w:val="0"/>
              <w:marRight w:val="0"/>
              <w:marTop w:val="0"/>
              <w:marBottom w:val="0"/>
              <w:divBdr>
                <w:top w:val="none" w:sz="0" w:space="0" w:color="auto"/>
                <w:left w:val="none" w:sz="0" w:space="0" w:color="auto"/>
                <w:bottom w:val="none" w:sz="0" w:space="0" w:color="auto"/>
                <w:right w:val="none" w:sz="0" w:space="0" w:color="auto"/>
              </w:divBdr>
            </w:div>
            <w:div w:id="578907601">
              <w:marLeft w:val="0"/>
              <w:marRight w:val="0"/>
              <w:marTop w:val="0"/>
              <w:marBottom w:val="0"/>
              <w:divBdr>
                <w:top w:val="none" w:sz="0" w:space="0" w:color="auto"/>
                <w:left w:val="none" w:sz="0" w:space="0" w:color="auto"/>
                <w:bottom w:val="none" w:sz="0" w:space="0" w:color="auto"/>
                <w:right w:val="none" w:sz="0" w:space="0" w:color="auto"/>
              </w:divBdr>
            </w:div>
            <w:div w:id="48773891">
              <w:marLeft w:val="0"/>
              <w:marRight w:val="0"/>
              <w:marTop w:val="0"/>
              <w:marBottom w:val="0"/>
              <w:divBdr>
                <w:top w:val="none" w:sz="0" w:space="0" w:color="auto"/>
                <w:left w:val="none" w:sz="0" w:space="0" w:color="auto"/>
                <w:bottom w:val="none" w:sz="0" w:space="0" w:color="auto"/>
                <w:right w:val="none" w:sz="0" w:space="0" w:color="auto"/>
              </w:divBdr>
            </w:div>
            <w:div w:id="19550889">
              <w:marLeft w:val="0"/>
              <w:marRight w:val="0"/>
              <w:marTop w:val="0"/>
              <w:marBottom w:val="0"/>
              <w:divBdr>
                <w:top w:val="none" w:sz="0" w:space="0" w:color="auto"/>
                <w:left w:val="none" w:sz="0" w:space="0" w:color="auto"/>
                <w:bottom w:val="none" w:sz="0" w:space="0" w:color="auto"/>
                <w:right w:val="none" w:sz="0" w:space="0" w:color="auto"/>
              </w:divBdr>
            </w:div>
            <w:div w:id="1179849760">
              <w:marLeft w:val="0"/>
              <w:marRight w:val="0"/>
              <w:marTop w:val="0"/>
              <w:marBottom w:val="0"/>
              <w:divBdr>
                <w:top w:val="none" w:sz="0" w:space="0" w:color="auto"/>
                <w:left w:val="none" w:sz="0" w:space="0" w:color="auto"/>
                <w:bottom w:val="none" w:sz="0" w:space="0" w:color="auto"/>
                <w:right w:val="none" w:sz="0" w:space="0" w:color="auto"/>
              </w:divBdr>
            </w:div>
            <w:div w:id="706369716">
              <w:marLeft w:val="0"/>
              <w:marRight w:val="0"/>
              <w:marTop w:val="0"/>
              <w:marBottom w:val="0"/>
              <w:divBdr>
                <w:top w:val="none" w:sz="0" w:space="0" w:color="auto"/>
                <w:left w:val="none" w:sz="0" w:space="0" w:color="auto"/>
                <w:bottom w:val="none" w:sz="0" w:space="0" w:color="auto"/>
                <w:right w:val="none" w:sz="0" w:space="0" w:color="auto"/>
              </w:divBdr>
            </w:div>
            <w:div w:id="504785709">
              <w:marLeft w:val="0"/>
              <w:marRight w:val="0"/>
              <w:marTop w:val="0"/>
              <w:marBottom w:val="0"/>
              <w:divBdr>
                <w:top w:val="none" w:sz="0" w:space="0" w:color="auto"/>
                <w:left w:val="none" w:sz="0" w:space="0" w:color="auto"/>
                <w:bottom w:val="none" w:sz="0" w:space="0" w:color="auto"/>
                <w:right w:val="none" w:sz="0" w:space="0" w:color="auto"/>
              </w:divBdr>
            </w:div>
            <w:div w:id="1468276724">
              <w:marLeft w:val="0"/>
              <w:marRight w:val="0"/>
              <w:marTop w:val="0"/>
              <w:marBottom w:val="0"/>
              <w:divBdr>
                <w:top w:val="none" w:sz="0" w:space="0" w:color="auto"/>
                <w:left w:val="none" w:sz="0" w:space="0" w:color="auto"/>
                <w:bottom w:val="none" w:sz="0" w:space="0" w:color="auto"/>
                <w:right w:val="none" w:sz="0" w:space="0" w:color="auto"/>
              </w:divBdr>
            </w:div>
            <w:div w:id="1491754071">
              <w:marLeft w:val="0"/>
              <w:marRight w:val="0"/>
              <w:marTop w:val="0"/>
              <w:marBottom w:val="0"/>
              <w:divBdr>
                <w:top w:val="none" w:sz="0" w:space="0" w:color="auto"/>
                <w:left w:val="none" w:sz="0" w:space="0" w:color="auto"/>
                <w:bottom w:val="none" w:sz="0" w:space="0" w:color="auto"/>
                <w:right w:val="none" w:sz="0" w:space="0" w:color="auto"/>
              </w:divBdr>
            </w:div>
            <w:div w:id="684595784">
              <w:marLeft w:val="0"/>
              <w:marRight w:val="0"/>
              <w:marTop w:val="0"/>
              <w:marBottom w:val="0"/>
              <w:divBdr>
                <w:top w:val="none" w:sz="0" w:space="0" w:color="auto"/>
                <w:left w:val="none" w:sz="0" w:space="0" w:color="auto"/>
                <w:bottom w:val="none" w:sz="0" w:space="0" w:color="auto"/>
                <w:right w:val="none" w:sz="0" w:space="0" w:color="auto"/>
              </w:divBdr>
            </w:div>
            <w:div w:id="1004434723">
              <w:marLeft w:val="0"/>
              <w:marRight w:val="0"/>
              <w:marTop w:val="0"/>
              <w:marBottom w:val="0"/>
              <w:divBdr>
                <w:top w:val="none" w:sz="0" w:space="0" w:color="auto"/>
                <w:left w:val="none" w:sz="0" w:space="0" w:color="auto"/>
                <w:bottom w:val="none" w:sz="0" w:space="0" w:color="auto"/>
                <w:right w:val="none" w:sz="0" w:space="0" w:color="auto"/>
              </w:divBdr>
            </w:div>
            <w:div w:id="2005235016">
              <w:marLeft w:val="0"/>
              <w:marRight w:val="0"/>
              <w:marTop w:val="0"/>
              <w:marBottom w:val="0"/>
              <w:divBdr>
                <w:top w:val="none" w:sz="0" w:space="0" w:color="auto"/>
                <w:left w:val="none" w:sz="0" w:space="0" w:color="auto"/>
                <w:bottom w:val="none" w:sz="0" w:space="0" w:color="auto"/>
                <w:right w:val="none" w:sz="0" w:space="0" w:color="auto"/>
              </w:divBdr>
            </w:div>
            <w:div w:id="40642553">
              <w:marLeft w:val="0"/>
              <w:marRight w:val="0"/>
              <w:marTop w:val="0"/>
              <w:marBottom w:val="0"/>
              <w:divBdr>
                <w:top w:val="none" w:sz="0" w:space="0" w:color="auto"/>
                <w:left w:val="none" w:sz="0" w:space="0" w:color="auto"/>
                <w:bottom w:val="none" w:sz="0" w:space="0" w:color="auto"/>
                <w:right w:val="none" w:sz="0" w:space="0" w:color="auto"/>
              </w:divBdr>
            </w:div>
            <w:div w:id="469834339">
              <w:marLeft w:val="0"/>
              <w:marRight w:val="0"/>
              <w:marTop w:val="0"/>
              <w:marBottom w:val="0"/>
              <w:divBdr>
                <w:top w:val="none" w:sz="0" w:space="0" w:color="auto"/>
                <w:left w:val="none" w:sz="0" w:space="0" w:color="auto"/>
                <w:bottom w:val="none" w:sz="0" w:space="0" w:color="auto"/>
                <w:right w:val="none" w:sz="0" w:space="0" w:color="auto"/>
              </w:divBdr>
            </w:div>
            <w:div w:id="1229344227">
              <w:marLeft w:val="0"/>
              <w:marRight w:val="0"/>
              <w:marTop w:val="0"/>
              <w:marBottom w:val="0"/>
              <w:divBdr>
                <w:top w:val="none" w:sz="0" w:space="0" w:color="auto"/>
                <w:left w:val="none" w:sz="0" w:space="0" w:color="auto"/>
                <w:bottom w:val="none" w:sz="0" w:space="0" w:color="auto"/>
                <w:right w:val="none" w:sz="0" w:space="0" w:color="auto"/>
              </w:divBdr>
            </w:div>
            <w:div w:id="246689797">
              <w:marLeft w:val="0"/>
              <w:marRight w:val="0"/>
              <w:marTop w:val="0"/>
              <w:marBottom w:val="0"/>
              <w:divBdr>
                <w:top w:val="none" w:sz="0" w:space="0" w:color="auto"/>
                <w:left w:val="none" w:sz="0" w:space="0" w:color="auto"/>
                <w:bottom w:val="none" w:sz="0" w:space="0" w:color="auto"/>
                <w:right w:val="none" w:sz="0" w:space="0" w:color="auto"/>
              </w:divBdr>
            </w:div>
            <w:div w:id="1135172635">
              <w:marLeft w:val="0"/>
              <w:marRight w:val="0"/>
              <w:marTop w:val="0"/>
              <w:marBottom w:val="0"/>
              <w:divBdr>
                <w:top w:val="none" w:sz="0" w:space="0" w:color="auto"/>
                <w:left w:val="none" w:sz="0" w:space="0" w:color="auto"/>
                <w:bottom w:val="none" w:sz="0" w:space="0" w:color="auto"/>
                <w:right w:val="none" w:sz="0" w:space="0" w:color="auto"/>
              </w:divBdr>
            </w:div>
            <w:div w:id="673344659">
              <w:marLeft w:val="0"/>
              <w:marRight w:val="0"/>
              <w:marTop w:val="0"/>
              <w:marBottom w:val="0"/>
              <w:divBdr>
                <w:top w:val="none" w:sz="0" w:space="0" w:color="auto"/>
                <w:left w:val="none" w:sz="0" w:space="0" w:color="auto"/>
                <w:bottom w:val="none" w:sz="0" w:space="0" w:color="auto"/>
                <w:right w:val="none" w:sz="0" w:space="0" w:color="auto"/>
              </w:divBdr>
            </w:div>
            <w:div w:id="1507474549">
              <w:marLeft w:val="0"/>
              <w:marRight w:val="0"/>
              <w:marTop w:val="0"/>
              <w:marBottom w:val="0"/>
              <w:divBdr>
                <w:top w:val="none" w:sz="0" w:space="0" w:color="auto"/>
                <w:left w:val="none" w:sz="0" w:space="0" w:color="auto"/>
                <w:bottom w:val="none" w:sz="0" w:space="0" w:color="auto"/>
                <w:right w:val="none" w:sz="0" w:space="0" w:color="auto"/>
              </w:divBdr>
            </w:div>
            <w:div w:id="2091266558">
              <w:marLeft w:val="0"/>
              <w:marRight w:val="0"/>
              <w:marTop w:val="0"/>
              <w:marBottom w:val="0"/>
              <w:divBdr>
                <w:top w:val="none" w:sz="0" w:space="0" w:color="auto"/>
                <w:left w:val="none" w:sz="0" w:space="0" w:color="auto"/>
                <w:bottom w:val="none" w:sz="0" w:space="0" w:color="auto"/>
                <w:right w:val="none" w:sz="0" w:space="0" w:color="auto"/>
              </w:divBdr>
            </w:div>
            <w:div w:id="53546764">
              <w:marLeft w:val="0"/>
              <w:marRight w:val="0"/>
              <w:marTop w:val="0"/>
              <w:marBottom w:val="0"/>
              <w:divBdr>
                <w:top w:val="none" w:sz="0" w:space="0" w:color="auto"/>
                <w:left w:val="none" w:sz="0" w:space="0" w:color="auto"/>
                <w:bottom w:val="none" w:sz="0" w:space="0" w:color="auto"/>
                <w:right w:val="none" w:sz="0" w:space="0" w:color="auto"/>
              </w:divBdr>
            </w:div>
            <w:div w:id="1137189285">
              <w:marLeft w:val="0"/>
              <w:marRight w:val="0"/>
              <w:marTop w:val="0"/>
              <w:marBottom w:val="0"/>
              <w:divBdr>
                <w:top w:val="none" w:sz="0" w:space="0" w:color="auto"/>
                <w:left w:val="none" w:sz="0" w:space="0" w:color="auto"/>
                <w:bottom w:val="none" w:sz="0" w:space="0" w:color="auto"/>
                <w:right w:val="none" w:sz="0" w:space="0" w:color="auto"/>
              </w:divBdr>
            </w:div>
            <w:div w:id="1003552997">
              <w:marLeft w:val="0"/>
              <w:marRight w:val="0"/>
              <w:marTop w:val="0"/>
              <w:marBottom w:val="0"/>
              <w:divBdr>
                <w:top w:val="none" w:sz="0" w:space="0" w:color="auto"/>
                <w:left w:val="none" w:sz="0" w:space="0" w:color="auto"/>
                <w:bottom w:val="none" w:sz="0" w:space="0" w:color="auto"/>
                <w:right w:val="none" w:sz="0" w:space="0" w:color="auto"/>
              </w:divBdr>
            </w:div>
            <w:div w:id="1688749368">
              <w:marLeft w:val="0"/>
              <w:marRight w:val="0"/>
              <w:marTop w:val="0"/>
              <w:marBottom w:val="0"/>
              <w:divBdr>
                <w:top w:val="none" w:sz="0" w:space="0" w:color="auto"/>
                <w:left w:val="none" w:sz="0" w:space="0" w:color="auto"/>
                <w:bottom w:val="none" w:sz="0" w:space="0" w:color="auto"/>
                <w:right w:val="none" w:sz="0" w:space="0" w:color="auto"/>
              </w:divBdr>
            </w:div>
            <w:div w:id="127018910">
              <w:marLeft w:val="0"/>
              <w:marRight w:val="0"/>
              <w:marTop w:val="0"/>
              <w:marBottom w:val="0"/>
              <w:divBdr>
                <w:top w:val="none" w:sz="0" w:space="0" w:color="auto"/>
                <w:left w:val="none" w:sz="0" w:space="0" w:color="auto"/>
                <w:bottom w:val="none" w:sz="0" w:space="0" w:color="auto"/>
                <w:right w:val="none" w:sz="0" w:space="0" w:color="auto"/>
              </w:divBdr>
            </w:div>
            <w:div w:id="1887183754">
              <w:marLeft w:val="0"/>
              <w:marRight w:val="0"/>
              <w:marTop w:val="0"/>
              <w:marBottom w:val="0"/>
              <w:divBdr>
                <w:top w:val="none" w:sz="0" w:space="0" w:color="auto"/>
                <w:left w:val="none" w:sz="0" w:space="0" w:color="auto"/>
                <w:bottom w:val="none" w:sz="0" w:space="0" w:color="auto"/>
                <w:right w:val="none" w:sz="0" w:space="0" w:color="auto"/>
              </w:divBdr>
            </w:div>
            <w:div w:id="73281139">
              <w:marLeft w:val="0"/>
              <w:marRight w:val="0"/>
              <w:marTop w:val="0"/>
              <w:marBottom w:val="0"/>
              <w:divBdr>
                <w:top w:val="none" w:sz="0" w:space="0" w:color="auto"/>
                <w:left w:val="none" w:sz="0" w:space="0" w:color="auto"/>
                <w:bottom w:val="none" w:sz="0" w:space="0" w:color="auto"/>
                <w:right w:val="none" w:sz="0" w:space="0" w:color="auto"/>
              </w:divBdr>
            </w:div>
            <w:div w:id="2141072310">
              <w:marLeft w:val="0"/>
              <w:marRight w:val="0"/>
              <w:marTop w:val="0"/>
              <w:marBottom w:val="0"/>
              <w:divBdr>
                <w:top w:val="none" w:sz="0" w:space="0" w:color="auto"/>
                <w:left w:val="none" w:sz="0" w:space="0" w:color="auto"/>
                <w:bottom w:val="none" w:sz="0" w:space="0" w:color="auto"/>
                <w:right w:val="none" w:sz="0" w:space="0" w:color="auto"/>
              </w:divBdr>
            </w:div>
            <w:div w:id="2013750822">
              <w:marLeft w:val="0"/>
              <w:marRight w:val="0"/>
              <w:marTop w:val="0"/>
              <w:marBottom w:val="0"/>
              <w:divBdr>
                <w:top w:val="none" w:sz="0" w:space="0" w:color="auto"/>
                <w:left w:val="none" w:sz="0" w:space="0" w:color="auto"/>
                <w:bottom w:val="none" w:sz="0" w:space="0" w:color="auto"/>
                <w:right w:val="none" w:sz="0" w:space="0" w:color="auto"/>
              </w:divBdr>
            </w:div>
            <w:div w:id="1751079749">
              <w:marLeft w:val="0"/>
              <w:marRight w:val="0"/>
              <w:marTop w:val="0"/>
              <w:marBottom w:val="0"/>
              <w:divBdr>
                <w:top w:val="none" w:sz="0" w:space="0" w:color="auto"/>
                <w:left w:val="none" w:sz="0" w:space="0" w:color="auto"/>
                <w:bottom w:val="none" w:sz="0" w:space="0" w:color="auto"/>
                <w:right w:val="none" w:sz="0" w:space="0" w:color="auto"/>
              </w:divBdr>
            </w:div>
            <w:div w:id="7681028">
              <w:marLeft w:val="0"/>
              <w:marRight w:val="0"/>
              <w:marTop w:val="0"/>
              <w:marBottom w:val="0"/>
              <w:divBdr>
                <w:top w:val="none" w:sz="0" w:space="0" w:color="auto"/>
                <w:left w:val="none" w:sz="0" w:space="0" w:color="auto"/>
                <w:bottom w:val="none" w:sz="0" w:space="0" w:color="auto"/>
                <w:right w:val="none" w:sz="0" w:space="0" w:color="auto"/>
              </w:divBdr>
            </w:div>
            <w:div w:id="614100266">
              <w:marLeft w:val="0"/>
              <w:marRight w:val="0"/>
              <w:marTop w:val="0"/>
              <w:marBottom w:val="0"/>
              <w:divBdr>
                <w:top w:val="none" w:sz="0" w:space="0" w:color="auto"/>
                <w:left w:val="none" w:sz="0" w:space="0" w:color="auto"/>
                <w:bottom w:val="none" w:sz="0" w:space="0" w:color="auto"/>
                <w:right w:val="none" w:sz="0" w:space="0" w:color="auto"/>
              </w:divBdr>
            </w:div>
            <w:div w:id="2041316345">
              <w:marLeft w:val="0"/>
              <w:marRight w:val="0"/>
              <w:marTop w:val="0"/>
              <w:marBottom w:val="0"/>
              <w:divBdr>
                <w:top w:val="none" w:sz="0" w:space="0" w:color="auto"/>
                <w:left w:val="none" w:sz="0" w:space="0" w:color="auto"/>
                <w:bottom w:val="none" w:sz="0" w:space="0" w:color="auto"/>
                <w:right w:val="none" w:sz="0" w:space="0" w:color="auto"/>
              </w:divBdr>
            </w:div>
            <w:div w:id="1863089164">
              <w:marLeft w:val="0"/>
              <w:marRight w:val="0"/>
              <w:marTop w:val="0"/>
              <w:marBottom w:val="0"/>
              <w:divBdr>
                <w:top w:val="none" w:sz="0" w:space="0" w:color="auto"/>
                <w:left w:val="none" w:sz="0" w:space="0" w:color="auto"/>
                <w:bottom w:val="none" w:sz="0" w:space="0" w:color="auto"/>
                <w:right w:val="none" w:sz="0" w:space="0" w:color="auto"/>
              </w:divBdr>
            </w:div>
            <w:div w:id="1980263930">
              <w:marLeft w:val="0"/>
              <w:marRight w:val="0"/>
              <w:marTop w:val="0"/>
              <w:marBottom w:val="0"/>
              <w:divBdr>
                <w:top w:val="none" w:sz="0" w:space="0" w:color="auto"/>
                <w:left w:val="none" w:sz="0" w:space="0" w:color="auto"/>
                <w:bottom w:val="none" w:sz="0" w:space="0" w:color="auto"/>
                <w:right w:val="none" w:sz="0" w:space="0" w:color="auto"/>
              </w:divBdr>
            </w:div>
            <w:div w:id="1040980884">
              <w:marLeft w:val="0"/>
              <w:marRight w:val="0"/>
              <w:marTop w:val="0"/>
              <w:marBottom w:val="0"/>
              <w:divBdr>
                <w:top w:val="none" w:sz="0" w:space="0" w:color="auto"/>
                <w:left w:val="none" w:sz="0" w:space="0" w:color="auto"/>
                <w:bottom w:val="none" w:sz="0" w:space="0" w:color="auto"/>
                <w:right w:val="none" w:sz="0" w:space="0" w:color="auto"/>
              </w:divBdr>
            </w:div>
            <w:div w:id="158272222">
              <w:marLeft w:val="0"/>
              <w:marRight w:val="0"/>
              <w:marTop w:val="0"/>
              <w:marBottom w:val="0"/>
              <w:divBdr>
                <w:top w:val="none" w:sz="0" w:space="0" w:color="auto"/>
                <w:left w:val="none" w:sz="0" w:space="0" w:color="auto"/>
                <w:bottom w:val="none" w:sz="0" w:space="0" w:color="auto"/>
                <w:right w:val="none" w:sz="0" w:space="0" w:color="auto"/>
              </w:divBdr>
            </w:div>
            <w:div w:id="1835221537">
              <w:marLeft w:val="0"/>
              <w:marRight w:val="0"/>
              <w:marTop w:val="0"/>
              <w:marBottom w:val="0"/>
              <w:divBdr>
                <w:top w:val="none" w:sz="0" w:space="0" w:color="auto"/>
                <w:left w:val="none" w:sz="0" w:space="0" w:color="auto"/>
                <w:bottom w:val="none" w:sz="0" w:space="0" w:color="auto"/>
                <w:right w:val="none" w:sz="0" w:space="0" w:color="auto"/>
              </w:divBdr>
            </w:div>
            <w:div w:id="207494781">
              <w:marLeft w:val="0"/>
              <w:marRight w:val="0"/>
              <w:marTop w:val="0"/>
              <w:marBottom w:val="0"/>
              <w:divBdr>
                <w:top w:val="none" w:sz="0" w:space="0" w:color="auto"/>
                <w:left w:val="none" w:sz="0" w:space="0" w:color="auto"/>
                <w:bottom w:val="none" w:sz="0" w:space="0" w:color="auto"/>
                <w:right w:val="none" w:sz="0" w:space="0" w:color="auto"/>
              </w:divBdr>
            </w:div>
            <w:div w:id="1064109927">
              <w:marLeft w:val="0"/>
              <w:marRight w:val="0"/>
              <w:marTop w:val="0"/>
              <w:marBottom w:val="0"/>
              <w:divBdr>
                <w:top w:val="none" w:sz="0" w:space="0" w:color="auto"/>
                <w:left w:val="none" w:sz="0" w:space="0" w:color="auto"/>
                <w:bottom w:val="none" w:sz="0" w:space="0" w:color="auto"/>
                <w:right w:val="none" w:sz="0" w:space="0" w:color="auto"/>
              </w:divBdr>
            </w:div>
            <w:div w:id="40983640">
              <w:marLeft w:val="0"/>
              <w:marRight w:val="0"/>
              <w:marTop w:val="0"/>
              <w:marBottom w:val="0"/>
              <w:divBdr>
                <w:top w:val="none" w:sz="0" w:space="0" w:color="auto"/>
                <w:left w:val="none" w:sz="0" w:space="0" w:color="auto"/>
                <w:bottom w:val="none" w:sz="0" w:space="0" w:color="auto"/>
                <w:right w:val="none" w:sz="0" w:space="0" w:color="auto"/>
              </w:divBdr>
            </w:div>
            <w:div w:id="823548301">
              <w:marLeft w:val="0"/>
              <w:marRight w:val="0"/>
              <w:marTop w:val="0"/>
              <w:marBottom w:val="0"/>
              <w:divBdr>
                <w:top w:val="none" w:sz="0" w:space="0" w:color="auto"/>
                <w:left w:val="none" w:sz="0" w:space="0" w:color="auto"/>
                <w:bottom w:val="none" w:sz="0" w:space="0" w:color="auto"/>
                <w:right w:val="none" w:sz="0" w:space="0" w:color="auto"/>
              </w:divBdr>
            </w:div>
            <w:div w:id="645086690">
              <w:marLeft w:val="0"/>
              <w:marRight w:val="0"/>
              <w:marTop w:val="0"/>
              <w:marBottom w:val="0"/>
              <w:divBdr>
                <w:top w:val="none" w:sz="0" w:space="0" w:color="auto"/>
                <w:left w:val="none" w:sz="0" w:space="0" w:color="auto"/>
                <w:bottom w:val="none" w:sz="0" w:space="0" w:color="auto"/>
                <w:right w:val="none" w:sz="0" w:space="0" w:color="auto"/>
              </w:divBdr>
            </w:div>
            <w:div w:id="244804890">
              <w:marLeft w:val="0"/>
              <w:marRight w:val="0"/>
              <w:marTop w:val="0"/>
              <w:marBottom w:val="0"/>
              <w:divBdr>
                <w:top w:val="none" w:sz="0" w:space="0" w:color="auto"/>
                <w:left w:val="none" w:sz="0" w:space="0" w:color="auto"/>
                <w:bottom w:val="none" w:sz="0" w:space="0" w:color="auto"/>
                <w:right w:val="none" w:sz="0" w:space="0" w:color="auto"/>
              </w:divBdr>
            </w:div>
            <w:div w:id="780954131">
              <w:marLeft w:val="0"/>
              <w:marRight w:val="0"/>
              <w:marTop w:val="0"/>
              <w:marBottom w:val="0"/>
              <w:divBdr>
                <w:top w:val="none" w:sz="0" w:space="0" w:color="auto"/>
                <w:left w:val="none" w:sz="0" w:space="0" w:color="auto"/>
                <w:bottom w:val="none" w:sz="0" w:space="0" w:color="auto"/>
                <w:right w:val="none" w:sz="0" w:space="0" w:color="auto"/>
              </w:divBdr>
            </w:div>
            <w:div w:id="1974095606">
              <w:marLeft w:val="0"/>
              <w:marRight w:val="0"/>
              <w:marTop w:val="0"/>
              <w:marBottom w:val="0"/>
              <w:divBdr>
                <w:top w:val="none" w:sz="0" w:space="0" w:color="auto"/>
                <w:left w:val="none" w:sz="0" w:space="0" w:color="auto"/>
                <w:bottom w:val="none" w:sz="0" w:space="0" w:color="auto"/>
                <w:right w:val="none" w:sz="0" w:space="0" w:color="auto"/>
              </w:divBdr>
            </w:div>
            <w:div w:id="1566649518">
              <w:marLeft w:val="0"/>
              <w:marRight w:val="0"/>
              <w:marTop w:val="0"/>
              <w:marBottom w:val="0"/>
              <w:divBdr>
                <w:top w:val="none" w:sz="0" w:space="0" w:color="auto"/>
                <w:left w:val="none" w:sz="0" w:space="0" w:color="auto"/>
                <w:bottom w:val="none" w:sz="0" w:space="0" w:color="auto"/>
                <w:right w:val="none" w:sz="0" w:space="0" w:color="auto"/>
              </w:divBdr>
            </w:div>
            <w:div w:id="354312400">
              <w:marLeft w:val="0"/>
              <w:marRight w:val="0"/>
              <w:marTop w:val="0"/>
              <w:marBottom w:val="0"/>
              <w:divBdr>
                <w:top w:val="none" w:sz="0" w:space="0" w:color="auto"/>
                <w:left w:val="none" w:sz="0" w:space="0" w:color="auto"/>
                <w:bottom w:val="none" w:sz="0" w:space="0" w:color="auto"/>
                <w:right w:val="none" w:sz="0" w:space="0" w:color="auto"/>
              </w:divBdr>
            </w:div>
            <w:div w:id="1112434855">
              <w:marLeft w:val="0"/>
              <w:marRight w:val="0"/>
              <w:marTop w:val="0"/>
              <w:marBottom w:val="0"/>
              <w:divBdr>
                <w:top w:val="none" w:sz="0" w:space="0" w:color="auto"/>
                <w:left w:val="none" w:sz="0" w:space="0" w:color="auto"/>
                <w:bottom w:val="none" w:sz="0" w:space="0" w:color="auto"/>
                <w:right w:val="none" w:sz="0" w:space="0" w:color="auto"/>
              </w:divBdr>
            </w:div>
            <w:div w:id="1899394055">
              <w:marLeft w:val="0"/>
              <w:marRight w:val="0"/>
              <w:marTop w:val="0"/>
              <w:marBottom w:val="0"/>
              <w:divBdr>
                <w:top w:val="none" w:sz="0" w:space="0" w:color="auto"/>
                <w:left w:val="none" w:sz="0" w:space="0" w:color="auto"/>
                <w:bottom w:val="none" w:sz="0" w:space="0" w:color="auto"/>
                <w:right w:val="none" w:sz="0" w:space="0" w:color="auto"/>
              </w:divBdr>
            </w:div>
            <w:div w:id="1460103243">
              <w:marLeft w:val="0"/>
              <w:marRight w:val="0"/>
              <w:marTop w:val="0"/>
              <w:marBottom w:val="0"/>
              <w:divBdr>
                <w:top w:val="none" w:sz="0" w:space="0" w:color="auto"/>
                <w:left w:val="none" w:sz="0" w:space="0" w:color="auto"/>
                <w:bottom w:val="none" w:sz="0" w:space="0" w:color="auto"/>
                <w:right w:val="none" w:sz="0" w:space="0" w:color="auto"/>
              </w:divBdr>
            </w:div>
            <w:div w:id="495997310">
              <w:marLeft w:val="0"/>
              <w:marRight w:val="0"/>
              <w:marTop w:val="0"/>
              <w:marBottom w:val="0"/>
              <w:divBdr>
                <w:top w:val="none" w:sz="0" w:space="0" w:color="auto"/>
                <w:left w:val="none" w:sz="0" w:space="0" w:color="auto"/>
                <w:bottom w:val="none" w:sz="0" w:space="0" w:color="auto"/>
                <w:right w:val="none" w:sz="0" w:space="0" w:color="auto"/>
              </w:divBdr>
            </w:div>
            <w:div w:id="1649280739">
              <w:marLeft w:val="0"/>
              <w:marRight w:val="0"/>
              <w:marTop w:val="0"/>
              <w:marBottom w:val="0"/>
              <w:divBdr>
                <w:top w:val="none" w:sz="0" w:space="0" w:color="auto"/>
                <w:left w:val="none" w:sz="0" w:space="0" w:color="auto"/>
                <w:bottom w:val="none" w:sz="0" w:space="0" w:color="auto"/>
                <w:right w:val="none" w:sz="0" w:space="0" w:color="auto"/>
              </w:divBdr>
            </w:div>
            <w:div w:id="992610119">
              <w:marLeft w:val="0"/>
              <w:marRight w:val="0"/>
              <w:marTop w:val="0"/>
              <w:marBottom w:val="0"/>
              <w:divBdr>
                <w:top w:val="none" w:sz="0" w:space="0" w:color="auto"/>
                <w:left w:val="none" w:sz="0" w:space="0" w:color="auto"/>
                <w:bottom w:val="none" w:sz="0" w:space="0" w:color="auto"/>
                <w:right w:val="none" w:sz="0" w:space="0" w:color="auto"/>
              </w:divBdr>
            </w:div>
            <w:div w:id="1055931285">
              <w:marLeft w:val="0"/>
              <w:marRight w:val="0"/>
              <w:marTop w:val="0"/>
              <w:marBottom w:val="0"/>
              <w:divBdr>
                <w:top w:val="none" w:sz="0" w:space="0" w:color="auto"/>
                <w:left w:val="none" w:sz="0" w:space="0" w:color="auto"/>
                <w:bottom w:val="none" w:sz="0" w:space="0" w:color="auto"/>
                <w:right w:val="none" w:sz="0" w:space="0" w:color="auto"/>
              </w:divBdr>
            </w:div>
            <w:div w:id="1822386788">
              <w:marLeft w:val="0"/>
              <w:marRight w:val="0"/>
              <w:marTop w:val="0"/>
              <w:marBottom w:val="0"/>
              <w:divBdr>
                <w:top w:val="none" w:sz="0" w:space="0" w:color="auto"/>
                <w:left w:val="none" w:sz="0" w:space="0" w:color="auto"/>
                <w:bottom w:val="none" w:sz="0" w:space="0" w:color="auto"/>
                <w:right w:val="none" w:sz="0" w:space="0" w:color="auto"/>
              </w:divBdr>
            </w:div>
            <w:div w:id="343868730">
              <w:marLeft w:val="0"/>
              <w:marRight w:val="0"/>
              <w:marTop w:val="0"/>
              <w:marBottom w:val="0"/>
              <w:divBdr>
                <w:top w:val="none" w:sz="0" w:space="0" w:color="auto"/>
                <w:left w:val="none" w:sz="0" w:space="0" w:color="auto"/>
                <w:bottom w:val="none" w:sz="0" w:space="0" w:color="auto"/>
                <w:right w:val="none" w:sz="0" w:space="0" w:color="auto"/>
              </w:divBdr>
            </w:div>
            <w:div w:id="170342700">
              <w:marLeft w:val="0"/>
              <w:marRight w:val="0"/>
              <w:marTop w:val="0"/>
              <w:marBottom w:val="0"/>
              <w:divBdr>
                <w:top w:val="none" w:sz="0" w:space="0" w:color="auto"/>
                <w:left w:val="none" w:sz="0" w:space="0" w:color="auto"/>
                <w:bottom w:val="none" w:sz="0" w:space="0" w:color="auto"/>
                <w:right w:val="none" w:sz="0" w:space="0" w:color="auto"/>
              </w:divBdr>
            </w:div>
            <w:div w:id="1699424255">
              <w:marLeft w:val="0"/>
              <w:marRight w:val="0"/>
              <w:marTop w:val="0"/>
              <w:marBottom w:val="0"/>
              <w:divBdr>
                <w:top w:val="none" w:sz="0" w:space="0" w:color="auto"/>
                <w:left w:val="none" w:sz="0" w:space="0" w:color="auto"/>
                <w:bottom w:val="none" w:sz="0" w:space="0" w:color="auto"/>
                <w:right w:val="none" w:sz="0" w:space="0" w:color="auto"/>
              </w:divBdr>
            </w:div>
            <w:div w:id="28340614">
              <w:marLeft w:val="0"/>
              <w:marRight w:val="0"/>
              <w:marTop w:val="0"/>
              <w:marBottom w:val="0"/>
              <w:divBdr>
                <w:top w:val="none" w:sz="0" w:space="0" w:color="auto"/>
                <w:left w:val="none" w:sz="0" w:space="0" w:color="auto"/>
                <w:bottom w:val="none" w:sz="0" w:space="0" w:color="auto"/>
                <w:right w:val="none" w:sz="0" w:space="0" w:color="auto"/>
              </w:divBdr>
            </w:div>
            <w:div w:id="1141117410">
              <w:marLeft w:val="0"/>
              <w:marRight w:val="0"/>
              <w:marTop w:val="0"/>
              <w:marBottom w:val="0"/>
              <w:divBdr>
                <w:top w:val="none" w:sz="0" w:space="0" w:color="auto"/>
                <w:left w:val="none" w:sz="0" w:space="0" w:color="auto"/>
                <w:bottom w:val="none" w:sz="0" w:space="0" w:color="auto"/>
                <w:right w:val="none" w:sz="0" w:space="0" w:color="auto"/>
              </w:divBdr>
            </w:div>
            <w:div w:id="388964480">
              <w:marLeft w:val="0"/>
              <w:marRight w:val="0"/>
              <w:marTop w:val="0"/>
              <w:marBottom w:val="0"/>
              <w:divBdr>
                <w:top w:val="none" w:sz="0" w:space="0" w:color="auto"/>
                <w:left w:val="none" w:sz="0" w:space="0" w:color="auto"/>
                <w:bottom w:val="none" w:sz="0" w:space="0" w:color="auto"/>
                <w:right w:val="none" w:sz="0" w:space="0" w:color="auto"/>
              </w:divBdr>
            </w:div>
            <w:div w:id="1668053166">
              <w:marLeft w:val="0"/>
              <w:marRight w:val="0"/>
              <w:marTop w:val="0"/>
              <w:marBottom w:val="0"/>
              <w:divBdr>
                <w:top w:val="none" w:sz="0" w:space="0" w:color="auto"/>
                <w:left w:val="none" w:sz="0" w:space="0" w:color="auto"/>
                <w:bottom w:val="none" w:sz="0" w:space="0" w:color="auto"/>
                <w:right w:val="none" w:sz="0" w:space="0" w:color="auto"/>
              </w:divBdr>
            </w:div>
            <w:div w:id="1553492928">
              <w:marLeft w:val="0"/>
              <w:marRight w:val="0"/>
              <w:marTop w:val="0"/>
              <w:marBottom w:val="0"/>
              <w:divBdr>
                <w:top w:val="none" w:sz="0" w:space="0" w:color="auto"/>
                <w:left w:val="none" w:sz="0" w:space="0" w:color="auto"/>
                <w:bottom w:val="none" w:sz="0" w:space="0" w:color="auto"/>
                <w:right w:val="none" w:sz="0" w:space="0" w:color="auto"/>
              </w:divBdr>
            </w:div>
            <w:div w:id="1004012425">
              <w:marLeft w:val="0"/>
              <w:marRight w:val="0"/>
              <w:marTop w:val="0"/>
              <w:marBottom w:val="0"/>
              <w:divBdr>
                <w:top w:val="none" w:sz="0" w:space="0" w:color="auto"/>
                <w:left w:val="none" w:sz="0" w:space="0" w:color="auto"/>
                <w:bottom w:val="none" w:sz="0" w:space="0" w:color="auto"/>
                <w:right w:val="none" w:sz="0" w:space="0" w:color="auto"/>
              </w:divBdr>
            </w:div>
            <w:div w:id="620115296">
              <w:marLeft w:val="0"/>
              <w:marRight w:val="0"/>
              <w:marTop w:val="0"/>
              <w:marBottom w:val="0"/>
              <w:divBdr>
                <w:top w:val="none" w:sz="0" w:space="0" w:color="auto"/>
                <w:left w:val="none" w:sz="0" w:space="0" w:color="auto"/>
                <w:bottom w:val="none" w:sz="0" w:space="0" w:color="auto"/>
                <w:right w:val="none" w:sz="0" w:space="0" w:color="auto"/>
              </w:divBdr>
            </w:div>
            <w:div w:id="869151447">
              <w:marLeft w:val="0"/>
              <w:marRight w:val="0"/>
              <w:marTop w:val="0"/>
              <w:marBottom w:val="0"/>
              <w:divBdr>
                <w:top w:val="none" w:sz="0" w:space="0" w:color="auto"/>
                <w:left w:val="none" w:sz="0" w:space="0" w:color="auto"/>
                <w:bottom w:val="none" w:sz="0" w:space="0" w:color="auto"/>
                <w:right w:val="none" w:sz="0" w:space="0" w:color="auto"/>
              </w:divBdr>
            </w:div>
            <w:div w:id="48263932">
              <w:marLeft w:val="0"/>
              <w:marRight w:val="0"/>
              <w:marTop w:val="0"/>
              <w:marBottom w:val="0"/>
              <w:divBdr>
                <w:top w:val="none" w:sz="0" w:space="0" w:color="auto"/>
                <w:left w:val="none" w:sz="0" w:space="0" w:color="auto"/>
                <w:bottom w:val="none" w:sz="0" w:space="0" w:color="auto"/>
                <w:right w:val="none" w:sz="0" w:space="0" w:color="auto"/>
              </w:divBdr>
            </w:div>
            <w:div w:id="1742865901">
              <w:marLeft w:val="0"/>
              <w:marRight w:val="0"/>
              <w:marTop w:val="0"/>
              <w:marBottom w:val="0"/>
              <w:divBdr>
                <w:top w:val="none" w:sz="0" w:space="0" w:color="auto"/>
                <w:left w:val="none" w:sz="0" w:space="0" w:color="auto"/>
                <w:bottom w:val="none" w:sz="0" w:space="0" w:color="auto"/>
                <w:right w:val="none" w:sz="0" w:space="0" w:color="auto"/>
              </w:divBdr>
            </w:div>
            <w:div w:id="1277909407">
              <w:marLeft w:val="0"/>
              <w:marRight w:val="0"/>
              <w:marTop w:val="0"/>
              <w:marBottom w:val="0"/>
              <w:divBdr>
                <w:top w:val="none" w:sz="0" w:space="0" w:color="auto"/>
                <w:left w:val="none" w:sz="0" w:space="0" w:color="auto"/>
                <w:bottom w:val="none" w:sz="0" w:space="0" w:color="auto"/>
                <w:right w:val="none" w:sz="0" w:space="0" w:color="auto"/>
              </w:divBdr>
            </w:div>
            <w:div w:id="1252540772">
              <w:marLeft w:val="0"/>
              <w:marRight w:val="0"/>
              <w:marTop w:val="0"/>
              <w:marBottom w:val="0"/>
              <w:divBdr>
                <w:top w:val="none" w:sz="0" w:space="0" w:color="auto"/>
                <w:left w:val="none" w:sz="0" w:space="0" w:color="auto"/>
                <w:bottom w:val="none" w:sz="0" w:space="0" w:color="auto"/>
                <w:right w:val="none" w:sz="0" w:space="0" w:color="auto"/>
              </w:divBdr>
            </w:div>
            <w:div w:id="875777545">
              <w:marLeft w:val="0"/>
              <w:marRight w:val="0"/>
              <w:marTop w:val="0"/>
              <w:marBottom w:val="0"/>
              <w:divBdr>
                <w:top w:val="none" w:sz="0" w:space="0" w:color="auto"/>
                <w:left w:val="none" w:sz="0" w:space="0" w:color="auto"/>
                <w:bottom w:val="none" w:sz="0" w:space="0" w:color="auto"/>
                <w:right w:val="none" w:sz="0" w:space="0" w:color="auto"/>
              </w:divBdr>
            </w:div>
            <w:div w:id="1390618677">
              <w:marLeft w:val="0"/>
              <w:marRight w:val="0"/>
              <w:marTop w:val="0"/>
              <w:marBottom w:val="0"/>
              <w:divBdr>
                <w:top w:val="none" w:sz="0" w:space="0" w:color="auto"/>
                <w:left w:val="none" w:sz="0" w:space="0" w:color="auto"/>
                <w:bottom w:val="none" w:sz="0" w:space="0" w:color="auto"/>
                <w:right w:val="none" w:sz="0" w:space="0" w:color="auto"/>
              </w:divBdr>
            </w:div>
            <w:div w:id="57216954">
              <w:marLeft w:val="0"/>
              <w:marRight w:val="0"/>
              <w:marTop w:val="0"/>
              <w:marBottom w:val="0"/>
              <w:divBdr>
                <w:top w:val="none" w:sz="0" w:space="0" w:color="auto"/>
                <w:left w:val="none" w:sz="0" w:space="0" w:color="auto"/>
                <w:bottom w:val="none" w:sz="0" w:space="0" w:color="auto"/>
                <w:right w:val="none" w:sz="0" w:space="0" w:color="auto"/>
              </w:divBdr>
            </w:div>
            <w:div w:id="1619677141">
              <w:marLeft w:val="0"/>
              <w:marRight w:val="0"/>
              <w:marTop w:val="0"/>
              <w:marBottom w:val="0"/>
              <w:divBdr>
                <w:top w:val="none" w:sz="0" w:space="0" w:color="auto"/>
                <w:left w:val="none" w:sz="0" w:space="0" w:color="auto"/>
                <w:bottom w:val="none" w:sz="0" w:space="0" w:color="auto"/>
                <w:right w:val="none" w:sz="0" w:space="0" w:color="auto"/>
              </w:divBdr>
            </w:div>
            <w:div w:id="1354304818">
              <w:marLeft w:val="0"/>
              <w:marRight w:val="0"/>
              <w:marTop w:val="0"/>
              <w:marBottom w:val="0"/>
              <w:divBdr>
                <w:top w:val="none" w:sz="0" w:space="0" w:color="auto"/>
                <w:left w:val="none" w:sz="0" w:space="0" w:color="auto"/>
                <w:bottom w:val="none" w:sz="0" w:space="0" w:color="auto"/>
                <w:right w:val="none" w:sz="0" w:space="0" w:color="auto"/>
              </w:divBdr>
            </w:div>
            <w:div w:id="1241596455">
              <w:marLeft w:val="0"/>
              <w:marRight w:val="0"/>
              <w:marTop w:val="0"/>
              <w:marBottom w:val="0"/>
              <w:divBdr>
                <w:top w:val="none" w:sz="0" w:space="0" w:color="auto"/>
                <w:left w:val="none" w:sz="0" w:space="0" w:color="auto"/>
                <w:bottom w:val="none" w:sz="0" w:space="0" w:color="auto"/>
                <w:right w:val="none" w:sz="0" w:space="0" w:color="auto"/>
              </w:divBdr>
            </w:div>
            <w:div w:id="1926959162">
              <w:marLeft w:val="0"/>
              <w:marRight w:val="0"/>
              <w:marTop w:val="0"/>
              <w:marBottom w:val="0"/>
              <w:divBdr>
                <w:top w:val="none" w:sz="0" w:space="0" w:color="auto"/>
                <w:left w:val="none" w:sz="0" w:space="0" w:color="auto"/>
                <w:bottom w:val="none" w:sz="0" w:space="0" w:color="auto"/>
                <w:right w:val="none" w:sz="0" w:space="0" w:color="auto"/>
              </w:divBdr>
            </w:div>
            <w:div w:id="493882938">
              <w:marLeft w:val="0"/>
              <w:marRight w:val="0"/>
              <w:marTop w:val="0"/>
              <w:marBottom w:val="0"/>
              <w:divBdr>
                <w:top w:val="none" w:sz="0" w:space="0" w:color="auto"/>
                <w:left w:val="none" w:sz="0" w:space="0" w:color="auto"/>
                <w:bottom w:val="none" w:sz="0" w:space="0" w:color="auto"/>
                <w:right w:val="none" w:sz="0" w:space="0" w:color="auto"/>
              </w:divBdr>
            </w:div>
            <w:div w:id="1450392909">
              <w:marLeft w:val="0"/>
              <w:marRight w:val="0"/>
              <w:marTop w:val="0"/>
              <w:marBottom w:val="0"/>
              <w:divBdr>
                <w:top w:val="none" w:sz="0" w:space="0" w:color="auto"/>
                <w:left w:val="none" w:sz="0" w:space="0" w:color="auto"/>
                <w:bottom w:val="none" w:sz="0" w:space="0" w:color="auto"/>
                <w:right w:val="none" w:sz="0" w:space="0" w:color="auto"/>
              </w:divBdr>
            </w:div>
            <w:div w:id="1351448052">
              <w:marLeft w:val="0"/>
              <w:marRight w:val="0"/>
              <w:marTop w:val="0"/>
              <w:marBottom w:val="0"/>
              <w:divBdr>
                <w:top w:val="none" w:sz="0" w:space="0" w:color="auto"/>
                <w:left w:val="none" w:sz="0" w:space="0" w:color="auto"/>
                <w:bottom w:val="none" w:sz="0" w:space="0" w:color="auto"/>
                <w:right w:val="none" w:sz="0" w:space="0" w:color="auto"/>
              </w:divBdr>
            </w:div>
            <w:div w:id="1244415635">
              <w:marLeft w:val="0"/>
              <w:marRight w:val="0"/>
              <w:marTop w:val="0"/>
              <w:marBottom w:val="0"/>
              <w:divBdr>
                <w:top w:val="none" w:sz="0" w:space="0" w:color="auto"/>
                <w:left w:val="none" w:sz="0" w:space="0" w:color="auto"/>
                <w:bottom w:val="none" w:sz="0" w:space="0" w:color="auto"/>
                <w:right w:val="none" w:sz="0" w:space="0" w:color="auto"/>
              </w:divBdr>
            </w:div>
            <w:div w:id="145828728">
              <w:marLeft w:val="0"/>
              <w:marRight w:val="0"/>
              <w:marTop w:val="0"/>
              <w:marBottom w:val="0"/>
              <w:divBdr>
                <w:top w:val="none" w:sz="0" w:space="0" w:color="auto"/>
                <w:left w:val="none" w:sz="0" w:space="0" w:color="auto"/>
                <w:bottom w:val="none" w:sz="0" w:space="0" w:color="auto"/>
                <w:right w:val="none" w:sz="0" w:space="0" w:color="auto"/>
              </w:divBdr>
            </w:div>
            <w:div w:id="1064451289">
              <w:marLeft w:val="0"/>
              <w:marRight w:val="0"/>
              <w:marTop w:val="0"/>
              <w:marBottom w:val="0"/>
              <w:divBdr>
                <w:top w:val="none" w:sz="0" w:space="0" w:color="auto"/>
                <w:left w:val="none" w:sz="0" w:space="0" w:color="auto"/>
                <w:bottom w:val="none" w:sz="0" w:space="0" w:color="auto"/>
                <w:right w:val="none" w:sz="0" w:space="0" w:color="auto"/>
              </w:divBdr>
            </w:div>
            <w:div w:id="1554929594">
              <w:marLeft w:val="0"/>
              <w:marRight w:val="0"/>
              <w:marTop w:val="0"/>
              <w:marBottom w:val="0"/>
              <w:divBdr>
                <w:top w:val="none" w:sz="0" w:space="0" w:color="auto"/>
                <w:left w:val="none" w:sz="0" w:space="0" w:color="auto"/>
                <w:bottom w:val="none" w:sz="0" w:space="0" w:color="auto"/>
                <w:right w:val="none" w:sz="0" w:space="0" w:color="auto"/>
              </w:divBdr>
            </w:div>
            <w:div w:id="714306349">
              <w:marLeft w:val="0"/>
              <w:marRight w:val="0"/>
              <w:marTop w:val="0"/>
              <w:marBottom w:val="0"/>
              <w:divBdr>
                <w:top w:val="none" w:sz="0" w:space="0" w:color="auto"/>
                <w:left w:val="none" w:sz="0" w:space="0" w:color="auto"/>
                <w:bottom w:val="none" w:sz="0" w:space="0" w:color="auto"/>
                <w:right w:val="none" w:sz="0" w:space="0" w:color="auto"/>
              </w:divBdr>
            </w:div>
            <w:div w:id="920993035">
              <w:marLeft w:val="0"/>
              <w:marRight w:val="0"/>
              <w:marTop w:val="0"/>
              <w:marBottom w:val="0"/>
              <w:divBdr>
                <w:top w:val="none" w:sz="0" w:space="0" w:color="auto"/>
                <w:left w:val="none" w:sz="0" w:space="0" w:color="auto"/>
                <w:bottom w:val="none" w:sz="0" w:space="0" w:color="auto"/>
                <w:right w:val="none" w:sz="0" w:space="0" w:color="auto"/>
              </w:divBdr>
            </w:div>
            <w:div w:id="1744259223">
              <w:marLeft w:val="0"/>
              <w:marRight w:val="0"/>
              <w:marTop w:val="0"/>
              <w:marBottom w:val="0"/>
              <w:divBdr>
                <w:top w:val="none" w:sz="0" w:space="0" w:color="auto"/>
                <w:left w:val="none" w:sz="0" w:space="0" w:color="auto"/>
                <w:bottom w:val="none" w:sz="0" w:space="0" w:color="auto"/>
                <w:right w:val="none" w:sz="0" w:space="0" w:color="auto"/>
              </w:divBdr>
            </w:div>
            <w:div w:id="1590918881">
              <w:marLeft w:val="0"/>
              <w:marRight w:val="0"/>
              <w:marTop w:val="0"/>
              <w:marBottom w:val="0"/>
              <w:divBdr>
                <w:top w:val="none" w:sz="0" w:space="0" w:color="auto"/>
                <w:left w:val="none" w:sz="0" w:space="0" w:color="auto"/>
                <w:bottom w:val="none" w:sz="0" w:space="0" w:color="auto"/>
                <w:right w:val="none" w:sz="0" w:space="0" w:color="auto"/>
              </w:divBdr>
            </w:div>
            <w:div w:id="805313125">
              <w:marLeft w:val="0"/>
              <w:marRight w:val="0"/>
              <w:marTop w:val="0"/>
              <w:marBottom w:val="0"/>
              <w:divBdr>
                <w:top w:val="none" w:sz="0" w:space="0" w:color="auto"/>
                <w:left w:val="none" w:sz="0" w:space="0" w:color="auto"/>
                <w:bottom w:val="none" w:sz="0" w:space="0" w:color="auto"/>
                <w:right w:val="none" w:sz="0" w:space="0" w:color="auto"/>
              </w:divBdr>
            </w:div>
            <w:div w:id="597566424">
              <w:marLeft w:val="0"/>
              <w:marRight w:val="0"/>
              <w:marTop w:val="0"/>
              <w:marBottom w:val="0"/>
              <w:divBdr>
                <w:top w:val="none" w:sz="0" w:space="0" w:color="auto"/>
                <w:left w:val="none" w:sz="0" w:space="0" w:color="auto"/>
                <w:bottom w:val="none" w:sz="0" w:space="0" w:color="auto"/>
                <w:right w:val="none" w:sz="0" w:space="0" w:color="auto"/>
              </w:divBdr>
            </w:div>
            <w:div w:id="550113933">
              <w:marLeft w:val="0"/>
              <w:marRight w:val="0"/>
              <w:marTop w:val="0"/>
              <w:marBottom w:val="0"/>
              <w:divBdr>
                <w:top w:val="none" w:sz="0" w:space="0" w:color="auto"/>
                <w:left w:val="none" w:sz="0" w:space="0" w:color="auto"/>
                <w:bottom w:val="none" w:sz="0" w:space="0" w:color="auto"/>
                <w:right w:val="none" w:sz="0" w:space="0" w:color="auto"/>
              </w:divBdr>
            </w:div>
            <w:div w:id="700129796">
              <w:marLeft w:val="0"/>
              <w:marRight w:val="0"/>
              <w:marTop w:val="0"/>
              <w:marBottom w:val="0"/>
              <w:divBdr>
                <w:top w:val="none" w:sz="0" w:space="0" w:color="auto"/>
                <w:left w:val="none" w:sz="0" w:space="0" w:color="auto"/>
                <w:bottom w:val="none" w:sz="0" w:space="0" w:color="auto"/>
                <w:right w:val="none" w:sz="0" w:space="0" w:color="auto"/>
              </w:divBdr>
            </w:div>
            <w:div w:id="130371338">
              <w:marLeft w:val="0"/>
              <w:marRight w:val="0"/>
              <w:marTop w:val="0"/>
              <w:marBottom w:val="0"/>
              <w:divBdr>
                <w:top w:val="none" w:sz="0" w:space="0" w:color="auto"/>
                <w:left w:val="none" w:sz="0" w:space="0" w:color="auto"/>
                <w:bottom w:val="none" w:sz="0" w:space="0" w:color="auto"/>
                <w:right w:val="none" w:sz="0" w:space="0" w:color="auto"/>
              </w:divBdr>
            </w:div>
            <w:div w:id="1309819168">
              <w:marLeft w:val="0"/>
              <w:marRight w:val="0"/>
              <w:marTop w:val="0"/>
              <w:marBottom w:val="0"/>
              <w:divBdr>
                <w:top w:val="none" w:sz="0" w:space="0" w:color="auto"/>
                <w:left w:val="none" w:sz="0" w:space="0" w:color="auto"/>
                <w:bottom w:val="none" w:sz="0" w:space="0" w:color="auto"/>
                <w:right w:val="none" w:sz="0" w:space="0" w:color="auto"/>
              </w:divBdr>
            </w:div>
            <w:div w:id="1910190041">
              <w:marLeft w:val="0"/>
              <w:marRight w:val="0"/>
              <w:marTop w:val="0"/>
              <w:marBottom w:val="0"/>
              <w:divBdr>
                <w:top w:val="none" w:sz="0" w:space="0" w:color="auto"/>
                <w:left w:val="none" w:sz="0" w:space="0" w:color="auto"/>
                <w:bottom w:val="none" w:sz="0" w:space="0" w:color="auto"/>
                <w:right w:val="none" w:sz="0" w:space="0" w:color="auto"/>
              </w:divBdr>
            </w:div>
            <w:div w:id="878280617">
              <w:marLeft w:val="0"/>
              <w:marRight w:val="0"/>
              <w:marTop w:val="0"/>
              <w:marBottom w:val="0"/>
              <w:divBdr>
                <w:top w:val="none" w:sz="0" w:space="0" w:color="auto"/>
                <w:left w:val="none" w:sz="0" w:space="0" w:color="auto"/>
                <w:bottom w:val="none" w:sz="0" w:space="0" w:color="auto"/>
                <w:right w:val="none" w:sz="0" w:space="0" w:color="auto"/>
              </w:divBdr>
            </w:div>
            <w:div w:id="912081148">
              <w:marLeft w:val="0"/>
              <w:marRight w:val="0"/>
              <w:marTop w:val="0"/>
              <w:marBottom w:val="0"/>
              <w:divBdr>
                <w:top w:val="none" w:sz="0" w:space="0" w:color="auto"/>
                <w:left w:val="none" w:sz="0" w:space="0" w:color="auto"/>
                <w:bottom w:val="none" w:sz="0" w:space="0" w:color="auto"/>
                <w:right w:val="none" w:sz="0" w:space="0" w:color="auto"/>
              </w:divBdr>
            </w:div>
            <w:div w:id="767502751">
              <w:marLeft w:val="0"/>
              <w:marRight w:val="0"/>
              <w:marTop w:val="0"/>
              <w:marBottom w:val="0"/>
              <w:divBdr>
                <w:top w:val="none" w:sz="0" w:space="0" w:color="auto"/>
                <w:left w:val="none" w:sz="0" w:space="0" w:color="auto"/>
                <w:bottom w:val="none" w:sz="0" w:space="0" w:color="auto"/>
                <w:right w:val="none" w:sz="0" w:space="0" w:color="auto"/>
              </w:divBdr>
            </w:div>
            <w:div w:id="1135831040">
              <w:marLeft w:val="0"/>
              <w:marRight w:val="0"/>
              <w:marTop w:val="0"/>
              <w:marBottom w:val="0"/>
              <w:divBdr>
                <w:top w:val="none" w:sz="0" w:space="0" w:color="auto"/>
                <w:left w:val="none" w:sz="0" w:space="0" w:color="auto"/>
                <w:bottom w:val="none" w:sz="0" w:space="0" w:color="auto"/>
                <w:right w:val="none" w:sz="0" w:space="0" w:color="auto"/>
              </w:divBdr>
            </w:div>
            <w:div w:id="1595674422">
              <w:marLeft w:val="0"/>
              <w:marRight w:val="0"/>
              <w:marTop w:val="0"/>
              <w:marBottom w:val="0"/>
              <w:divBdr>
                <w:top w:val="none" w:sz="0" w:space="0" w:color="auto"/>
                <w:left w:val="none" w:sz="0" w:space="0" w:color="auto"/>
                <w:bottom w:val="none" w:sz="0" w:space="0" w:color="auto"/>
                <w:right w:val="none" w:sz="0" w:space="0" w:color="auto"/>
              </w:divBdr>
            </w:div>
            <w:div w:id="106389504">
              <w:marLeft w:val="0"/>
              <w:marRight w:val="0"/>
              <w:marTop w:val="0"/>
              <w:marBottom w:val="0"/>
              <w:divBdr>
                <w:top w:val="none" w:sz="0" w:space="0" w:color="auto"/>
                <w:left w:val="none" w:sz="0" w:space="0" w:color="auto"/>
                <w:bottom w:val="none" w:sz="0" w:space="0" w:color="auto"/>
                <w:right w:val="none" w:sz="0" w:space="0" w:color="auto"/>
              </w:divBdr>
            </w:div>
            <w:div w:id="2141604530">
              <w:marLeft w:val="0"/>
              <w:marRight w:val="0"/>
              <w:marTop w:val="0"/>
              <w:marBottom w:val="0"/>
              <w:divBdr>
                <w:top w:val="none" w:sz="0" w:space="0" w:color="auto"/>
                <w:left w:val="none" w:sz="0" w:space="0" w:color="auto"/>
                <w:bottom w:val="none" w:sz="0" w:space="0" w:color="auto"/>
                <w:right w:val="none" w:sz="0" w:space="0" w:color="auto"/>
              </w:divBdr>
            </w:div>
            <w:div w:id="1019350036">
              <w:marLeft w:val="0"/>
              <w:marRight w:val="0"/>
              <w:marTop w:val="0"/>
              <w:marBottom w:val="0"/>
              <w:divBdr>
                <w:top w:val="none" w:sz="0" w:space="0" w:color="auto"/>
                <w:left w:val="none" w:sz="0" w:space="0" w:color="auto"/>
                <w:bottom w:val="none" w:sz="0" w:space="0" w:color="auto"/>
                <w:right w:val="none" w:sz="0" w:space="0" w:color="auto"/>
              </w:divBdr>
            </w:div>
            <w:div w:id="1696077091">
              <w:marLeft w:val="0"/>
              <w:marRight w:val="0"/>
              <w:marTop w:val="0"/>
              <w:marBottom w:val="0"/>
              <w:divBdr>
                <w:top w:val="none" w:sz="0" w:space="0" w:color="auto"/>
                <w:left w:val="none" w:sz="0" w:space="0" w:color="auto"/>
                <w:bottom w:val="none" w:sz="0" w:space="0" w:color="auto"/>
                <w:right w:val="none" w:sz="0" w:space="0" w:color="auto"/>
              </w:divBdr>
            </w:div>
            <w:div w:id="2124034078">
              <w:marLeft w:val="0"/>
              <w:marRight w:val="0"/>
              <w:marTop w:val="0"/>
              <w:marBottom w:val="0"/>
              <w:divBdr>
                <w:top w:val="none" w:sz="0" w:space="0" w:color="auto"/>
                <w:left w:val="none" w:sz="0" w:space="0" w:color="auto"/>
                <w:bottom w:val="none" w:sz="0" w:space="0" w:color="auto"/>
                <w:right w:val="none" w:sz="0" w:space="0" w:color="auto"/>
              </w:divBdr>
            </w:div>
            <w:div w:id="2009019267">
              <w:marLeft w:val="0"/>
              <w:marRight w:val="0"/>
              <w:marTop w:val="0"/>
              <w:marBottom w:val="0"/>
              <w:divBdr>
                <w:top w:val="none" w:sz="0" w:space="0" w:color="auto"/>
                <w:left w:val="none" w:sz="0" w:space="0" w:color="auto"/>
                <w:bottom w:val="none" w:sz="0" w:space="0" w:color="auto"/>
                <w:right w:val="none" w:sz="0" w:space="0" w:color="auto"/>
              </w:divBdr>
            </w:div>
            <w:div w:id="1107962007">
              <w:marLeft w:val="0"/>
              <w:marRight w:val="0"/>
              <w:marTop w:val="0"/>
              <w:marBottom w:val="0"/>
              <w:divBdr>
                <w:top w:val="none" w:sz="0" w:space="0" w:color="auto"/>
                <w:left w:val="none" w:sz="0" w:space="0" w:color="auto"/>
                <w:bottom w:val="none" w:sz="0" w:space="0" w:color="auto"/>
                <w:right w:val="none" w:sz="0" w:space="0" w:color="auto"/>
              </w:divBdr>
            </w:div>
            <w:div w:id="1059017843">
              <w:marLeft w:val="0"/>
              <w:marRight w:val="0"/>
              <w:marTop w:val="0"/>
              <w:marBottom w:val="0"/>
              <w:divBdr>
                <w:top w:val="none" w:sz="0" w:space="0" w:color="auto"/>
                <w:left w:val="none" w:sz="0" w:space="0" w:color="auto"/>
                <w:bottom w:val="none" w:sz="0" w:space="0" w:color="auto"/>
                <w:right w:val="none" w:sz="0" w:space="0" w:color="auto"/>
              </w:divBdr>
            </w:div>
            <w:div w:id="1521507067">
              <w:marLeft w:val="0"/>
              <w:marRight w:val="0"/>
              <w:marTop w:val="0"/>
              <w:marBottom w:val="0"/>
              <w:divBdr>
                <w:top w:val="none" w:sz="0" w:space="0" w:color="auto"/>
                <w:left w:val="none" w:sz="0" w:space="0" w:color="auto"/>
                <w:bottom w:val="none" w:sz="0" w:space="0" w:color="auto"/>
                <w:right w:val="none" w:sz="0" w:space="0" w:color="auto"/>
              </w:divBdr>
            </w:div>
            <w:div w:id="72120882">
              <w:marLeft w:val="0"/>
              <w:marRight w:val="0"/>
              <w:marTop w:val="0"/>
              <w:marBottom w:val="0"/>
              <w:divBdr>
                <w:top w:val="none" w:sz="0" w:space="0" w:color="auto"/>
                <w:left w:val="none" w:sz="0" w:space="0" w:color="auto"/>
                <w:bottom w:val="none" w:sz="0" w:space="0" w:color="auto"/>
                <w:right w:val="none" w:sz="0" w:space="0" w:color="auto"/>
              </w:divBdr>
            </w:div>
            <w:div w:id="1916547562">
              <w:marLeft w:val="0"/>
              <w:marRight w:val="0"/>
              <w:marTop w:val="0"/>
              <w:marBottom w:val="0"/>
              <w:divBdr>
                <w:top w:val="none" w:sz="0" w:space="0" w:color="auto"/>
                <w:left w:val="none" w:sz="0" w:space="0" w:color="auto"/>
                <w:bottom w:val="none" w:sz="0" w:space="0" w:color="auto"/>
                <w:right w:val="none" w:sz="0" w:space="0" w:color="auto"/>
              </w:divBdr>
            </w:div>
            <w:div w:id="129400040">
              <w:marLeft w:val="0"/>
              <w:marRight w:val="0"/>
              <w:marTop w:val="0"/>
              <w:marBottom w:val="0"/>
              <w:divBdr>
                <w:top w:val="none" w:sz="0" w:space="0" w:color="auto"/>
                <w:left w:val="none" w:sz="0" w:space="0" w:color="auto"/>
                <w:bottom w:val="none" w:sz="0" w:space="0" w:color="auto"/>
                <w:right w:val="none" w:sz="0" w:space="0" w:color="auto"/>
              </w:divBdr>
            </w:div>
            <w:div w:id="1898085702">
              <w:marLeft w:val="0"/>
              <w:marRight w:val="0"/>
              <w:marTop w:val="0"/>
              <w:marBottom w:val="0"/>
              <w:divBdr>
                <w:top w:val="none" w:sz="0" w:space="0" w:color="auto"/>
                <w:left w:val="none" w:sz="0" w:space="0" w:color="auto"/>
                <w:bottom w:val="none" w:sz="0" w:space="0" w:color="auto"/>
                <w:right w:val="none" w:sz="0" w:space="0" w:color="auto"/>
              </w:divBdr>
            </w:div>
            <w:div w:id="38669005">
              <w:marLeft w:val="0"/>
              <w:marRight w:val="0"/>
              <w:marTop w:val="0"/>
              <w:marBottom w:val="0"/>
              <w:divBdr>
                <w:top w:val="none" w:sz="0" w:space="0" w:color="auto"/>
                <w:left w:val="none" w:sz="0" w:space="0" w:color="auto"/>
                <w:bottom w:val="none" w:sz="0" w:space="0" w:color="auto"/>
                <w:right w:val="none" w:sz="0" w:space="0" w:color="auto"/>
              </w:divBdr>
            </w:div>
            <w:div w:id="1607807995">
              <w:marLeft w:val="0"/>
              <w:marRight w:val="0"/>
              <w:marTop w:val="0"/>
              <w:marBottom w:val="0"/>
              <w:divBdr>
                <w:top w:val="none" w:sz="0" w:space="0" w:color="auto"/>
                <w:left w:val="none" w:sz="0" w:space="0" w:color="auto"/>
                <w:bottom w:val="none" w:sz="0" w:space="0" w:color="auto"/>
                <w:right w:val="none" w:sz="0" w:space="0" w:color="auto"/>
              </w:divBdr>
            </w:div>
            <w:div w:id="813330716">
              <w:marLeft w:val="0"/>
              <w:marRight w:val="0"/>
              <w:marTop w:val="0"/>
              <w:marBottom w:val="0"/>
              <w:divBdr>
                <w:top w:val="none" w:sz="0" w:space="0" w:color="auto"/>
                <w:left w:val="none" w:sz="0" w:space="0" w:color="auto"/>
                <w:bottom w:val="none" w:sz="0" w:space="0" w:color="auto"/>
                <w:right w:val="none" w:sz="0" w:space="0" w:color="auto"/>
              </w:divBdr>
            </w:div>
            <w:div w:id="20511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7199">
      <w:bodyDiv w:val="1"/>
      <w:marLeft w:val="0"/>
      <w:marRight w:val="0"/>
      <w:marTop w:val="0"/>
      <w:marBottom w:val="0"/>
      <w:divBdr>
        <w:top w:val="none" w:sz="0" w:space="0" w:color="auto"/>
        <w:left w:val="none" w:sz="0" w:space="0" w:color="auto"/>
        <w:bottom w:val="none" w:sz="0" w:space="0" w:color="auto"/>
        <w:right w:val="none" w:sz="0" w:space="0" w:color="auto"/>
      </w:divBdr>
      <w:divsChild>
        <w:div w:id="271598586">
          <w:marLeft w:val="0"/>
          <w:marRight w:val="0"/>
          <w:marTop w:val="0"/>
          <w:marBottom w:val="0"/>
          <w:divBdr>
            <w:top w:val="none" w:sz="0" w:space="0" w:color="auto"/>
            <w:left w:val="none" w:sz="0" w:space="0" w:color="auto"/>
            <w:bottom w:val="none" w:sz="0" w:space="0" w:color="auto"/>
            <w:right w:val="none" w:sz="0" w:space="0" w:color="auto"/>
          </w:divBdr>
          <w:divsChild>
            <w:div w:id="1082143497">
              <w:marLeft w:val="0"/>
              <w:marRight w:val="0"/>
              <w:marTop w:val="0"/>
              <w:marBottom w:val="0"/>
              <w:divBdr>
                <w:top w:val="none" w:sz="0" w:space="0" w:color="auto"/>
                <w:left w:val="none" w:sz="0" w:space="0" w:color="auto"/>
                <w:bottom w:val="none" w:sz="0" w:space="0" w:color="auto"/>
                <w:right w:val="none" w:sz="0" w:space="0" w:color="auto"/>
              </w:divBdr>
            </w:div>
            <w:div w:id="1695501190">
              <w:marLeft w:val="0"/>
              <w:marRight w:val="0"/>
              <w:marTop w:val="0"/>
              <w:marBottom w:val="0"/>
              <w:divBdr>
                <w:top w:val="none" w:sz="0" w:space="0" w:color="auto"/>
                <w:left w:val="none" w:sz="0" w:space="0" w:color="auto"/>
                <w:bottom w:val="none" w:sz="0" w:space="0" w:color="auto"/>
                <w:right w:val="none" w:sz="0" w:space="0" w:color="auto"/>
              </w:divBdr>
            </w:div>
            <w:div w:id="2134208479">
              <w:marLeft w:val="0"/>
              <w:marRight w:val="0"/>
              <w:marTop w:val="0"/>
              <w:marBottom w:val="0"/>
              <w:divBdr>
                <w:top w:val="none" w:sz="0" w:space="0" w:color="auto"/>
                <w:left w:val="none" w:sz="0" w:space="0" w:color="auto"/>
                <w:bottom w:val="none" w:sz="0" w:space="0" w:color="auto"/>
                <w:right w:val="none" w:sz="0" w:space="0" w:color="auto"/>
              </w:divBdr>
            </w:div>
            <w:div w:id="17900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1511">
      <w:bodyDiv w:val="1"/>
      <w:marLeft w:val="0"/>
      <w:marRight w:val="0"/>
      <w:marTop w:val="0"/>
      <w:marBottom w:val="0"/>
      <w:divBdr>
        <w:top w:val="none" w:sz="0" w:space="0" w:color="auto"/>
        <w:left w:val="none" w:sz="0" w:space="0" w:color="auto"/>
        <w:bottom w:val="none" w:sz="0" w:space="0" w:color="auto"/>
        <w:right w:val="none" w:sz="0" w:space="0" w:color="auto"/>
      </w:divBdr>
    </w:div>
    <w:div w:id="1980916925">
      <w:bodyDiv w:val="1"/>
      <w:marLeft w:val="0"/>
      <w:marRight w:val="0"/>
      <w:marTop w:val="0"/>
      <w:marBottom w:val="0"/>
      <w:divBdr>
        <w:top w:val="none" w:sz="0" w:space="0" w:color="auto"/>
        <w:left w:val="none" w:sz="0" w:space="0" w:color="auto"/>
        <w:bottom w:val="none" w:sz="0" w:space="0" w:color="auto"/>
        <w:right w:val="none" w:sz="0" w:space="0" w:color="auto"/>
      </w:divBdr>
      <w:divsChild>
        <w:div w:id="744913538">
          <w:marLeft w:val="0"/>
          <w:marRight w:val="0"/>
          <w:marTop w:val="0"/>
          <w:marBottom w:val="0"/>
          <w:divBdr>
            <w:top w:val="none" w:sz="0" w:space="0" w:color="auto"/>
            <w:left w:val="none" w:sz="0" w:space="0" w:color="auto"/>
            <w:bottom w:val="none" w:sz="0" w:space="0" w:color="auto"/>
            <w:right w:val="none" w:sz="0" w:space="0" w:color="auto"/>
          </w:divBdr>
        </w:div>
      </w:divsChild>
    </w:div>
    <w:div w:id="1981107428">
      <w:bodyDiv w:val="1"/>
      <w:marLeft w:val="0"/>
      <w:marRight w:val="0"/>
      <w:marTop w:val="0"/>
      <w:marBottom w:val="0"/>
      <w:divBdr>
        <w:top w:val="none" w:sz="0" w:space="0" w:color="auto"/>
        <w:left w:val="none" w:sz="0" w:space="0" w:color="auto"/>
        <w:bottom w:val="none" w:sz="0" w:space="0" w:color="auto"/>
        <w:right w:val="none" w:sz="0" w:space="0" w:color="auto"/>
      </w:divBdr>
      <w:divsChild>
        <w:div w:id="728070012">
          <w:marLeft w:val="0"/>
          <w:marRight w:val="0"/>
          <w:marTop w:val="0"/>
          <w:marBottom w:val="0"/>
          <w:divBdr>
            <w:top w:val="none" w:sz="0" w:space="0" w:color="auto"/>
            <w:left w:val="none" w:sz="0" w:space="0" w:color="auto"/>
            <w:bottom w:val="none" w:sz="0" w:space="0" w:color="auto"/>
            <w:right w:val="none" w:sz="0" w:space="0" w:color="auto"/>
          </w:divBdr>
          <w:divsChild>
            <w:div w:id="1783182781">
              <w:marLeft w:val="0"/>
              <w:marRight w:val="0"/>
              <w:marTop w:val="0"/>
              <w:marBottom w:val="0"/>
              <w:divBdr>
                <w:top w:val="none" w:sz="0" w:space="0" w:color="auto"/>
                <w:left w:val="none" w:sz="0" w:space="0" w:color="auto"/>
                <w:bottom w:val="none" w:sz="0" w:space="0" w:color="auto"/>
                <w:right w:val="none" w:sz="0" w:space="0" w:color="auto"/>
              </w:divBdr>
            </w:div>
            <w:div w:id="980381205">
              <w:marLeft w:val="0"/>
              <w:marRight w:val="0"/>
              <w:marTop w:val="0"/>
              <w:marBottom w:val="0"/>
              <w:divBdr>
                <w:top w:val="none" w:sz="0" w:space="0" w:color="auto"/>
                <w:left w:val="none" w:sz="0" w:space="0" w:color="auto"/>
                <w:bottom w:val="none" w:sz="0" w:space="0" w:color="auto"/>
                <w:right w:val="none" w:sz="0" w:space="0" w:color="auto"/>
              </w:divBdr>
            </w:div>
            <w:div w:id="1412463387">
              <w:marLeft w:val="0"/>
              <w:marRight w:val="0"/>
              <w:marTop w:val="0"/>
              <w:marBottom w:val="0"/>
              <w:divBdr>
                <w:top w:val="none" w:sz="0" w:space="0" w:color="auto"/>
                <w:left w:val="none" w:sz="0" w:space="0" w:color="auto"/>
                <w:bottom w:val="none" w:sz="0" w:space="0" w:color="auto"/>
                <w:right w:val="none" w:sz="0" w:space="0" w:color="auto"/>
              </w:divBdr>
            </w:div>
            <w:div w:id="1779643165">
              <w:marLeft w:val="0"/>
              <w:marRight w:val="0"/>
              <w:marTop w:val="0"/>
              <w:marBottom w:val="0"/>
              <w:divBdr>
                <w:top w:val="none" w:sz="0" w:space="0" w:color="auto"/>
                <w:left w:val="none" w:sz="0" w:space="0" w:color="auto"/>
                <w:bottom w:val="none" w:sz="0" w:space="0" w:color="auto"/>
                <w:right w:val="none" w:sz="0" w:space="0" w:color="auto"/>
              </w:divBdr>
            </w:div>
            <w:div w:id="2031493120">
              <w:marLeft w:val="0"/>
              <w:marRight w:val="0"/>
              <w:marTop w:val="0"/>
              <w:marBottom w:val="0"/>
              <w:divBdr>
                <w:top w:val="none" w:sz="0" w:space="0" w:color="auto"/>
                <w:left w:val="none" w:sz="0" w:space="0" w:color="auto"/>
                <w:bottom w:val="none" w:sz="0" w:space="0" w:color="auto"/>
                <w:right w:val="none" w:sz="0" w:space="0" w:color="auto"/>
              </w:divBdr>
            </w:div>
            <w:div w:id="966592631">
              <w:marLeft w:val="0"/>
              <w:marRight w:val="0"/>
              <w:marTop w:val="0"/>
              <w:marBottom w:val="0"/>
              <w:divBdr>
                <w:top w:val="none" w:sz="0" w:space="0" w:color="auto"/>
                <w:left w:val="none" w:sz="0" w:space="0" w:color="auto"/>
                <w:bottom w:val="none" w:sz="0" w:space="0" w:color="auto"/>
                <w:right w:val="none" w:sz="0" w:space="0" w:color="auto"/>
              </w:divBdr>
            </w:div>
            <w:div w:id="1357198923">
              <w:marLeft w:val="0"/>
              <w:marRight w:val="0"/>
              <w:marTop w:val="0"/>
              <w:marBottom w:val="0"/>
              <w:divBdr>
                <w:top w:val="none" w:sz="0" w:space="0" w:color="auto"/>
                <w:left w:val="none" w:sz="0" w:space="0" w:color="auto"/>
                <w:bottom w:val="none" w:sz="0" w:space="0" w:color="auto"/>
                <w:right w:val="none" w:sz="0" w:space="0" w:color="auto"/>
              </w:divBdr>
            </w:div>
            <w:div w:id="1893422298">
              <w:marLeft w:val="0"/>
              <w:marRight w:val="0"/>
              <w:marTop w:val="0"/>
              <w:marBottom w:val="0"/>
              <w:divBdr>
                <w:top w:val="none" w:sz="0" w:space="0" w:color="auto"/>
                <w:left w:val="none" w:sz="0" w:space="0" w:color="auto"/>
                <w:bottom w:val="none" w:sz="0" w:space="0" w:color="auto"/>
                <w:right w:val="none" w:sz="0" w:space="0" w:color="auto"/>
              </w:divBdr>
            </w:div>
            <w:div w:id="1338265140">
              <w:marLeft w:val="0"/>
              <w:marRight w:val="0"/>
              <w:marTop w:val="0"/>
              <w:marBottom w:val="0"/>
              <w:divBdr>
                <w:top w:val="none" w:sz="0" w:space="0" w:color="auto"/>
                <w:left w:val="none" w:sz="0" w:space="0" w:color="auto"/>
                <w:bottom w:val="none" w:sz="0" w:space="0" w:color="auto"/>
                <w:right w:val="none" w:sz="0" w:space="0" w:color="auto"/>
              </w:divBdr>
            </w:div>
            <w:div w:id="876284134">
              <w:marLeft w:val="0"/>
              <w:marRight w:val="0"/>
              <w:marTop w:val="0"/>
              <w:marBottom w:val="0"/>
              <w:divBdr>
                <w:top w:val="none" w:sz="0" w:space="0" w:color="auto"/>
                <w:left w:val="none" w:sz="0" w:space="0" w:color="auto"/>
                <w:bottom w:val="none" w:sz="0" w:space="0" w:color="auto"/>
                <w:right w:val="none" w:sz="0" w:space="0" w:color="auto"/>
              </w:divBdr>
            </w:div>
            <w:div w:id="1869948976">
              <w:marLeft w:val="0"/>
              <w:marRight w:val="0"/>
              <w:marTop w:val="0"/>
              <w:marBottom w:val="0"/>
              <w:divBdr>
                <w:top w:val="none" w:sz="0" w:space="0" w:color="auto"/>
                <w:left w:val="none" w:sz="0" w:space="0" w:color="auto"/>
                <w:bottom w:val="none" w:sz="0" w:space="0" w:color="auto"/>
                <w:right w:val="none" w:sz="0" w:space="0" w:color="auto"/>
              </w:divBdr>
            </w:div>
            <w:div w:id="1012338799">
              <w:marLeft w:val="0"/>
              <w:marRight w:val="0"/>
              <w:marTop w:val="0"/>
              <w:marBottom w:val="0"/>
              <w:divBdr>
                <w:top w:val="none" w:sz="0" w:space="0" w:color="auto"/>
                <w:left w:val="none" w:sz="0" w:space="0" w:color="auto"/>
                <w:bottom w:val="none" w:sz="0" w:space="0" w:color="auto"/>
                <w:right w:val="none" w:sz="0" w:space="0" w:color="auto"/>
              </w:divBdr>
            </w:div>
            <w:div w:id="86847379">
              <w:marLeft w:val="0"/>
              <w:marRight w:val="0"/>
              <w:marTop w:val="0"/>
              <w:marBottom w:val="0"/>
              <w:divBdr>
                <w:top w:val="none" w:sz="0" w:space="0" w:color="auto"/>
                <w:left w:val="none" w:sz="0" w:space="0" w:color="auto"/>
                <w:bottom w:val="none" w:sz="0" w:space="0" w:color="auto"/>
                <w:right w:val="none" w:sz="0" w:space="0" w:color="auto"/>
              </w:divBdr>
            </w:div>
            <w:div w:id="571307972">
              <w:marLeft w:val="0"/>
              <w:marRight w:val="0"/>
              <w:marTop w:val="0"/>
              <w:marBottom w:val="0"/>
              <w:divBdr>
                <w:top w:val="none" w:sz="0" w:space="0" w:color="auto"/>
                <w:left w:val="none" w:sz="0" w:space="0" w:color="auto"/>
                <w:bottom w:val="none" w:sz="0" w:space="0" w:color="auto"/>
                <w:right w:val="none" w:sz="0" w:space="0" w:color="auto"/>
              </w:divBdr>
            </w:div>
            <w:div w:id="1480345614">
              <w:marLeft w:val="0"/>
              <w:marRight w:val="0"/>
              <w:marTop w:val="0"/>
              <w:marBottom w:val="0"/>
              <w:divBdr>
                <w:top w:val="none" w:sz="0" w:space="0" w:color="auto"/>
                <w:left w:val="none" w:sz="0" w:space="0" w:color="auto"/>
                <w:bottom w:val="none" w:sz="0" w:space="0" w:color="auto"/>
                <w:right w:val="none" w:sz="0" w:space="0" w:color="auto"/>
              </w:divBdr>
            </w:div>
            <w:div w:id="1282762968">
              <w:marLeft w:val="0"/>
              <w:marRight w:val="0"/>
              <w:marTop w:val="0"/>
              <w:marBottom w:val="0"/>
              <w:divBdr>
                <w:top w:val="none" w:sz="0" w:space="0" w:color="auto"/>
                <w:left w:val="none" w:sz="0" w:space="0" w:color="auto"/>
                <w:bottom w:val="none" w:sz="0" w:space="0" w:color="auto"/>
                <w:right w:val="none" w:sz="0" w:space="0" w:color="auto"/>
              </w:divBdr>
            </w:div>
            <w:div w:id="1598176188">
              <w:marLeft w:val="0"/>
              <w:marRight w:val="0"/>
              <w:marTop w:val="0"/>
              <w:marBottom w:val="0"/>
              <w:divBdr>
                <w:top w:val="none" w:sz="0" w:space="0" w:color="auto"/>
                <w:left w:val="none" w:sz="0" w:space="0" w:color="auto"/>
                <w:bottom w:val="none" w:sz="0" w:space="0" w:color="auto"/>
                <w:right w:val="none" w:sz="0" w:space="0" w:color="auto"/>
              </w:divBdr>
            </w:div>
            <w:div w:id="679624484">
              <w:marLeft w:val="0"/>
              <w:marRight w:val="0"/>
              <w:marTop w:val="0"/>
              <w:marBottom w:val="0"/>
              <w:divBdr>
                <w:top w:val="none" w:sz="0" w:space="0" w:color="auto"/>
                <w:left w:val="none" w:sz="0" w:space="0" w:color="auto"/>
                <w:bottom w:val="none" w:sz="0" w:space="0" w:color="auto"/>
                <w:right w:val="none" w:sz="0" w:space="0" w:color="auto"/>
              </w:divBdr>
            </w:div>
            <w:div w:id="1476945194">
              <w:marLeft w:val="0"/>
              <w:marRight w:val="0"/>
              <w:marTop w:val="0"/>
              <w:marBottom w:val="0"/>
              <w:divBdr>
                <w:top w:val="none" w:sz="0" w:space="0" w:color="auto"/>
                <w:left w:val="none" w:sz="0" w:space="0" w:color="auto"/>
                <w:bottom w:val="none" w:sz="0" w:space="0" w:color="auto"/>
                <w:right w:val="none" w:sz="0" w:space="0" w:color="auto"/>
              </w:divBdr>
            </w:div>
            <w:div w:id="318005044">
              <w:marLeft w:val="0"/>
              <w:marRight w:val="0"/>
              <w:marTop w:val="0"/>
              <w:marBottom w:val="0"/>
              <w:divBdr>
                <w:top w:val="none" w:sz="0" w:space="0" w:color="auto"/>
                <w:left w:val="none" w:sz="0" w:space="0" w:color="auto"/>
                <w:bottom w:val="none" w:sz="0" w:space="0" w:color="auto"/>
                <w:right w:val="none" w:sz="0" w:space="0" w:color="auto"/>
              </w:divBdr>
            </w:div>
            <w:div w:id="1828129758">
              <w:marLeft w:val="0"/>
              <w:marRight w:val="0"/>
              <w:marTop w:val="0"/>
              <w:marBottom w:val="0"/>
              <w:divBdr>
                <w:top w:val="none" w:sz="0" w:space="0" w:color="auto"/>
                <w:left w:val="none" w:sz="0" w:space="0" w:color="auto"/>
                <w:bottom w:val="none" w:sz="0" w:space="0" w:color="auto"/>
                <w:right w:val="none" w:sz="0" w:space="0" w:color="auto"/>
              </w:divBdr>
            </w:div>
            <w:div w:id="1108888624">
              <w:marLeft w:val="0"/>
              <w:marRight w:val="0"/>
              <w:marTop w:val="0"/>
              <w:marBottom w:val="0"/>
              <w:divBdr>
                <w:top w:val="none" w:sz="0" w:space="0" w:color="auto"/>
                <w:left w:val="none" w:sz="0" w:space="0" w:color="auto"/>
                <w:bottom w:val="none" w:sz="0" w:space="0" w:color="auto"/>
                <w:right w:val="none" w:sz="0" w:space="0" w:color="auto"/>
              </w:divBdr>
            </w:div>
            <w:div w:id="1725983179">
              <w:marLeft w:val="0"/>
              <w:marRight w:val="0"/>
              <w:marTop w:val="0"/>
              <w:marBottom w:val="0"/>
              <w:divBdr>
                <w:top w:val="none" w:sz="0" w:space="0" w:color="auto"/>
                <w:left w:val="none" w:sz="0" w:space="0" w:color="auto"/>
                <w:bottom w:val="none" w:sz="0" w:space="0" w:color="auto"/>
                <w:right w:val="none" w:sz="0" w:space="0" w:color="auto"/>
              </w:divBdr>
            </w:div>
            <w:div w:id="939264595">
              <w:marLeft w:val="0"/>
              <w:marRight w:val="0"/>
              <w:marTop w:val="0"/>
              <w:marBottom w:val="0"/>
              <w:divBdr>
                <w:top w:val="none" w:sz="0" w:space="0" w:color="auto"/>
                <w:left w:val="none" w:sz="0" w:space="0" w:color="auto"/>
                <w:bottom w:val="none" w:sz="0" w:space="0" w:color="auto"/>
                <w:right w:val="none" w:sz="0" w:space="0" w:color="auto"/>
              </w:divBdr>
            </w:div>
            <w:div w:id="800343681">
              <w:marLeft w:val="0"/>
              <w:marRight w:val="0"/>
              <w:marTop w:val="0"/>
              <w:marBottom w:val="0"/>
              <w:divBdr>
                <w:top w:val="none" w:sz="0" w:space="0" w:color="auto"/>
                <w:left w:val="none" w:sz="0" w:space="0" w:color="auto"/>
                <w:bottom w:val="none" w:sz="0" w:space="0" w:color="auto"/>
                <w:right w:val="none" w:sz="0" w:space="0" w:color="auto"/>
              </w:divBdr>
            </w:div>
            <w:div w:id="1625965860">
              <w:marLeft w:val="0"/>
              <w:marRight w:val="0"/>
              <w:marTop w:val="0"/>
              <w:marBottom w:val="0"/>
              <w:divBdr>
                <w:top w:val="none" w:sz="0" w:space="0" w:color="auto"/>
                <w:left w:val="none" w:sz="0" w:space="0" w:color="auto"/>
                <w:bottom w:val="none" w:sz="0" w:space="0" w:color="auto"/>
                <w:right w:val="none" w:sz="0" w:space="0" w:color="auto"/>
              </w:divBdr>
            </w:div>
            <w:div w:id="113796978">
              <w:marLeft w:val="0"/>
              <w:marRight w:val="0"/>
              <w:marTop w:val="0"/>
              <w:marBottom w:val="0"/>
              <w:divBdr>
                <w:top w:val="none" w:sz="0" w:space="0" w:color="auto"/>
                <w:left w:val="none" w:sz="0" w:space="0" w:color="auto"/>
                <w:bottom w:val="none" w:sz="0" w:space="0" w:color="auto"/>
                <w:right w:val="none" w:sz="0" w:space="0" w:color="auto"/>
              </w:divBdr>
            </w:div>
            <w:div w:id="510098081">
              <w:marLeft w:val="0"/>
              <w:marRight w:val="0"/>
              <w:marTop w:val="0"/>
              <w:marBottom w:val="0"/>
              <w:divBdr>
                <w:top w:val="none" w:sz="0" w:space="0" w:color="auto"/>
                <w:left w:val="none" w:sz="0" w:space="0" w:color="auto"/>
                <w:bottom w:val="none" w:sz="0" w:space="0" w:color="auto"/>
                <w:right w:val="none" w:sz="0" w:space="0" w:color="auto"/>
              </w:divBdr>
            </w:div>
            <w:div w:id="843131360">
              <w:marLeft w:val="0"/>
              <w:marRight w:val="0"/>
              <w:marTop w:val="0"/>
              <w:marBottom w:val="0"/>
              <w:divBdr>
                <w:top w:val="none" w:sz="0" w:space="0" w:color="auto"/>
                <w:left w:val="none" w:sz="0" w:space="0" w:color="auto"/>
                <w:bottom w:val="none" w:sz="0" w:space="0" w:color="auto"/>
                <w:right w:val="none" w:sz="0" w:space="0" w:color="auto"/>
              </w:divBdr>
            </w:div>
            <w:div w:id="111558326">
              <w:marLeft w:val="0"/>
              <w:marRight w:val="0"/>
              <w:marTop w:val="0"/>
              <w:marBottom w:val="0"/>
              <w:divBdr>
                <w:top w:val="none" w:sz="0" w:space="0" w:color="auto"/>
                <w:left w:val="none" w:sz="0" w:space="0" w:color="auto"/>
                <w:bottom w:val="none" w:sz="0" w:space="0" w:color="auto"/>
                <w:right w:val="none" w:sz="0" w:space="0" w:color="auto"/>
              </w:divBdr>
            </w:div>
            <w:div w:id="1922644202">
              <w:marLeft w:val="0"/>
              <w:marRight w:val="0"/>
              <w:marTop w:val="0"/>
              <w:marBottom w:val="0"/>
              <w:divBdr>
                <w:top w:val="none" w:sz="0" w:space="0" w:color="auto"/>
                <w:left w:val="none" w:sz="0" w:space="0" w:color="auto"/>
                <w:bottom w:val="none" w:sz="0" w:space="0" w:color="auto"/>
                <w:right w:val="none" w:sz="0" w:space="0" w:color="auto"/>
              </w:divBdr>
            </w:div>
            <w:div w:id="1934631572">
              <w:marLeft w:val="0"/>
              <w:marRight w:val="0"/>
              <w:marTop w:val="0"/>
              <w:marBottom w:val="0"/>
              <w:divBdr>
                <w:top w:val="none" w:sz="0" w:space="0" w:color="auto"/>
                <w:left w:val="none" w:sz="0" w:space="0" w:color="auto"/>
                <w:bottom w:val="none" w:sz="0" w:space="0" w:color="auto"/>
                <w:right w:val="none" w:sz="0" w:space="0" w:color="auto"/>
              </w:divBdr>
            </w:div>
            <w:div w:id="532306162">
              <w:marLeft w:val="0"/>
              <w:marRight w:val="0"/>
              <w:marTop w:val="0"/>
              <w:marBottom w:val="0"/>
              <w:divBdr>
                <w:top w:val="none" w:sz="0" w:space="0" w:color="auto"/>
                <w:left w:val="none" w:sz="0" w:space="0" w:color="auto"/>
                <w:bottom w:val="none" w:sz="0" w:space="0" w:color="auto"/>
                <w:right w:val="none" w:sz="0" w:space="0" w:color="auto"/>
              </w:divBdr>
            </w:div>
            <w:div w:id="1552841399">
              <w:marLeft w:val="0"/>
              <w:marRight w:val="0"/>
              <w:marTop w:val="0"/>
              <w:marBottom w:val="0"/>
              <w:divBdr>
                <w:top w:val="none" w:sz="0" w:space="0" w:color="auto"/>
                <w:left w:val="none" w:sz="0" w:space="0" w:color="auto"/>
                <w:bottom w:val="none" w:sz="0" w:space="0" w:color="auto"/>
                <w:right w:val="none" w:sz="0" w:space="0" w:color="auto"/>
              </w:divBdr>
            </w:div>
            <w:div w:id="1489443504">
              <w:marLeft w:val="0"/>
              <w:marRight w:val="0"/>
              <w:marTop w:val="0"/>
              <w:marBottom w:val="0"/>
              <w:divBdr>
                <w:top w:val="none" w:sz="0" w:space="0" w:color="auto"/>
                <w:left w:val="none" w:sz="0" w:space="0" w:color="auto"/>
                <w:bottom w:val="none" w:sz="0" w:space="0" w:color="auto"/>
                <w:right w:val="none" w:sz="0" w:space="0" w:color="auto"/>
              </w:divBdr>
            </w:div>
            <w:div w:id="1397509878">
              <w:marLeft w:val="0"/>
              <w:marRight w:val="0"/>
              <w:marTop w:val="0"/>
              <w:marBottom w:val="0"/>
              <w:divBdr>
                <w:top w:val="none" w:sz="0" w:space="0" w:color="auto"/>
                <w:left w:val="none" w:sz="0" w:space="0" w:color="auto"/>
                <w:bottom w:val="none" w:sz="0" w:space="0" w:color="auto"/>
                <w:right w:val="none" w:sz="0" w:space="0" w:color="auto"/>
              </w:divBdr>
            </w:div>
            <w:div w:id="1155299978">
              <w:marLeft w:val="0"/>
              <w:marRight w:val="0"/>
              <w:marTop w:val="0"/>
              <w:marBottom w:val="0"/>
              <w:divBdr>
                <w:top w:val="none" w:sz="0" w:space="0" w:color="auto"/>
                <w:left w:val="none" w:sz="0" w:space="0" w:color="auto"/>
                <w:bottom w:val="none" w:sz="0" w:space="0" w:color="auto"/>
                <w:right w:val="none" w:sz="0" w:space="0" w:color="auto"/>
              </w:divBdr>
            </w:div>
            <w:div w:id="89261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8725">
      <w:bodyDiv w:val="1"/>
      <w:marLeft w:val="0"/>
      <w:marRight w:val="0"/>
      <w:marTop w:val="0"/>
      <w:marBottom w:val="0"/>
      <w:divBdr>
        <w:top w:val="none" w:sz="0" w:space="0" w:color="auto"/>
        <w:left w:val="none" w:sz="0" w:space="0" w:color="auto"/>
        <w:bottom w:val="none" w:sz="0" w:space="0" w:color="auto"/>
        <w:right w:val="none" w:sz="0" w:space="0" w:color="auto"/>
      </w:divBdr>
    </w:div>
    <w:div w:id="1991788650">
      <w:bodyDiv w:val="1"/>
      <w:marLeft w:val="0"/>
      <w:marRight w:val="0"/>
      <w:marTop w:val="0"/>
      <w:marBottom w:val="0"/>
      <w:divBdr>
        <w:top w:val="none" w:sz="0" w:space="0" w:color="auto"/>
        <w:left w:val="none" w:sz="0" w:space="0" w:color="auto"/>
        <w:bottom w:val="none" w:sz="0" w:space="0" w:color="auto"/>
        <w:right w:val="none" w:sz="0" w:space="0" w:color="auto"/>
      </w:divBdr>
    </w:div>
    <w:div w:id="1997412408">
      <w:bodyDiv w:val="1"/>
      <w:marLeft w:val="0"/>
      <w:marRight w:val="0"/>
      <w:marTop w:val="0"/>
      <w:marBottom w:val="0"/>
      <w:divBdr>
        <w:top w:val="none" w:sz="0" w:space="0" w:color="auto"/>
        <w:left w:val="none" w:sz="0" w:space="0" w:color="auto"/>
        <w:bottom w:val="none" w:sz="0" w:space="0" w:color="auto"/>
        <w:right w:val="none" w:sz="0" w:space="0" w:color="auto"/>
      </w:divBdr>
      <w:divsChild>
        <w:div w:id="1762334114">
          <w:marLeft w:val="0"/>
          <w:marRight w:val="0"/>
          <w:marTop w:val="0"/>
          <w:marBottom w:val="0"/>
          <w:divBdr>
            <w:top w:val="none" w:sz="0" w:space="0" w:color="auto"/>
            <w:left w:val="none" w:sz="0" w:space="0" w:color="auto"/>
            <w:bottom w:val="none" w:sz="0" w:space="0" w:color="auto"/>
            <w:right w:val="none" w:sz="0" w:space="0" w:color="auto"/>
          </w:divBdr>
          <w:divsChild>
            <w:div w:id="429159877">
              <w:marLeft w:val="0"/>
              <w:marRight w:val="0"/>
              <w:marTop w:val="0"/>
              <w:marBottom w:val="0"/>
              <w:divBdr>
                <w:top w:val="none" w:sz="0" w:space="0" w:color="auto"/>
                <w:left w:val="none" w:sz="0" w:space="0" w:color="auto"/>
                <w:bottom w:val="none" w:sz="0" w:space="0" w:color="auto"/>
                <w:right w:val="none" w:sz="0" w:space="0" w:color="auto"/>
              </w:divBdr>
            </w:div>
            <w:div w:id="1066418397">
              <w:marLeft w:val="0"/>
              <w:marRight w:val="0"/>
              <w:marTop w:val="0"/>
              <w:marBottom w:val="0"/>
              <w:divBdr>
                <w:top w:val="none" w:sz="0" w:space="0" w:color="auto"/>
                <w:left w:val="none" w:sz="0" w:space="0" w:color="auto"/>
                <w:bottom w:val="none" w:sz="0" w:space="0" w:color="auto"/>
                <w:right w:val="none" w:sz="0" w:space="0" w:color="auto"/>
              </w:divBdr>
            </w:div>
            <w:div w:id="155725787">
              <w:marLeft w:val="0"/>
              <w:marRight w:val="0"/>
              <w:marTop w:val="0"/>
              <w:marBottom w:val="0"/>
              <w:divBdr>
                <w:top w:val="none" w:sz="0" w:space="0" w:color="auto"/>
                <w:left w:val="none" w:sz="0" w:space="0" w:color="auto"/>
                <w:bottom w:val="none" w:sz="0" w:space="0" w:color="auto"/>
                <w:right w:val="none" w:sz="0" w:space="0" w:color="auto"/>
              </w:divBdr>
            </w:div>
            <w:div w:id="2122139540">
              <w:marLeft w:val="0"/>
              <w:marRight w:val="0"/>
              <w:marTop w:val="0"/>
              <w:marBottom w:val="0"/>
              <w:divBdr>
                <w:top w:val="none" w:sz="0" w:space="0" w:color="auto"/>
                <w:left w:val="none" w:sz="0" w:space="0" w:color="auto"/>
                <w:bottom w:val="none" w:sz="0" w:space="0" w:color="auto"/>
                <w:right w:val="none" w:sz="0" w:space="0" w:color="auto"/>
              </w:divBdr>
            </w:div>
            <w:div w:id="273707292">
              <w:marLeft w:val="0"/>
              <w:marRight w:val="0"/>
              <w:marTop w:val="0"/>
              <w:marBottom w:val="0"/>
              <w:divBdr>
                <w:top w:val="none" w:sz="0" w:space="0" w:color="auto"/>
                <w:left w:val="none" w:sz="0" w:space="0" w:color="auto"/>
                <w:bottom w:val="none" w:sz="0" w:space="0" w:color="auto"/>
                <w:right w:val="none" w:sz="0" w:space="0" w:color="auto"/>
              </w:divBdr>
            </w:div>
            <w:div w:id="1465999810">
              <w:marLeft w:val="0"/>
              <w:marRight w:val="0"/>
              <w:marTop w:val="0"/>
              <w:marBottom w:val="0"/>
              <w:divBdr>
                <w:top w:val="none" w:sz="0" w:space="0" w:color="auto"/>
                <w:left w:val="none" w:sz="0" w:space="0" w:color="auto"/>
                <w:bottom w:val="none" w:sz="0" w:space="0" w:color="auto"/>
                <w:right w:val="none" w:sz="0" w:space="0" w:color="auto"/>
              </w:divBdr>
            </w:div>
            <w:div w:id="1682275887">
              <w:marLeft w:val="0"/>
              <w:marRight w:val="0"/>
              <w:marTop w:val="0"/>
              <w:marBottom w:val="0"/>
              <w:divBdr>
                <w:top w:val="none" w:sz="0" w:space="0" w:color="auto"/>
                <w:left w:val="none" w:sz="0" w:space="0" w:color="auto"/>
                <w:bottom w:val="none" w:sz="0" w:space="0" w:color="auto"/>
                <w:right w:val="none" w:sz="0" w:space="0" w:color="auto"/>
              </w:divBdr>
            </w:div>
            <w:div w:id="2142140537">
              <w:marLeft w:val="0"/>
              <w:marRight w:val="0"/>
              <w:marTop w:val="0"/>
              <w:marBottom w:val="0"/>
              <w:divBdr>
                <w:top w:val="none" w:sz="0" w:space="0" w:color="auto"/>
                <w:left w:val="none" w:sz="0" w:space="0" w:color="auto"/>
                <w:bottom w:val="none" w:sz="0" w:space="0" w:color="auto"/>
                <w:right w:val="none" w:sz="0" w:space="0" w:color="auto"/>
              </w:divBdr>
            </w:div>
            <w:div w:id="1839148242">
              <w:marLeft w:val="0"/>
              <w:marRight w:val="0"/>
              <w:marTop w:val="0"/>
              <w:marBottom w:val="0"/>
              <w:divBdr>
                <w:top w:val="none" w:sz="0" w:space="0" w:color="auto"/>
                <w:left w:val="none" w:sz="0" w:space="0" w:color="auto"/>
                <w:bottom w:val="none" w:sz="0" w:space="0" w:color="auto"/>
                <w:right w:val="none" w:sz="0" w:space="0" w:color="auto"/>
              </w:divBdr>
            </w:div>
            <w:div w:id="226230468">
              <w:marLeft w:val="0"/>
              <w:marRight w:val="0"/>
              <w:marTop w:val="0"/>
              <w:marBottom w:val="0"/>
              <w:divBdr>
                <w:top w:val="none" w:sz="0" w:space="0" w:color="auto"/>
                <w:left w:val="none" w:sz="0" w:space="0" w:color="auto"/>
                <w:bottom w:val="none" w:sz="0" w:space="0" w:color="auto"/>
                <w:right w:val="none" w:sz="0" w:space="0" w:color="auto"/>
              </w:divBdr>
            </w:div>
            <w:div w:id="1983996243">
              <w:marLeft w:val="0"/>
              <w:marRight w:val="0"/>
              <w:marTop w:val="0"/>
              <w:marBottom w:val="0"/>
              <w:divBdr>
                <w:top w:val="none" w:sz="0" w:space="0" w:color="auto"/>
                <w:left w:val="none" w:sz="0" w:space="0" w:color="auto"/>
                <w:bottom w:val="none" w:sz="0" w:space="0" w:color="auto"/>
                <w:right w:val="none" w:sz="0" w:space="0" w:color="auto"/>
              </w:divBdr>
            </w:div>
            <w:div w:id="1444766700">
              <w:marLeft w:val="0"/>
              <w:marRight w:val="0"/>
              <w:marTop w:val="0"/>
              <w:marBottom w:val="0"/>
              <w:divBdr>
                <w:top w:val="none" w:sz="0" w:space="0" w:color="auto"/>
                <w:left w:val="none" w:sz="0" w:space="0" w:color="auto"/>
                <w:bottom w:val="none" w:sz="0" w:space="0" w:color="auto"/>
                <w:right w:val="none" w:sz="0" w:space="0" w:color="auto"/>
              </w:divBdr>
            </w:div>
            <w:div w:id="1765297889">
              <w:marLeft w:val="0"/>
              <w:marRight w:val="0"/>
              <w:marTop w:val="0"/>
              <w:marBottom w:val="0"/>
              <w:divBdr>
                <w:top w:val="none" w:sz="0" w:space="0" w:color="auto"/>
                <w:left w:val="none" w:sz="0" w:space="0" w:color="auto"/>
                <w:bottom w:val="none" w:sz="0" w:space="0" w:color="auto"/>
                <w:right w:val="none" w:sz="0" w:space="0" w:color="auto"/>
              </w:divBdr>
            </w:div>
            <w:div w:id="1070152428">
              <w:marLeft w:val="0"/>
              <w:marRight w:val="0"/>
              <w:marTop w:val="0"/>
              <w:marBottom w:val="0"/>
              <w:divBdr>
                <w:top w:val="none" w:sz="0" w:space="0" w:color="auto"/>
                <w:left w:val="none" w:sz="0" w:space="0" w:color="auto"/>
                <w:bottom w:val="none" w:sz="0" w:space="0" w:color="auto"/>
                <w:right w:val="none" w:sz="0" w:space="0" w:color="auto"/>
              </w:divBdr>
            </w:div>
            <w:div w:id="2061586636">
              <w:marLeft w:val="0"/>
              <w:marRight w:val="0"/>
              <w:marTop w:val="0"/>
              <w:marBottom w:val="0"/>
              <w:divBdr>
                <w:top w:val="none" w:sz="0" w:space="0" w:color="auto"/>
                <w:left w:val="none" w:sz="0" w:space="0" w:color="auto"/>
                <w:bottom w:val="none" w:sz="0" w:space="0" w:color="auto"/>
                <w:right w:val="none" w:sz="0" w:space="0" w:color="auto"/>
              </w:divBdr>
            </w:div>
            <w:div w:id="952596988">
              <w:marLeft w:val="0"/>
              <w:marRight w:val="0"/>
              <w:marTop w:val="0"/>
              <w:marBottom w:val="0"/>
              <w:divBdr>
                <w:top w:val="none" w:sz="0" w:space="0" w:color="auto"/>
                <w:left w:val="none" w:sz="0" w:space="0" w:color="auto"/>
                <w:bottom w:val="none" w:sz="0" w:space="0" w:color="auto"/>
                <w:right w:val="none" w:sz="0" w:space="0" w:color="auto"/>
              </w:divBdr>
            </w:div>
            <w:div w:id="1602764853">
              <w:marLeft w:val="0"/>
              <w:marRight w:val="0"/>
              <w:marTop w:val="0"/>
              <w:marBottom w:val="0"/>
              <w:divBdr>
                <w:top w:val="none" w:sz="0" w:space="0" w:color="auto"/>
                <w:left w:val="none" w:sz="0" w:space="0" w:color="auto"/>
                <w:bottom w:val="none" w:sz="0" w:space="0" w:color="auto"/>
                <w:right w:val="none" w:sz="0" w:space="0" w:color="auto"/>
              </w:divBdr>
            </w:div>
            <w:div w:id="1302228912">
              <w:marLeft w:val="0"/>
              <w:marRight w:val="0"/>
              <w:marTop w:val="0"/>
              <w:marBottom w:val="0"/>
              <w:divBdr>
                <w:top w:val="none" w:sz="0" w:space="0" w:color="auto"/>
                <w:left w:val="none" w:sz="0" w:space="0" w:color="auto"/>
                <w:bottom w:val="none" w:sz="0" w:space="0" w:color="auto"/>
                <w:right w:val="none" w:sz="0" w:space="0" w:color="auto"/>
              </w:divBdr>
            </w:div>
            <w:div w:id="1291060034">
              <w:marLeft w:val="0"/>
              <w:marRight w:val="0"/>
              <w:marTop w:val="0"/>
              <w:marBottom w:val="0"/>
              <w:divBdr>
                <w:top w:val="none" w:sz="0" w:space="0" w:color="auto"/>
                <w:left w:val="none" w:sz="0" w:space="0" w:color="auto"/>
                <w:bottom w:val="none" w:sz="0" w:space="0" w:color="auto"/>
                <w:right w:val="none" w:sz="0" w:space="0" w:color="auto"/>
              </w:divBdr>
            </w:div>
            <w:div w:id="13851354">
              <w:marLeft w:val="0"/>
              <w:marRight w:val="0"/>
              <w:marTop w:val="0"/>
              <w:marBottom w:val="0"/>
              <w:divBdr>
                <w:top w:val="none" w:sz="0" w:space="0" w:color="auto"/>
                <w:left w:val="none" w:sz="0" w:space="0" w:color="auto"/>
                <w:bottom w:val="none" w:sz="0" w:space="0" w:color="auto"/>
                <w:right w:val="none" w:sz="0" w:space="0" w:color="auto"/>
              </w:divBdr>
            </w:div>
            <w:div w:id="158891381">
              <w:marLeft w:val="0"/>
              <w:marRight w:val="0"/>
              <w:marTop w:val="0"/>
              <w:marBottom w:val="0"/>
              <w:divBdr>
                <w:top w:val="none" w:sz="0" w:space="0" w:color="auto"/>
                <w:left w:val="none" w:sz="0" w:space="0" w:color="auto"/>
                <w:bottom w:val="none" w:sz="0" w:space="0" w:color="auto"/>
                <w:right w:val="none" w:sz="0" w:space="0" w:color="auto"/>
              </w:divBdr>
            </w:div>
            <w:div w:id="824324202">
              <w:marLeft w:val="0"/>
              <w:marRight w:val="0"/>
              <w:marTop w:val="0"/>
              <w:marBottom w:val="0"/>
              <w:divBdr>
                <w:top w:val="none" w:sz="0" w:space="0" w:color="auto"/>
                <w:left w:val="none" w:sz="0" w:space="0" w:color="auto"/>
                <w:bottom w:val="none" w:sz="0" w:space="0" w:color="auto"/>
                <w:right w:val="none" w:sz="0" w:space="0" w:color="auto"/>
              </w:divBdr>
            </w:div>
            <w:div w:id="2068532178">
              <w:marLeft w:val="0"/>
              <w:marRight w:val="0"/>
              <w:marTop w:val="0"/>
              <w:marBottom w:val="0"/>
              <w:divBdr>
                <w:top w:val="none" w:sz="0" w:space="0" w:color="auto"/>
                <w:left w:val="none" w:sz="0" w:space="0" w:color="auto"/>
                <w:bottom w:val="none" w:sz="0" w:space="0" w:color="auto"/>
                <w:right w:val="none" w:sz="0" w:space="0" w:color="auto"/>
              </w:divBdr>
            </w:div>
            <w:div w:id="1738817483">
              <w:marLeft w:val="0"/>
              <w:marRight w:val="0"/>
              <w:marTop w:val="0"/>
              <w:marBottom w:val="0"/>
              <w:divBdr>
                <w:top w:val="none" w:sz="0" w:space="0" w:color="auto"/>
                <w:left w:val="none" w:sz="0" w:space="0" w:color="auto"/>
                <w:bottom w:val="none" w:sz="0" w:space="0" w:color="auto"/>
                <w:right w:val="none" w:sz="0" w:space="0" w:color="auto"/>
              </w:divBdr>
            </w:div>
            <w:div w:id="1963724558">
              <w:marLeft w:val="0"/>
              <w:marRight w:val="0"/>
              <w:marTop w:val="0"/>
              <w:marBottom w:val="0"/>
              <w:divBdr>
                <w:top w:val="none" w:sz="0" w:space="0" w:color="auto"/>
                <w:left w:val="none" w:sz="0" w:space="0" w:color="auto"/>
                <w:bottom w:val="none" w:sz="0" w:space="0" w:color="auto"/>
                <w:right w:val="none" w:sz="0" w:space="0" w:color="auto"/>
              </w:divBdr>
            </w:div>
            <w:div w:id="661546647">
              <w:marLeft w:val="0"/>
              <w:marRight w:val="0"/>
              <w:marTop w:val="0"/>
              <w:marBottom w:val="0"/>
              <w:divBdr>
                <w:top w:val="none" w:sz="0" w:space="0" w:color="auto"/>
                <w:left w:val="none" w:sz="0" w:space="0" w:color="auto"/>
                <w:bottom w:val="none" w:sz="0" w:space="0" w:color="auto"/>
                <w:right w:val="none" w:sz="0" w:space="0" w:color="auto"/>
              </w:divBdr>
            </w:div>
            <w:div w:id="1251163524">
              <w:marLeft w:val="0"/>
              <w:marRight w:val="0"/>
              <w:marTop w:val="0"/>
              <w:marBottom w:val="0"/>
              <w:divBdr>
                <w:top w:val="none" w:sz="0" w:space="0" w:color="auto"/>
                <w:left w:val="none" w:sz="0" w:space="0" w:color="auto"/>
                <w:bottom w:val="none" w:sz="0" w:space="0" w:color="auto"/>
                <w:right w:val="none" w:sz="0" w:space="0" w:color="auto"/>
              </w:divBdr>
            </w:div>
            <w:div w:id="298151862">
              <w:marLeft w:val="0"/>
              <w:marRight w:val="0"/>
              <w:marTop w:val="0"/>
              <w:marBottom w:val="0"/>
              <w:divBdr>
                <w:top w:val="none" w:sz="0" w:space="0" w:color="auto"/>
                <w:left w:val="none" w:sz="0" w:space="0" w:color="auto"/>
                <w:bottom w:val="none" w:sz="0" w:space="0" w:color="auto"/>
                <w:right w:val="none" w:sz="0" w:space="0" w:color="auto"/>
              </w:divBdr>
            </w:div>
            <w:div w:id="12033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7724">
      <w:bodyDiv w:val="1"/>
      <w:marLeft w:val="0"/>
      <w:marRight w:val="0"/>
      <w:marTop w:val="0"/>
      <w:marBottom w:val="0"/>
      <w:divBdr>
        <w:top w:val="none" w:sz="0" w:space="0" w:color="auto"/>
        <w:left w:val="none" w:sz="0" w:space="0" w:color="auto"/>
        <w:bottom w:val="none" w:sz="0" w:space="0" w:color="auto"/>
        <w:right w:val="none" w:sz="0" w:space="0" w:color="auto"/>
      </w:divBdr>
    </w:div>
    <w:div w:id="2000880773">
      <w:bodyDiv w:val="1"/>
      <w:marLeft w:val="0"/>
      <w:marRight w:val="0"/>
      <w:marTop w:val="0"/>
      <w:marBottom w:val="0"/>
      <w:divBdr>
        <w:top w:val="none" w:sz="0" w:space="0" w:color="auto"/>
        <w:left w:val="none" w:sz="0" w:space="0" w:color="auto"/>
        <w:bottom w:val="none" w:sz="0" w:space="0" w:color="auto"/>
        <w:right w:val="none" w:sz="0" w:space="0" w:color="auto"/>
      </w:divBdr>
    </w:div>
    <w:div w:id="2001231729">
      <w:bodyDiv w:val="1"/>
      <w:marLeft w:val="0"/>
      <w:marRight w:val="0"/>
      <w:marTop w:val="0"/>
      <w:marBottom w:val="0"/>
      <w:divBdr>
        <w:top w:val="none" w:sz="0" w:space="0" w:color="auto"/>
        <w:left w:val="none" w:sz="0" w:space="0" w:color="auto"/>
        <w:bottom w:val="none" w:sz="0" w:space="0" w:color="auto"/>
        <w:right w:val="none" w:sz="0" w:space="0" w:color="auto"/>
      </w:divBdr>
      <w:divsChild>
        <w:div w:id="1329210831">
          <w:marLeft w:val="0"/>
          <w:marRight w:val="0"/>
          <w:marTop w:val="0"/>
          <w:marBottom w:val="0"/>
          <w:divBdr>
            <w:top w:val="none" w:sz="0" w:space="0" w:color="auto"/>
            <w:left w:val="none" w:sz="0" w:space="0" w:color="auto"/>
            <w:bottom w:val="none" w:sz="0" w:space="0" w:color="auto"/>
            <w:right w:val="none" w:sz="0" w:space="0" w:color="auto"/>
          </w:divBdr>
          <w:divsChild>
            <w:div w:id="1242135387">
              <w:marLeft w:val="0"/>
              <w:marRight w:val="0"/>
              <w:marTop w:val="0"/>
              <w:marBottom w:val="0"/>
              <w:divBdr>
                <w:top w:val="none" w:sz="0" w:space="0" w:color="auto"/>
                <w:left w:val="none" w:sz="0" w:space="0" w:color="auto"/>
                <w:bottom w:val="none" w:sz="0" w:space="0" w:color="auto"/>
                <w:right w:val="none" w:sz="0" w:space="0" w:color="auto"/>
              </w:divBdr>
            </w:div>
            <w:div w:id="2087921249">
              <w:marLeft w:val="0"/>
              <w:marRight w:val="0"/>
              <w:marTop w:val="0"/>
              <w:marBottom w:val="0"/>
              <w:divBdr>
                <w:top w:val="none" w:sz="0" w:space="0" w:color="auto"/>
                <w:left w:val="none" w:sz="0" w:space="0" w:color="auto"/>
                <w:bottom w:val="none" w:sz="0" w:space="0" w:color="auto"/>
                <w:right w:val="none" w:sz="0" w:space="0" w:color="auto"/>
              </w:divBdr>
            </w:div>
            <w:div w:id="2056193370">
              <w:marLeft w:val="0"/>
              <w:marRight w:val="0"/>
              <w:marTop w:val="0"/>
              <w:marBottom w:val="0"/>
              <w:divBdr>
                <w:top w:val="none" w:sz="0" w:space="0" w:color="auto"/>
                <w:left w:val="none" w:sz="0" w:space="0" w:color="auto"/>
                <w:bottom w:val="none" w:sz="0" w:space="0" w:color="auto"/>
                <w:right w:val="none" w:sz="0" w:space="0" w:color="auto"/>
              </w:divBdr>
            </w:div>
            <w:div w:id="1612741582">
              <w:marLeft w:val="0"/>
              <w:marRight w:val="0"/>
              <w:marTop w:val="0"/>
              <w:marBottom w:val="0"/>
              <w:divBdr>
                <w:top w:val="none" w:sz="0" w:space="0" w:color="auto"/>
                <w:left w:val="none" w:sz="0" w:space="0" w:color="auto"/>
                <w:bottom w:val="none" w:sz="0" w:space="0" w:color="auto"/>
                <w:right w:val="none" w:sz="0" w:space="0" w:color="auto"/>
              </w:divBdr>
            </w:div>
            <w:div w:id="682241904">
              <w:marLeft w:val="0"/>
              <w:marRight w:val="0"/>
              <w:marTop w:val="0"/>
              <w:marBottom w:val="0"/>
              <w:divBdr>
                <w:top w:val="none" w:sz="0" w:space="0" w:color="auto"/>
                <w:left w:val="none" w:sz="0" w:space="0" w:color="auto"/>
                <w:bottom w:val="none" w:sz="0" w:space="0" w:color="auto"/>
                <w:right w:val="none" w:sz="0" w:space="0" w:color="auto"/>
              </w:divBdr>
            </w:div>
            <w:div w:id="1610311169">
              <w:marLeft w:val="0"/>
              <w:marRight w:val="0"/>
              <w:marTop w:val="0"/>
              <w:marBottom w:val="0"/>
              <w:divBdr>
                <w:top w:val="none" w:sz="0" w:space="0" w:color="auto"/>
                <w:left w:val="none" w:sz="0" w:space="0" w:color="auto"/>
                <w:bottom w:val="none" w:sz="0" w:space="0" w:color="auto"/>
                <w:right w:val="none" w:sz="0" w:space="0" w:color="auto"/>
              </w:divBdr>
            </w:div>
            <w:div w:id="1790733877">
              <w:marLeft w:val="0"/>
              <w:marRight w:val="0"/>
              <w:marTop w:val="0"/>
              <w:marBottom w:val="0"/>
              <w:divBdr>
                <w:top w:val="none" w:sz="0" w:space="0" w:color="auto"/>
                <w:left w:val="none" w:sz="0" w:space="0" w:color="auto"/>
                <w:bottom w:val="none" w:sz="0" w:space="0" w:color="auto"/>
                <w:right w:val="none" w:sz="0" w:space="0" w:color="auto"/>
              </w:divBdr>
            </w:div>
            <w:div w:id="340010330">
              <w:marLeft w:val="0"/>
              <w:marRight w:val="0"/>
              <w:marTop w:val="0"/>
              <w:marBottom w:val="0"/>
              <w:divBdr>
                <w:top w:val="none" w:sz="0" w:space="0" w:color="auto"/>
                <w:left w:val="none" w:sz="0" w:space="0" w:color="auto"/>
                <w:bottom w:val="none" w:sz="0" w:space="0" w:color="auto"/>
                <w:right w:val="none" w:sz="0" w:space="0" w:color="auto"/>
              </w:divBdr>
            </w:div>
            <w:div w:id="1901405124">
              <w:marLeft w:val="0"/>
              <w:marRight w:val="0"/>
              <w:marTop w:val="0"/>
              <w:marBottom w:val="0"/>
              <w:divBdr>
                <w:top w:val="none" w:sz="0" w:space="0" w:color="auto"/>
                <w:left w:val="none" w:sz="0" w:space="0" w:color="auto"/>
                <w:bottom w:val="none" w:sz="0" w:space="0" w:color="auto"/>
                <w:right w:val="none" w:sz="0" w:space="0" w:color="auto"/>
              </w:divBdr>
            </w:div>
            <w:div w:id="843517320">
              <w:marLeft w:val="0"/>
              <w:marRight w:val="0"/>
              <w:marTop w:val="0"/>
              <w:marBottom w:val="0"/>
              <w:divBdr>
                <w:top w:val="none" w:sz="0" w:space="0" w:color="auto"/>
                <w:left w:val="none" w:sz="0" w:space="0" w:color="auto"/>
                <w:bottom w:val="none" w:sz="0" w:space="0" w:color="auto"/>
                <w:right w:val="none" w:sz="0" w:space="0" w:color="auto"/>
              </w:divBdr>
            </w:div>
            <w:div w:id="897786265">
              <w:marLeft w:val="0"/>
              <w:marRight w:val="0"/>
              <w:marTop w:val="0"/>
              <w:marBottom w:val="0"/>
              <w:divBdr>
                <w:top w:val="none" w:sz="0" w:space="0" w:color="auto"/>
                <w:left w:val="none" w:sz="0" w:space="0" w:color="auto"/>
                <w:bottom w:val="none" w:sz="0" w:space="0" w:color="auto"/>
                <w:right w:val="none" w:sz="0" w:space="0" w:color="auto"/>
              </w:divBdr>
            </w:div>
            <w:div w:id="2133285135">
              <w:marLeft w:val="0"/>
              <w:marRight w:val="0"/>
              <w:marTop w:val="0"/>
              <w:marBottom w:val="0"/>
              <w:divBdr>
                <w:top w:val="none" w:sz="0" w:space="0" w:color="auto"/>
                <w:left w:val="none" w:sz="0" w:space="0" w:color="auto"/>
                <w:bottom w:val="none" w:sz="0" w:space="0" w:color="auto"/>
                <w:right w:val="none" w:sz="0" w:space="0" w:color="auto"/>
              </w:divBdr>
            </w:div>
            <w:div w:id="656572244">
              <w:marLeft w:val="0"/>
              <w:marRight w:val="0"/>
              <w:marTop w:val="0"/>
              <w:marBottom w:val="0"/>
              <w:divBdr>
                <w:top w:val="none" w:sz="0" w:space="0" w:color="auto"/>
                <w:left w:val="none" w:sz="0" w:space="0" w:color="auto"/>
                <w:bottom w:val="none" w:sz="0" w:space="0" w:color="auto"/>
                <w:right w:val="none" w:sz="0" w:space="0" w:color="auto"/>
              </w:divBdr>
            </w:div>
            <w:div w:id="1877885544">
              <w:marLeft w:val="0"/>
              <w:marRight w:val="0"/>
              <w:marTop w:val="0"/>
              <w:marBottom w:val="0"/>
              <w:divBdr>
                <w:top w:val="none" w:sz="0" w:space="0" w:color="auto"/>
                <w:left w:val="none" w:sz="0" w:space="0" w:color="auto"/>
                <w:bottom w:val="none" w:sz="0" w:space="0" w:color="auto"/>
                <w:right w:val="none" w:sz="0" w:space="0" w:color="auto"/>
              </w:divBdr>
            </w:div>
            <w:div w:id="963779429">
              <w:marLeft w:val="0"/>
              <w:marRight w:val="0"/>
              <w:marTop w:val="0"/>
              <w:marBottom w:val="0"/>
              <w:divBdr>
                <w:top w:val="none" w:sz="0" w:space="0" w:color="auto"/>
                <w:left w:val="none" w:sz="0" w:space="0" w:color="auto"/>
                <w:bottom w:val="none" w:sz="0" w:space="0" w:color="auto"/>
                <w:right w:val="none" w:sz="0" w:space="0" w:color="auto"/>
              </w:divBdr>
            </w:div>
            <w:div w:id="2031756954">
              <w:marLeft w:val="0"/>
              <w:marRight w:val="0"/>
              <w:marTop w:val="0"/>
              <w:marBottom w:val="0"/>
              <w:divBdr>
                <w:top w:val="none" w:sz="0" w:space="0" w:color="auto"/>
                <w:left w:val="none" w:sz="0" w:space="0" w:color="auto"/>
                <w:bottom w:val="none" w:sz="0" w:space="0" w:color="auto"/>
                <w:right w:val="none" w:sz="0" w:space="0" w:color="auto"/>
              </w:divBdr>
            </w:div>
            <w:div w:id="1909146611">
              <w:marLeft w:val="0"/>
              <w:marRight w:val="0"/>
              <w:marTop w:val="0"/>
              <w:marBottom w:val="0"/>
              <w:divBdr>
                <w:top w:val="none" w:sz="0" w:space="0" w:color="auto"/>
                <w:left w:val="none" w:sz="0" w:space="0" w:color="auto"/>
                <w:bottom w:val="none" w:sz="0" w:space="0" w:color="auto"/>
                <w:right w:val="none" w:sz="0" w:space="0" w:color="auto"/>
              </w:divBdr>
            </w:div>
            <w:div w:id="1613975136">
              <w:marLeft w:val="0"/>
              <w:marRight w:val="0"/>
              <w:marTop w:val="0"/>
              <w:marBottom w:val="0"/>
              <w:divBdr>
                <w:top w:val="none" w:sz="0" w:space="0" w:color="auto"/>
                <w:left w:val="none" w:sz="0" w:space="0" w:color="auto"/>
                <w:bottom w:val="none" w:sz="0" w:space="0" w:color="auto"/>
                <w:right w:val="none" w:sz="0" w:space="0" w:color="auto"/>
              </w:divBdr>
            </w:div>
            <w:div w:id="1437671047">
              <w:marLeft w:val="0"/>
              <w:marRight w:val="0"/>
              <w:marTop w:val="0"/>
              <w:marBottom w:val="0"/>
              <w:divBdr>
                <w:top w:val="none" w:sz="0" w:space="0" w:color="auto"/>
                <w:left w:val="none" w:sz="0" w:space="0" w:color="auto"/>
                <w:bottom w:val="none" w:sz="0" w:space="0" w:color="auto"/>
                <w:right w:val="none" w:sz="0" w:space="0" w:color="auto"/>
              </w:divBdr>
            </w:div>
            <w:div w:id="973019398">
              <w:marLeft w:val="0"/>
              <w:marRight w:val="0"/>
              <w:marTop w:val="0"/>
              <w:marBottom w:val="0"/>
              <w:divBdr>
                <w:top w:val="none" w:sz="0" w:space="0" w:color="auto"/>
                <w:left w:val="none" w:sz="0" w:space="0" w:color="auto"/>
                <w:bottom w:val="none" w:sz="0" w:space="0" w:color="auto"/>
                <w:right w:val="none" w:sz="0" w:space="0" w:color="auto"/>
              </w:divBdr>
            </w:div>
            <w:div w:id="467820935">
              <w:marLeft w:val="0"/>
              <w:marRight w:val="0"/>
              <w:marTop w:val="0"/>
              <w:marBottom w:val="0"/>
              <w:divBdr>
                <w:top w:val="none" w:sz="0" w:space="0" w:color="auto"/>
                <w:left w:val="none" w:sz="0" w:space="0" w:color="auto"/>
                <w:bottom w:val="none" w:sz="0" w:space="0" w:color="auto"/>
                <w:right w:val="none" w:sz="0" w:space="0" w:color="auto"/>
              </w:divBdr>
            </w:div>
            <w:div w:id="452871744">
              <w:marLeft w:val="0"/>
              <w:marRight w:val="0"/>
              <w:marTop w:val="0"/>
              <w:marBottom w:val="0"/>
              <w:divBdr>
                <w:top w:val="none" w:sz="0" w:space="0" w:color="auto"/>
                <w:left w:val="none" w:sz="0" w:space="0" w:color="auto"/>
                <w:bottom w:val="none" w:sz="0" w:space="0" w:color="auto"/>
                <w:right w:val="none" w:sz="0" w:space="0" w:color="auto"/>
              </w:divBdr>
            </w:div>
            <w:div w:id="4190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5570">
      <w:bodyDiv w:val="1"/>
      <w:marLeft w:val="0"/>
      <w:marRight w:val="0"/>
      <w:marTop w:val="0"/>
      <w:marBottom w:val="0"/>
      <w:divBdr>
        <w:top w:val="none" w:sz="0" w:space="0" w:color="auto"/>
        <w:left w:val="none" w:sz="0" w:space="0" w:color="auto"/>
        <w:bottom w:val="none" w:sz="0" w:space="0" w:color="auto"/>
        <w:right w:val="none" w:sz="0" w:space="0" w:color="auto"/>
      </w:divBdr>
      <w:divsChild>
        <w:div w:id="1673099212">
          <w:marLeft w:val="0"/>
          <w:marRight w:val="0"/>
          <w:marTop w:val="0"/>
          <w:marBottom w:val="0"/>
          <w:divBdr>
            <w:top w:val="none" w:sz="0" w:space="0" w:color="auto"/>
            <w:left w:val="none" w:sz="0" w:space="0" w:color="auto"/>
            <w:bottom w:val="none" w:sz="0" w:space="0" w:color="auto"/>
            <w:right w:val="none" w:sz="0" w:space="0" w:color="auto"/>
          </w:divBdr>
          <w:divsChild>
            <w:div w:id="705909757">
              <w:marLeft w:val="0"/>
              <w:marRight w:val="0"/>
              <w:marTop w:val="0"/>
              <w:marBottom w:val="0"/>
              <w:divBdr>
                <w:top w:val="none" w:sz="0" w:space="0" w:color="auto"/>
                <w:left w:val="none" w:sz="0" w:space="0" w:color="auto"/>
                <w:bottom w:val="none" w:sz="0" w:space="0" w:color="auto"/>
                <w:right w:val="none" w:sz="0" w:space="0" w:color="auto"/>
              </w:divBdr>
            </w:div>
            <w:div w:id="1093471647">
              <w:marLeft w:val="0"/>
              <w:marRight w:val="0"/>
              <w:marTop w:val="0"/>
              <w:marBottom w:val="0"/>
              <w:divBdr>
                <w:top w:val="none" w:sz="0" w:space="0" w:color="auto"/>
                <w:left w:val="none" w:sz="0" w:space="0" w:color="auto"/>
                <w:bottom w:val="none" w:sz="0" w:space="0" w:color="auto"/>
                <w:right w:val="none" w:sz="0" w:space="0" w:color="auto"/>
              </w:divBdr>
            </w:div>
            <w:div w:id="627704780">
              <w:marLeft w:val="0"/>
              <w:marRight w:val="0"/>
              <w:marTop w:val="0"/>
              <w:marBottom w:val="0"/>
              <w:divBdr>
                <w:top w:val="none" w:sz="0" w:space="0" w:color="auto"/>
                <w:left w:val="none" w:sz="0" w:space="0" w:color="auto"/>
                <w:bottom w:val="none" w:sz="0" w:space="0" w:color="auto"/>
                <w:right w:val="none" w:sz="0" w:space="0" w:color="auto"/>
              </w:divBdr>
            </w:div>
            <w:div w:id="769279436">
              <w:marLeft w:val="0"/>
              <w:marRight w:val="0"/>
              <w:marTop w:val="0"/>
              <w:marBottom w:val="0"/>
              <w:divBdr>
                <w:top w:val="none" w:sz="0" w:space="0" w:color="auto"/>
                <w:left w:val="none" w:sz="0" w:space="0" w:color="auto"/>
                <w:bottom w:val="none" w:sz="0" w:space="0" w:color="auto"/>
                <w:right w:val="none" w:sz="0" w:space="0" w:color="auto"/>
              </w:divBdr>
            </w:div>
            <w:div w:id="906257903">
              <w:marLeft w:val="0"/>
              <w:marRight w:val="0"/>
              <w:marTop w:val="0"/>
              <w:marBottom w:val="0"/>
              <w:divBdr>
                <w:top w:val="none" w:sz="0" w:space="0" w:color="auto"/>
                <w:left w:val="none" w:sz="0" w:space="0" w:color="auto"/>
                <w:bottom w:val="none" w:sz="0" w:space="0" w:color="auto"/>
                <w:right w:val="none" w:sz="0" w:space="0" w:color="auto"/>
              </w:divBdr>
            </w:div>
            <w:div w:id="445123314">
              <w:marLeft w:val="0"/>
              <w:marRight w:val="0"/>
              <w:marTop w:val="0"/>
              <w:marBottom w:val="0"/>
              <w:divBdr>
                <w:top w:val="none" w:sz="0" w:space="0" w:color="auto"/>
                <w:left w:val="none" w:sz="0" w:space="0" w:color="auto"/>
                <w:bottom w:val="none" w:sz="0" w:space="0" w:color="auto"/>
                <w:right w:val="none" w:sz="0" w:space="0" w:color="auto"/>
              </w:divBdr>
            </w:div>
            <w:div w:id="1634868312">
              <w:marLeft w:val="0"/>
              <w:marRight w:val="0"/>
              <w:marTop w:val="0"/>
              <w:marBottom w:val="0"/>
              <w:divBdr>
                <w:top w:val="none" w:sz="0" w:space="0" w:color="auto"/>
                <w:left w:val="none" w:sz="0" w:space="0" w:color="auto"/>
                <w:bottom w:val="none" w:sz="0" w:space="0" w:color="auto"/>
                <w:right w:val="none" w:sz="0" w:space="0" w:color="auto"/>
              </w:divBdr>
            </w:div>
            <w:div w:id="1713576625">
              <w:marLeft w:val="0"/>
              <w:marRight w:val="0"/>
              <w:marTop w:val="0"/>
              <w:marBottom w:val="0"/>
              <w:divBdr>
                <w:top w:val="none" w:sz="0" w:space="0" w:color="auto"/>
                <w:left w:val="none" w:sz="0" w:space="0" w:color="auto"/>
                <w:bottom w:val="none" w:sz="0" w:space="0" w:color="auto"/>
                <w:right w:val="none" w:sz="0" w:space="0" w:color="auto"/>
              </w:divBdr>
            </w:div>
            <w:div w:id="211040173">
              <w:marLeft w:val="0"/>
              <w:marRight w:val="0"/>
              <w:marTop w:val="0"/>
              <w:marBottom w:val="0"/>
              <w:divBdr>
                <w:top w:val="none" w:sz="0" w:space="0" w:color="auto"/>
                <w:left w:val="none" w:sz="0" w:space="0" w:color="auto"/>
                <w:bottom w:val="none" w:sz="0" w:space="0" w:color="auto"/>
                <w:right w:val="none" w:sz="0" w:space="0" w:color="auto"/>
              </w:divBdr>
            </w:div>
            <w:div w:id="138884563">
              <w:marLeft w:val="0"/>
              <w:marRight w:val="0"/>
              <w:marTop w:val="0"/>
              <w:marBottom w:val="0"/>
              <w:divBdr>
                <w:top w:val="none" w:sz="0" w:space="0" w:color="auto"/>
                <w:left w:val="none" w:sz="0" w:space="0" w:color="auto"/>
                <w:bottom w:val="none" w:sz="0" w:space="0" w:color="auto"/>
                <w:right w:val="none" w:sz="0" w:space="0" w:color="auto"/>
              </w:divBdr>
            </w:div>
            <w:div w:id="1732535205">
              <w:marLeft w:val="0"/>
              <w:marRight w:val="0"/>
              <w:marTop w:val="0"/>
              <w:marBottom w:val="0"/>
              <w:divBdr>
                <w:top w:val="none" w:sz="0" w:space="0" w:color="auto"/>
                <w:left w:val="none" w:sz="0" w:space="0" w:color="auto"/>
                <w:bottom w:val="none" w:sz="0" w:space="0" w:color="auto"/>
                <w:right w:val="none" w:sz="0" w:space="0" w:color="auto"/>
              </w:divBdr>
            </w:div>
            <w:div w:id="1368793875">
              <w:marLeft w:val="0"/>
              <w:marRight w:val="0"/>
              <w:marTop w:val="0"/>
              <w:marBottom w:val="0"/>
              <w:divBdr>
                <w:top w:val="none" w:sz="0" w:space="0" w:color="auto"/>
                <w:left w:val="none" w:sz="0" w:space="0" w:color="auto"/>
                <w:bottom w:val="none" w:sz="0" w:space="0" w:color="auto"/>
                <w:right w:val="none" w:sz="0" w:space="0" w:color="auto"/>
              </w:divBdr>
            </w:div>
            <w:div w:id="253435823">
              <w:marLeft w:val="0"/>
              <w:marRight w:val="0"/>
              <w:marTop w:val="0"/>
              <w:marBottom w:val="0"/>
              <w:divBdr>
                <w:top w:val="none" w:sz="0" w:space="0" w:color="auto"/>
                <w:left w:val="none" w:sz="0" w:space="0" w:color="auto"/>
                <w:bottom w:val="none" w:sz="0" w:space="0" w:color="auto"/>
                <w:right w:val="none" w:sz="0" w:space="0" w:color="auto"/>
              </w:divBdr>
            </w:div>
            <w:div w:id="56243731">
              <w:marLeft w:val="0"/>
              <w:marRight w:val="0"/>
              <w:marTop w:val="0"/>
              <w:marBottom w:val="0"/>
              <w:divBdr>
                <w:top w:val="none" w:sz="0" w:space="0" w:color="auto"/>
                <w:left w:val="none" w:sz="0" w:space="0" w:color="auto"/>
                <w:bottom w:val="none" w:sz="0" w:space="0" w:color="auto"/>
                <w:right w:val="none" w:sz="0" w:space="0" w:color="auto"/>
              </w:divBdr>
            </w:div>
            <w:div w:id="2093966518">
              <w:marLeft w:val="0"/>
              <w:marRight w:val="0"/>
              <w:marTop w:val="0"/>
              <w:marBottom w:val="0"/>
              <w:divBdr>
                <w:top w:val="none" w:sz="0" w:space="0" w:color="auto"/>
                <w:left w:val="none" w:sz="0" w:space="0" w:color="auto"/>
                <w:bottom w:val="none" w:sz="0" w:space="0" w:color="auto"/>
                <w:right w:val="none" w:sz="0" w:space="0" w:color="auto"/>
              </w:divBdr>
            </w:div>
            <w:div w:id="818154697">
              <w:marLeft w:val="0"/>
              <w:marRight w:val="0"/>
              <w:marTop w:val="0"/>
              <w:marBottom w:val="0"/>
              <w:divBdr>
                <w:top w:val="none" w:sz="0" w:space="0" w:color="auto"/>
                <w:left w:val="none" w:sz="0" w:space="0" w:color="auto"/>
                <w:bottom w:val="none" w:sz="0" w:space="0" w:color="auto"/>
                <w:right w:val="none" w:sz="0" w:space="0" w:color="auto"/>
              </w:divBdr>
            </w:div>
            <w:div w:id="213273342">
              <w:marLeft w:val="0"/>
              <w:marRight w:val="0"/>
              <w:marTop w:val="0"/>
              <w:marBottom w:val="0"/>
              <w:divBdr>
                <w:top w:val="none" w:sz="0" w:space="0" w:color="auto"/>
                <w:left w:val="none" w:sz="0" w:space="0" w:color="auto"/>
                <w:bottom w:val="none" w:sz="0" w:space="0" w:color="auto"/>
                <w:right w:val="none" w:sz="0" w:space="0" w:color="auto"/>
              </w:divBdr>
            </w:div>
            <w:div w:id="46999293">
              <w:marLeft w:val="0"/>
              <w:marRight w:val="0"/>
              <w:marTop w:val="0"/>
              <w:marBottom w:val="0"/>
              <w:divBdr>
                <w:top w:val="none" w:sz="0" w:space="0" w:color="auto"/>
                <w:left w:val="none" w:sz="0" w:space="0" w:color="auto"/>
                <w:bottom w:val="none" w:sz="0" w:space="0" w:color="auto"/>
                <w:right w:val="none" w:sz="0" w:space="0" w:color="auto"/>
              </w:divBdr>
            </w:div>
            <w:div w:id="1583948286">
              <w:marLeft w:val="0"/>
              <w:marRight w:val="0"/>
              <w:marTop w:val="0"/>
              <w:marBottom w:val="0"/>
              <w:divBdr>
                <w:top w:val="none" w:sz="0" w:space="0" w:color="auto"/>
                <w:left w:val="none" w:sz="0" w:space="0" w:color="auto"/>
                <w:bottom w:val="none" w:sz="0" w:space="0" w:color="auto"/>
                <w:right w:val="none" w:sz="0" w:space="0" w:color="auto"/>
              </w:divBdr>
            </w:div>
            <w:div w:id="615333495">
              <w:marLeft w:val="0"/>
              <w:marRight w:val="0"/>
              <w:marTop w:val="0"/>
              <w:marBottom w:val="0"/>
              <w:divBdr>
                <w:top w:val="none" w:sz="0" w:space="0" w:color="auto"/>
                <w:left w:val="none" w:sz="0" w:space="0" w:color="auto"/>
                <w:bottom w:val="none" w:sz="0" w:space="0" w:color="auto"/>
                <w:right w:val="none" w:sz="0" w:space="0" w:color="auto"/>
              </w:divBdr>
            </w:div>
            <w:div w:id="1831407669">
              <w:marLeft w:val="0"/>
              <w:marRight w:val="0"/>
              <w:marTop w:val="0"/>
              <w:marBottom w:val="0"/>
              <w:divBdr>
                <w:top w:val="none" w:sz="0" w:space="0" w:color="auto"/>
                <w:left w:val="none" w:sz="0" w:space="0" w:color="auto"/>
                <w:bottom w:val="none" w:sz="0" w:space="0" w:color="auto"/>
                <w:right w:val="none" w:sz="0" w:space="0" w:color="auto"/>
              </w:divBdr>
            </w:div>
            <w:div w:id="1355958452">
              <w:marLeft w:val="0"/>
              <w:marRight w:val="0"/>
              <w:marTop w:val="0"/>
              <w:marBottom w:val="0"/>
              <w:divBdr>
                <w:top w:val="none" w:sz="0" w:space="0" w:color="auto"/>
                <w:left w:val="none" w:sz="0" w:space="0" w:color="auto"/>
                <w:bottom w:val="none" w:sz="0" w:space="0" w:color="auto"/>
                <w:right w:val="none" w:sz="0" w:space="0" w:color="auto"/>
              </w:divBdr>
            </w:div>
            <w:div w:id="1244417436">
              <w:marLeft w:val="0"/>
              <w:marRight w:val="0"/>
              <w:marTop w:val="0"/>
              <w:marBottom w:val="0"/>
              <w:divBdr>
                <w:top w:val="none" w:sz="0" w:space="0" w:color="auto"/>
                <w:left w:val="none" w:sz="0" w:space="0" w:color="auto"/>
                <w:bottom w:val="none" w:sz="0" w:space="0" w:color="auto"/>
                <w:right w:val="none" w:sz="0" w:space="0" w:color="auto"/>
              </w:divBdr>
            </w:div>
            <w:div w:id="1922178923">
              <w:marLeft w:val="0"/>
              <w:marRight w:val="0"/>
              <w:marTop w:val="0"/>
              <w:marBottom w:val="0"/>
              <w:divBdr>
                <w:top w:val="none" w:sz="0" w:space="0" w:color="auto"/>
                <w:left w:val="none" w:sz="0" w:space="0" w:color="auto"/>
                <w:bottom w:val="none" w:sz="0" w:space="0" w:color="auto"/>
                <w:right w:val="none" w:sz="0" w:space="0" w:color="auto"/>
              </w:divBdr>
            </w:div>
            <w:div w:id="1441678600">
              <w:marLeft w:val="0"/>
              <w:marRight w:val="0"/>
              <w:marTop w:val="0"/>
              <w:marBottom w:val="0"/>
              <w:divBdr>
                <w:top w:val="none" w:sz="0" w:space="0" w:color="auto"/>
                <w:left w:val="none" w:sz="0" w:space="0" w:color="auto"/>
                <w:bottom w:val="none" w:sz="0" w:space="0" w:color="auto"/>
                <w:right w:val="none" w:sz="0" w:space="0" w:color="auto"/>
              </w:divBdr>
            </w:div>
            <w:div w:id="1798602219">
              <w:marLeft w:val="0"/>
              <w:marRight w:val="0"/>
              <w:marTop w:val="0"/>
              <w:marBottom w:val="0"/>
              <w:divBdr>
                <w:top w:val="none" w:sz="0" w:space="0" w:color="auto"/>
                <w:left w:val="none" w:sz="0" w:space="0" w:color="auto"/>
                <w:bottom w:val="none" w:sz="0" w:space="0" w:color="auto"/>
                <w:right w:val="none" w:sz="0" w:space="0" w:color="auto"/>
              </w:divBdr>
            </w:div>
            <w:div w:id="1514342061">
              <w:marLeft w:val="0"/>
              <w:marRight w:val="0"/>
              <w:marTop w:val="0"/>
              <w:marBottom w:val="0"/>
              <w:divBdr>
                <w:top w:val="none" w:sz="0" w:space="0" w:color="auto"/>
                <w:left w:val="none" w:sz="0" w:space="0" w:color="auto"/>
                <w:bottom w:val="none" w:sz="0" w:space="0" w:color="auto"/>
                <w:right w:val="none" w:sz="0" w:space="0" w:color="auto"/>
              </w:divBdr>
            </w:div>
            <w:div w:id="423381457">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537036704">
              <w:marLeft w:val="0"/>
              <w:marRight w:val="0"/>
              <w:marTop w:val="0"/>
              <w:marBottom w:val="0"/>
              <w:divBdr>
                <w:top w:val="none" w:sz="0" w:space="0" w:color="auto"/>
                <w:left w:val="none" w:sz="0" w:space="0" w:color="auto"/>
                <w:bottom w:val="none" w:sz="0" w:space="0" w:color="auto"/>
                <w:right w:val="none" w:sz="0" w:space="0" w:color="auto"/>
              </w:divBdr>
            </w:div>
            <w:div w:id="2100372875">
              <w:marLeft w:val="0"/>
              <w:marRight w:val="0"/>
              <w:marTop w:val="0"/>
              <w:marBottom w:val="0"/>
              <w:divBdr>
                <w:top w:val="none" w:sz="0" w:space="0" w:color="auto"/>
                <w:left w:val="none" w:sz="0" w:space="0" w:color="auto"/>
                <w:bottom w:val="none" w:sz="0" w:space="0" w:color="auto"/>
                <w:right w:val="none" w:sz="0" w:space="0" w:color="auto"/>
              </w:divBdr>
            </w:div>
            <w:div w:id="1244875636">
              <w:marLeft w:val="0"/>
              <w:marRight w:val="0"/>
              <w:marTop w:val="0"/>
              <w:marBottom w:val="0"/>
              <w:divBdr>
                <w:top w:val="none" w:sz="0" w:space="0" w:color="auto"/>
                <w:left w:val="none" w:sz="0" w:space="0" w:color="auto"/>
                <w:bottom w:val="none" w:sz="0" w:space="0" w:color="auto"/>
                <w:right w:val="none" w:sz="0" w:space="0" w:color="auto"/>
              </w:divBdr>
            </w:div>
            <w:div w:id="783380802">
              <w:marLeft w:val="0"/>
              <w:marRight w:val="0"/>
              <w:marTop w:val="0"/>
              <w:marBottom w:val="0"/>
              <w:divBdr>
                <w:top w:val="none" w:sz="0" w:space="0" w:color="auto"/>
                <w:left w:val="none" w:sz="0" w:space="0" w:color="auto"/>
                <w:bottom w:val="none" w:sz="0" w:space="0" w:color="auto"/>
                <w:right w:val="none" w:sz="0" w:space="0" w:color="auto"/>
              </w:divBdr>
            </w:div>
            <w:div w:id="67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7196">
      <w:bodyDiv w:val="1"/>
      <w:marLeft w:val="0"/>
      <w:marRight w:val="0"/>
      <w:marTop w:val="0"/>
      <w:marBottom w:val="0"/>
      <w:divBdr>
        <w:top w:val="none" w:sz="0" w:space="0" w:color="auto"/>
        <w:left w:val="none" w:sz="0" w:space="0" w:color="auto"/>
        <w:bottom w:val="none" w:sz="0" w:space="0" w:color="auto"/>
        <w:right w:val="none" w:sz="0" w:space="0" w:color="auto"/>
      </w:divBdr>
    </w:div>
    <w:div w:id="2031450841">
      <w:bodyDiv w:val="1"/>
      <w:marLeft w:val="0"/>
      <w:marRight w:val="0"/>
      <w:marTop w:val="0"/>
      <w:marBottom w:val="0"/>
      <w:divBdr>
        <w:top w:val="none" w:sz="0" w:space="0" w:color="auto"/>
        <w:left w:val="none" w:sz="0" w:space="0" w:color="auto"/>
        <w:bottom w:val="none" w:sz="0" w:space="0" w:color="auto"/>
        <w:right w:val="none" w:sz="0" w:space="0" w:color="auto"/>
      </w:divBdr>
    </w:div>
    <w:div w:id="2058049089">
      <w:bodyDiv w:val="1"/>
      <w:marLeft w:val="0"/>
      <w:marRight w:val="0"/>
      <w:marTop w:val="0"/>
      <w:marBottom w:val="0"/>
      <w:divBdr>
        <w:top w:val="none" w:sz="0" w:space="0" w:color="auto"/>
        <w:left w:val="none" w:sz="0" w:space="0" w:color="auto"/>
        <w:bottom w:val="none" w:sz="0" w:space="0" w:color="auto"/>
        <w:right w:val="none" w:sz="0" w:space="0" w:color="auto"/>
      </w:divBdr>
    </w:div>
    <w:div w:id="2061199381">
      <w:bodyDiv w:val="1"/>
      <w:marLeft w:val="0"/>
      <w:marRight w:val="0"/>
      <w:marTop w:val="0"/>
      <w:marBottom w:val="0"/>
      <w:divBdr>
        <w:top w:val="none" w:sz="0" w:space="0" w:color="auto"/>
        <w:left w:val="none" w:sz="0" w:space="0" w:color="auto"/>
        <w:bottom w:val="none" w:sz="0" w:space="0" w:color="auto"/>
        <w:right w:val="none" w:sz="0" w:space="0" w:color="auto"/>
      </w:divBdr>
    </w:div>
    <w:div w:id="2063629370">
      <w:bodyDiv w:val="1"/>
      <w:marLeft w:val="0"/>
      <w:marRight w:val="0"/>
      <w:marTop w:val="0"/>
      <w:marBottom w:val="0"/>
      <w:divBdr>
        <w:top w:val="none" w:sz="0" w:space="0" w:color="auto"/>
        <w:left w:val="none" w:sz="0" w:space="0" w:color="auto"/>
        <w:bottom w:val="none" w:sz="0" w:space="0" w:color="auto"/>
        <w:right w:val="none" w:sz="0" w:space="0" w:color="auto"/>
      </w:divBdr>
    </w:div>
    <w:div w:id="2077164346">
      <w:bodyDiv w:val="1"/>
      <w:marLeft w:val="0"/>
      <w:marRight w:val="0"/>
      <w:marTop w:val="0"/>
      <w:marBottom w:val="0"/>
      <w:divBdr>
        <w:top w:val="none" w:sz="0" w:space="0" w:color="auto"/>
        <w:left w:val="none" w:sz="0" w:space="0" w:color="auto"/>
        <w:bottom w:val="none" w:sz="0" w:space="0" w:color="auto"/>
        <w:right w:val="none" w:sz="0" w:space="0" w:color="auto"/>
      </w:divBdr>
    </w:div>
    <w:div w:id="2092121063">
      <w:bodyDiv w:val="1"/>
      <w:marLeft w:val="0"/>
      <w:marRight w:val="0"/>
      <w:marTop w:val="0"/>
      <w:marBottom w:val="0"/>
      <w:divBdr>
        <w:top w:val="none" w:sz="0" w:space="0" w:color="auto"/>
        <w:left w:val="none" w:sz="0" w:space="0" w:color="auto"/>
        <w:bottom w:val="none" w:sz="0" w:space="0" w:color="auto"/>
        <w:right w:val="none" w:sz="0" w:space="0" w:color="auto"/>
      </w:divBdr>
    </w:div>
    <w:div w:id="2108185098">
      <w:bodyDiv w:val="1"/>
      <w:marLeft w:val="0"/>
      <w:marRight w:val="0"/>
      <w:marTop w:val="0"/>
      <w:marBottom w:val="0"/>
      <w:divBdr>
        <w:top w:val="none" w:sz="0" w:space="0" w:color="auto"/>
        <w:left w:val="none" w:sz="0" w:space="0" w:color="auto"/>
        <w:bottom w:val="none" w:sz="0" w:space="0" w:color="auto"/>
        <w:right w:val="none" w:sz="0" w:space="0" w:color="auto"/>
      </w:divBdr>
      <w:divsChild>
        <w:div w:id="371812743">
          <w:marLeft w:val="0"/>
          <w:marRight w:val="0"/>
          <w:marTop w:val="0"/>
          <w:marBottom w:val="0"/>
          <w:divBdr>
            <w:top w:val="none" w:sz="0" w:space="0" w:color="auto"/>
            <w:left w:val="none" w:sz="0" w:space="0" w:color="auto"/>
            <w:bottom w:val="none" w:sz="0" w:space="0" w:color="auto"/>
            <w:right w:val="none" w:sz="0" w:space="0" w:color="auto"/>
          </w:divBdr>
          <w:divsChild>
            <w:div w:id="1567953317">
              <w:marLeft w:val="0"/>
              <w:marRight w:val="0"/>
              <w:marTop w:val="0"/>
              <w:marBottom w:val="0"/>
              <w:divBdr>
                <w:top w:val="none" w:sz="0" w:space="0" w:color="auto"/>
                <w:left w:val="none" w:sz="0" w:space="0" w:color="auto"/>
                <w:bottom w:val="none" w:sz="0" w:space="0" w:color="auto"/>
                <w:right w:val="none" w:sz="0" w:space="0" w:color="auto"/>
              </w:divBdr>
            </w:div>
            <w:div w:id="1994598934">
              <w:marLeft w:val="0"/>
              <w:marRight w:val="0"/>
              <w:marTop w:val="0"/>
              <w:marBottom w:val="0"/>
              <w:divBdr>
                <w:top w:val="none" w:sz="0" w:space="0" w:color="auto"/>
                <w:left w:val="none" w:sz="0" w:space="0" w:color="auto"/>
                <w:bottom w:val="none" w:sz="0" w:space="0" w:color="auto"/>
                <w:right w:val="none" w:sz="0" w:space="0" w:color="auto"/>
              </w:divBdr>
            </w:div>
            <w:div w:id="760835679">
              <w:marLeft w:val="0"/>
              <w:marRight w:val="0"/>
              <w:marTop w:val="0"/>
              <w:marBottom w:val="0"/>
              <w:divBdr>
                <w:top w:val="none" w:sz="0" w:space="0" w:color="auto"/>
                <w:left w:val="none" w:sz="0" w:space="0" w:color="auto"/>
                <w:bottom w:val="none" w:sz="0" w:space="0" w:color="auto"/>
                <w:right w:val="none" w:sz="0" w:space="0" w:color="auto"/>
              </w:divBdr>
            </w:div>
            <w:div w:id="1267075818">
              <w:marLeft w:val="0"/>
              <w:marRight w:val="0"/>
              <w:marTop w:val="0"/>
              <w:marBottom w:val="0"/>
              <w:divBdr>
                <w:top w:val="none" w:sz="0" w:space="0" w:color="auto"/>
                <w:left w:val="none" w:sz="0" w:space="0" w:color="auto"/>
                <w:bottom w:val="none" w:sz="0" w:space="0" w:color="auto"/>
                <w:right w:val="none" w:sz="0" w:space="0" w:color="auto"/>
              </w:divBdr>
            </w:div>
            <w:div w:id="1351250904">
              <w:marLeft w:val="0"/>
              <w:marRight w:val="0"/>
              <w:marTop w:val="0"/>
              <w:marBottom w:val="0"/>
              <w:divBdr>
                <w:top w:val="none" w:sz="0" w:space="0" w:color="auto"/>
                <w:left w:val="none" w:sz="0" w:space="0" w:color="auto"/>
                <w:bottom w:val="none" w:sz="0" w:space="0" w:color="auto"/>
                <w:right w:val="none" w:sz="0" w:space="0" w:color="auto"/>
              </w:divBdr>
            </w:div>
            <w:div w:id="1263492900">
              <w:marLeft w:val="0"/>
              <w:marRight w:val="0"/>
              <w:marTop w:val="0"/>
              <w:marBottom w:val="0"/>
              <w:divBdr>
                <w:top w:val="none" w:sz="0" w:space="0" w:color="auto"/>
                <w:left w:val="none" w:sz="0" w:space="0" w:color="auto"/>
                <w:bottom w:val="none" w:sz="0" w:space="0" w:color="auto"/>
                <w:right w:val="none" w:sz="0" w:space="0" w:color="auto"/>
              </w:divBdr>
            </w:div>
            <w:div w:id="21784116">
              <w:marLeft w:val="0"/>
              <w:marRight w:val="0"/>
              <w:marTop w:val="0"/>
              <w:marBottom w:val="0"/>
              <w:divBdr>
                <w:top w:val="none" w:sz="0" w:space="0" w:color="auto"/>
                <w:left w:val="none" w:sz="0" w:space="0" w:color="auto"/>
                <w:bottom w:val="none" w:sz="0" w:space="0" w:color="auto"/>
                <w:right w:val="none" w:sz="0" w:space="0" w:color="auto"/>
              </w:divBdr>
            </w:div>
            <w:div w:id="283738065">
              <w:marLeft w:val="0"/>
              <w:marRight w:val="0"/>
              <w:marTop w:val="0"/>
              <w:marBottom w:val="0"/>
              <w:divBdr>
                <w:top w:val="none" w:sz="0" w:space="0" w:color="auto"/>
                <w:left w:val="none" w:sz="0" w:space="0" w:color="auto"/>
                <w:bottom w:val="none" w:sz="0" w:space="0" w:color="auto"/>
                <w:right w:val="none" w:sz="0" w:space="0" w:color="auto"/>
              </w:divBdr>
            </w:div>
            <w:div w:id="690378294">
              <w:marLeft w:val="0"/>
              <w:marRight w:val="0"/>
              <w:marTop w:val="0"/>
              <w:marBottom w:val="0"/>
              <w:divBdr>
                <w:top w:val="none" w:sz="0" w:space="0" w:color="auto"/>
                <w:left w:val="none" w:sz="0" w:space="0" w:color="auto"/>
                <w:bottom w:val="none" w:sz="0" w:space="0" w:color="auto"/>
                <w:right w:val="none" w:sz="0" w:space="0" w:color="auto"/>
              </w:divBdr>
            </w:div>
            <w:div w:id="169872802">
              <w:marLeft w:val="0"/>
              <w:marRight w:val="0"/>
              <w:marTop w:val="0"/>
              <w:marBottom w:val="0"/>
              <w:divBdr>
                <w:top w:val="none" w:sz="0" w:space="0" w:color="auto"/>
                <w:left w:val="none" w:sz="0" w:space="0" w:color="auto"/>
                <w:bottom w:val="none" w:sz="0" w:space="0" w:color="auto"/>
                <w:right w:val="none" w:sz="0" w:space="0" w:color="auto"/>
              </w:divBdr>
            </w:div>
            <w:div w:id="2086108018">
              <w:marLeft w:val="0"/>
              <w:marRight w:val="0"/>
              <w:marTop w:val="0"/>
              <w:marBottom w:val="0"/>
              <w:divBdr>
                <w:top w:val="none" w:sz="0" w:space="0" w:color="auto"/>
                <w:left w:val="none" w:sz="0" w:space="0" w:color="auto"/>
                <w:bottom w:val="none" w:sz="0" w:space="0" w:color="auto"/>
                <w:right w:val="none" w:sz="0" w:space="0" w:color="auto"/>
              </w:divBdr>
            </w:div>
            <w:div w:id="1801338145">
              <w:marLeft w:val="0"/>
              <w:marRight w:val="0"/>
              <w:marTop w:val="0"/>
              <w:marBottom w:val="0"/>
              <w:divBdr>
                <w:top w:val="none" w:sz="0" w:space="0" w:color="auto"/>
                <w:left w:val="none" w:sz="0" w:space="0" w:color="auto"/>
                <w:bottom w:val="none" w:sz="0" w:space="0" w:color="auto"/>
                <w:right w:val="none" w:sz="0" w:space="0" w:color="auto"/>
              </w:divBdr>
            </w:div>
            <w:div w:id="896285429">
              <w:marLeft w:val="0"/>
              <w:marRight w:val="0"/>
              <w:marTop w:val="0"/>
              <w:marBottom w:val="0"/>
              <w:divBdr>
                <w:top w:val="none" w:sz="0" w:space="0" w:color="auto"/>
                <w:left w:val="none" w:sz="0" w:space="0" w:color="auto"/>
                <w:bottom w:val="none" w:sz="0" w:space="0" w:color="auto"/>
                <w:right w:val="none" w:sz="0" w:space="0" w:color="auto"/>
              </w:divBdr>
            </w:div>
            <w:div w:id="1469666211">
              <w:marLeft w:val="0"/>
              <w:marRight w:val="0"/>
              <w:marTop w:val="0"/>
              <w:marBottom w:val="0"/>
              <w:divBdr>
                <w:top w:val="none" w:sz="0" w:space="0" w:color="auto"/>
                <w:left w:val="none" w:sz="0" w:space="0" w:color="auto"/>
                <w:bottom w:val="none" w:sz="0" w:space="0" w:color="auto"/>
                <w:right w:val="none" w:sz="0" w:space="0" w:color="auto"/>
              </w:divBdr>
            </w:div>
            <w:div w:id="730037804">
              <w:marLeft w:val="0"/>
              <w:marRight w:val="0"/>
              <w:marTop w:val="0"/>
              <w:marBottom w:val="0"/>
              <w:divBdr>
                <w:top w:val="none" w:sz="0" w:space="0" w:color="auto"/>
                <w:left w:val="none" w:sz="0" w:space="0" w:color="auto"/>
                <w:bottom w:val="none" w:sz="0" w:space="0" w:color="auto"/>
                <w:right w:val="none" w:sz="0" w:space="0" w:color="auto"/>
              </w:divBdr>
            </w:div>
            <w:div w:id="359824896">
              <w:marLeft w:val="0"/>
              <w:marRight w:val="0"/>
              <w:marTop w:val="0"/>
              <w:marBottom w:val="0"/>
              <w:divBdr>
                <w:top w:val="none" w:sz="0" w:space="0" w:color="auto"/>
                <w:left w:val="none" w:sz="0" w:space="0" w:color="auto"/>
                <w:bottom w:val="none" w:sz="0" w:space="0" w:color="auto"/>
                <w:right w:val="none" w:sz="0" w:space="0" w:color="auto"/>
              </w:divBdr>
            </w:div>
            <w:div w:id="1754011045">
              <w:marLeft w:val="0"/>
              <w:marRight w:val="0"/>
              <w:marTop w:val="0"/>
              <w:marBottom w:val="0"/>
              <w:divBdr>
                <w:top w:val="none" w:sz="0" w:space="0" w:color="auto"/>
                <w:left w:val="none" w:sz="0" w:space="0" w:color="auto"/>
                <w:bottom w:val="none" w:sz="0" w:space="0" w:color="auto"/>
                <w:right w:val="none" w:sz="0" w:space="0" w:color="auto"/>
              </w:divBdr>
            </w:div>
            <w:div w:id="1847789559">
              <w:marLeft w:val="0"/>
              <w:marRight w:val="0"/>
              <w:marTop w:val="0"/>
              <w:marBottom w:val="0"/>
              <w:divBdr>
                <w:top w:val="none" w:sz="0" w:space="0" w:color="auto"/>
                <w:left w:val="none" w:sz="0" w:space="0" w:color="auto"/>
                <w:bottom w:val="none" w:sz="0" w:space="0" w:color="auto"/>
                <w:right w:val="none" w:sz="0" w:space="0" w:color="auto"/>
              </w:divBdr>
            </w:div>
            <w:div w:id="498890524">
              <w:marLeft w:val="0"/>
              <w:marRight w:val="0"/>
              <w:marTop w:val="0"/>
              <w:marBottom w:val="0"/>
              <w:divBdr>
                <w:top w:val="none" w:sz="0" w:space="0" w:color="auto"/>
                <w:left w:val="none" w:sz="0" w:space="0" w:color="auto"/>
                <w:bottom w:val="none" w:sz="0" w:space="0" w:color="auto"/>
                <w:right w:val="none" w:sz="0" w:space="0" w:color="auto"/>
              </w:divBdr>
            </w:div>
            <w:div w:id="194925140">
              <w:marLeft w:val="0"/>
              <w:marRight w:val="0"/>
              <w:marTop w:val="0"/>
              <w:marBottom w:val="0"/>
              <w:divBdr>
                <w:top w:val="none" w:sz="0" w:space="0" w:color="auto"/>
                <w:left w:val="none" w:sz="0" w:space="0" w:color="auto"/>
                <w:bottom w:val="none" w:sz="0" w:space="0" w:color="auto"/>
                <w:right w:val="none" w:sz="0" w:space="0" w:color="auto"/>
              </w:divBdr>
            </w:div>
            <w:div w:id="76025761">
              <w:marLeft w:val="0"/>
              <w:marRight w:val="0"/>
              <w:marTop w:val="0"/>
              <w:marBottom w:val="0"/>
              <w:divBdr>
                <w:top w:val="none" w:sz="0" w:space="0" w:color="auto"/>
                <w:left w:val="none" w:sz="0" w:space="0" w:color="auto"/>
                <w:bottom w:val="none" w:sz="0" w:space="0" w:color="auto"/>
                <w:right w:val="none" w:sz="0" w:space="0" w:color="auto"/>
              </w:divBdr>
            </w:div>
            <w:div w:id="250628233">
              <w:marLeft w:val="0"/>
              <w:marRight w:val="0"/>
              <w:marTop w:val="0"/>
              <w:marBottom w:val="0"/>
              <w:divBdr>
                <w:top w:val="none" w:sz="0" w:space="0" w:color="auto"/>
                <w:left w:val="none" w:sz="0" w:space="0" w:color="auto"/>
                <w:bottom w:val="none" w:sz="0" w:space="0" w:color="auto"/>
                <w:right w:val="none" w:sz="0" w:space="0" w:color="auto"/>
              </w:divBdr>
            </w:div>
            <w:div w:id="147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9115">
      <w:bodyDiv w:val="1"/>
      <w:marLeft w:val="0"/>
      <w:marRight w:val="0"/>
      <w:marTop w:val="0"/>
      <w:marBottom w:val="0"/>
      <w:divBdr>
        <w:top w:val="none" w:sz="0" w:space="0" w:color="auto"/>
        <w:left w:val="none" w:sz="0" w:space="0" w:color="auto"/>
        <w:bottom w:val="none" w:sz="0" w:space="0" w:color="auto"/>
        <w:right w:val="none" w:sz="0" w:space="0" w:color="auto"/>
      </w:divBdr>
    </w:div>
    <w:div w:id="2147311691">
      <w:bodyDiv w:val="1"/>
      <w:marLeft w:val="0"/>
      <w:marRight w:val="0"/>
      <w:marTop w:val="0"/>
      <w:marBottom w:val="0"/>
      <w:divBdr>
        <w:top w:val="none" w:sz="0" w:space="0" w:color="auto"/>
        <w:left w:val="none" w:sz="0" w:space="0" w:color="auto"/>
        <w:bottom w:val="none" w:sz="0" w:space="0" w:color="auto"/>
        <w:right w:val="none" w:sz="0" w:space="0" w:color="auto"/>
      </w:divBdr>
      <w:divsChild>
        <w:div w:id="938485212">
          <w:marLeft w:val="0"/>
          <w:marRight w:val="0"/>
          <w:marTop w:val="0"/>
          <w:marBottom w:val="0"/>
          <w:divBdr>
            <w:top w:val="none" w:sz="0" w:space="0" w:color="auto"/>
            <w:left w:val="none" w:sz="0" w:space="0" w:color="auto"/>
            <w:bottom w:val="none" w:sz="0" w:space="0" w:color="auto"/>
            <w:right w:val="none" w:sz="0" w:space="0" w:color="auto"/>
          </w:divBdr>
          <w:divsChild>
            <w:div w:id="592512215">
              <w:marLeft w:val="0"/>
              <w:marRight w:val="0"/>
              <w:marTop w:val="0"/>
              <w:marBottom w:val="0"/>
              <w:divBdr>
                <w:top w:val="none" w:sz="0" w:space="0" w:color="auto"/>
                <w:left w:val="none" w:sz="0" w:space="0" w:color="auto"/>
                <w:bottom w:val="none" w:sz="0" w:space="0" w:color="auto"/>
                <w:right w:val="none" w:sz="0" w:space="0" w:color="auto"/>
              </w:divBdr>
            </w:div>
            <w:div w:id="1175221500">
              <w:marLeft w:val="0"/>
              <w:marRight w:val="0"/>
              <w:marTop w:val="0"/>
              <w:marBottom w:val="0"/>
              <w:divBdr>
                <w:top w:val="none" w:sz="0" w:space="0" w:color="auto"/>
                <w:left w:val="none" w:sz="0" w:space="0" w:color="auto"/>
                <w:bottom w:val="none" w:sz="0" w:space="0" w:color="auto"/>
                <w:right w:val="none" w:sz="0" w:space="0" w:color="auto"/>
              </w:divBdr>
            </w:div>
            <w:div w:id="365299175">
              <w:marLeft w:val="0"/>
              <w:marRight w:val="0"/>
              <w:marTop w:val="0"/>
              <w:marBottom w:val="0"/>
              <w:divBdr>
                <w:top w:val="none" w:sz="0" w:space="0" w:color="auto"/>
                <w:left w:val="none" w:sz="0" w:space="0" w:color="auto"/>
                <w:bottom w:val="none" w:sz="0" w:space="0" w:color="auto"/>
                <w:right w:val="none" w:sz="0" w:space="0" w:color="auto"/>
              </w:divBdr>
            </w:div>
            <w:div w:id="1819573983">
              <w:marLeft w:val="0"/>
              <w:marRight w:val="0"/>
              <w:marTop w:val="0"/>
              <w:marBottom w:val="0"/>
              <w:divBdr>
                <w:top w:val="none" w:sz="0" w:space="0" w:color="auto"/>
                <w:left w:val="none" w:sz="0" w:space="0" w:color="auto"/>
                <w:bottom w:val="none" w:sz="0" w:space="0" w:color="auto"/>
                <w:right w:val="none" w:sz="0" w:space="0" w:color="auto"/>
              </w:divBdr>
            </w:div>
            <w:div w:id="1741639857">
              <w:marLeft w:val="0"/>
              <w:marRight w:val="0"/>
              <w:marTop w:val="0"/>
              <w:marBottom w:val="0"/>
              <w:divBdr>
                <w:top w:val="none" w:sz="0" w:space="0" w:color="auto"/>
                <w:left w:val="none" w:sz="0" w:space="0" w:color="auto"/>
                <w:bottom w:val="none" w:sz="0" w:space="0" w:color="auto"/>
                <w:right w:val="none" w:sz="0" w:space="0" w:color="auto"/>
              </w:divBdr>
            </w:div>
            <w:div w:id="824207263">
              <w:marLeft w:val="0"/>
              <w:marRight w:val="0"/>
              <w:marTop w:val="0"/>
              <w:marBottom w:val="0"/>
              <w:divBdr>
                <w:top w:val="none" w:sz="0" w:space="0" w:color="auto"/>
                <w:left w:val="none" w:sz="0" w:space="0" w:color="auto"/>
                <w:bottom w:val="none" w:sz="0" w:space="0" w:color="auto"/>
                <w:right w:val="none" w:sz="0" w:space="0" w:color="auto"/>
              </w:divBdr>
            </w:div>
            <w:div w:id="1994871093">
              <w:marLeft w:val="0"/>
              <w:marRight w:val="0"/>
              <w:marTop w:val="0"/>
              <w:marBottom w:val="0"/>
              <w:divBdr>
                <w:top w:val="none" w:sz="0" w:space="0" w:color="auto"/>
                <w:left w:val="none" w:sz="0" w:space="0" w:color="auto"/>
                <w:bottom w:val="none" w:sz="0" w:space="0" w:color="auto"/>
                <w:right w:val="none" w:sz="0" w:space="0" w:color="auto"/>
              </w:divBdr>
            </w:div>
            <w:div w:id="293414503">
              <w:marLeft w:val="0"/>
              <w:marRight w:val="0"/>
              <w:marTop w:val="0"/>
              <w:marBottom w:val="0"/>
              <w:divBdr>
                <w:top w:val="none" w:sz="0" w:space="0" w:color="auto"/>
                <w:left w:val="none" w:sz="0" w:space="0" w:color="auto"/>
                <w:bottom w:val="none" w:sz="0" w:space="0" w:color="auto"/>
                <w:right w:val="none" w:sz="0" w:space="0" w:color="auto"/>
              </w:divBdr>
            </w:div>
            <w:div w:id="1583182293">
              <w:marLeft w:val="0"/>
              <w:marRight w:val="0"/>
              <w:marTop w:val="0"/>
              <w:marBottom w:val="0"/>
              <w:divBdr>
                <w:top w:val="none" w:sz="0" w:space="0" w:color="auto"/>
                <w:left w:val="none" w:sz="0" w:space="0" w:color="auto"/>
                <w:bottom w:val="none" w:sz="0" w:space="0" w:color="auto"/>
                <w:right w:val="none" w:sz="0" w:space="0" w:color="auto"/>
              </w:divBdr>
            </w:div>
            <w:div w:id="751778151">
              <w:marLeft w:val="0"/>
              <w:marRight w:val="0"/>
              <w:marTop w:val="0"/>
              <w:marBottom w:val="0"/>
              <w:divBdr>
                <w:top w:val="none" w:sz="0" w:space="0" w:color="auto"/>
                <w:left w:val="none" w:sz="0" w:space="0" w:color="auto"/>
                <w:bottom w:val="none" w:sz="0" w:space="0" w:color="auto"/>
                <w:right w:val="none" w:sz="0" w:space="0" w:color="auto"/>
              </w:divBdr>
            </w:div>
            <w:div w:id="910384447">
              <w:marLeft w:val="0"/>
              <w:marRight w:val="0"/>
              <w:marTop w:val="0"/>
              <w:marBottom w:val="0"/>
              <w:divBdr>
                <w:top w:val="none" w:sz="0" w:space="0" w:color="auto"/>
                <w:left w:val="none" w:sz="0" w:space="0" w:color="auto"/>
                <w:bottom w:val="none" w:sz="0" w:space="0" w:color="auto"/>
                <w:right w:val="none" w:sz="0" w:space="0" w:color="auto"/>
              </w:divBdr>
            </w:div>
            <w:div w:id="1422138193">
              <w:marLeft w:val="0"/>
              <w:marRight w:val="0"/>
              <w:marTop w:val="0"/>
              <w:marBottom w:val="0"/>
              <w:divBdr>
                <w:top w:val="none" w:sz="0" w:space="0" w:color="auto"/>
                <w:left w:val="none" w:sz="0" w:space="0" w:color="auto"/>
                <w:bottom w:val="none" w:sz="0" w:space="0" w:color="auto"/>
                <w:right w:val="none" w:sz="0" w:space="0" w:color="auto"/>
              </w:divBdr>
            </w:div>
            <w:div w:id="1970744391">
              <w:marLeft w:val="0"/>
              <w:marRight w:val="0"/>
              <w:marTop w:val="0"/>
              <w:marBottom w:val="0"/>
              <w:divBdr>
                <w:top w:val="none" w:sz="0" w:space="0" w:color="auto"/>
                <w:left w:val="none" w:sz="0" w:space="0" w:color="auto"/>
                <w:bottom w:val="none" w:sz="0" w:space="0" w:color="auto"/>
                <w:right w:val="none" w:sz="0" w:space="0" w:color="auto"/>
              </w:divBdr>
            </w:div>
            <w:div w:id="682706194">
              <w:marLeft w:val="0"/>
              <w:marRight w:val="0"/>
              <w:marTop w:val="0"/>
              <w:marBottom w:val="0"/>
              <w:divBdr>
                <w:top w:val="none" w:sz="0" w:space="0" w:color="auto"/>
                <w:left w:val="none" w:sz="0" w:space="0" w:color="auto"/>
                <w:bottom w:val="none" w:sz="0" w:space="0" w:color="auto"/>
                <w:right w:val="none" w:sz="0" w:space="0" w:color="auto"/>
              </w:divBdr>
            </w:div>
            <w:div w:id="13076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cursospython.com/wp-content/uploads/2022/09/iconos.zip" TargetMode="External"/><Relationship Id="rId117" Type="http://schemas.openxmlformats.org/officeDocument/2006/relationships/image" Target="media/image42.jpeg"/><Relationship Id="rId21" Type="http://schemas.openxmlformats.org/officeDocument/2006/relationships/hyperlink" Target="https://www.recursospython.com/wp-content/uploads/2021/08/conversor-de-temperatura-ventana-tkinter.png" TargetMode="External"/><Relationship Id="rId42" Type="http://schemas.openxmlformats.org/officeDocument/2006/relationships/hyperlink" Target="https://recursospython.com/guias-y-manuales/barra-de-menu-tkinter/" TargetMode="External"/><Relationship Id="rId47" Type="http://schemas.openxmlformats.org/officeDocument/2006/relationships/hyperlink" Target="https://recursospython.com/guias-y-manuales/validar-el-contenido-de-una-caja-de-texto-en-tkinter/" TargetMode="External"/><Relationship Id="rId63" Type="http://schemas.openxmlformats.org/officeDocument/2006/relationships/hyperlink" Target="https://recursospython.com/guias-y-manuales/checkbox-checkbutton-en-tcltk-tkinter/" TargetMode="External"/><Relationship Id="rId68" Type="http://schemas.openxmlformats.org/officeDocument/2006/relationships/image" Target="media/image13.png"/><Relationship Id="rId84" Type="http://schemas.openxmlformats.org/officeDocument/2006/relationships/hyperlink" Target="https://4.bp.blogspot.com/-oqvQWjsdFV0/Vp1vpej2m3I/AAAAAAAACr4/ab0xYhMChBE/s1600/tkinter3-ventanas-no-modales.png" TargetMode="External"/><Relationship Id="rId89" Type="http://schemas.openxmlformats.org/officeDocument/2006/relationships/image" Target="media/image23.png"/><Relationship Id="rId112" Type="http://schemas.openxmlformats.org/officeDocument/2006/relationships/image" Target="media/image38.jpeg"/><Relationship Id="rId133" Type="http://schemas.openxmlformats.org/officeDocument/2006/relationships/image" Target="media/image58.jpeg"/><Relationship Id="rId138" Type="http://schemas.openxmlformats.org/officeDocument/2006/relationships/image" Target="media/image63.jpeg"/><Relationship Id="rId154" Type="http://schemas.openxmlformats.org/officeDocument/2006/relationships/hyperlink" Target="https://youtu.be/8q_kYfHlChg" TargetMode="External"/><Relationship Id="rId159" Type="http://schemas.openxmlformats.org/officeDocument/2006/relationships/image" Target="media/image82.jpeg"/><Relationship Id="rId175" Type="http://schemas.openxmlformats.org/officeDocument/2006/relationships/hyperlink" Target="https://www.tutorialesprogramacionya.com/sqliteya/" TargetMode="External"/><Relationship Id="rId170" Type="http://schemas.openxmlformats.org/officeDocument/2006/relationships/image" Target="media/image93.jpeg"/><Relationship Id="rId16" Type="http://schemas.openxmlformats.org/officeDocument/2006/relationships/hyperlink" Target="https://docs.python.org/es/3/library/tkinter.html" TargetMode="External"/><Relationship Id="rId107" Type="http://schemas.openxmlformats.org/officeDocument/2006/relationships/image" Target="media/image33.png"/><Relationship Id="rId11" Type="http://schemas.openxmlformats.org/officeDocument/2006/relationships/hyperlink" Target="https://www.djangoproject.com/" TargetMode="External"/><Relationship Id="rId32" Type="http://schemas.openxmlformats.org/officeDocument/2006/relationships/hyperlink" Target="http://greenfishsoftware.org/gfie.php" TargetMode="External"/><Relationship Id="rId37" Type="http://schemas.openxmlformats.org/officeDocument/2006/relationships/hyperlink" Target="https://www.recursospython.com/guias-y-manuales/boton-button-en-tkinter/" TargetMode="External"/><Relationship Id="rId53" Type="http://schemas.openxmlformats.org/officeDocument/2006/relationships/hyperlink" Target="https://recursospython.com/wp-content/uploads/2017/06/combobox-tkinter.png" TargetMode="External"/><Relationship Id="rId58" Type="http://schemas.openxmlformats.org/officeDocument/2006/relationships/hyperlink" Target="https://recursospython.com/guias-y-manuales/ventanas-secundarias-tkinter/" TargetMode="External"/><Relationship Id="rId74" Type="http://schemas.openxmlformats.org/officeDocument/2006/relationships/image" Target="media/image14.png"/><Relationship Id="rId79" Type="http://schemas.openxmlformats.org/officeDocument/2006/relationships/image" Target="media/image18.png"/><Relationship Id="rId102" Type="http://schemas.openxmlformats.org/officeDocument/2006/relationships/hyperlink" Target="https://2.bp.blogspot.com/-lkewQRkpoUw/VvZ6VAtToUI/AAAAAAAACuM/Fi92c6_3eCQ5U8s8hM2rE2L-SlwaeY4HA/s1600/star16x16.png" TargetMode="External"/><Relationship Id="rId123" Type="http://schemas.openxmlformats.org/officeDocument/2006/relationships/image" Target="media/image48.jpeg"/><Relationship Id="rId128" Type="http://schemas.openxmlformats.org/officeDocument/2006/relationships/image" Target="media/image53.jpeg"/><Relationship Id="rId144" Type="http://schemas.openxmlformats.org/officeDocument/2006/relationships/image" Target="media/image69.jpeg"/><Relationship Id="rId14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7.png"/><Relationship Id="rId160" Type="http://schemas.openxmlformats.org/officeDocument/2006/relationships/image" Target="media/image83.jpeg"/><Relationship Id="rId165" Type="http://schemas.openxmlformats.org/officeDocument/2006/relationships/image" Target="media/image88.jpeg"/><Relationship Id="rId181" Type="http://schemas.openxmlformats.org/officeDocument/2006/relationships/image" Target="media/image100.jpeg"/><Relationship Id="rId186" Type="http://schemas.openxmlformats.org/officeDocument/2006/relationships/fontTable" Target="fontTable.xml"/><Relationship Id="rId22" Type="http://schemas.openxmlformats.org/officeDocument/2006/relationships/image" Target="media/image2.png"/><Relationship Id="rId27" Type="http://schemas.openxmlformats.org/officeDocument/2006/relationships/hyperlink" Target="https://recursospython.com/wp-content/uploads/2022/09/icon-16.png" TargetMode="External"/><Relationship Id="rId43" Type="http://schemas.openxmlformats.org/officeDocument/2006/relationships/hyperlink" Target="https://www.recursospython.com/guias-y-manuales/panel-de-pestanas-notebook-tkinter/" TargetMode="External"/><Relationship Id="rId48" Type="http://schemas.openxmlformats.org/officeDocument/2006/relationships/hyperlink" Target="https://recursospython.com/wp-content/uploads/2018/08/ttk-entry-font.png" TargetMode="External"/><Relationship Id="rId64" Type="http://schemas.openxmlformats.org/officeDocument/2006/relationships/hyperlink" Target="https://recursospython.com/guias-y-manuales/booleanos-operaciones-logicas-y-binarias/" TargetMode="External"/><Relationship Id="rId69" Type="http://schemas.openxmlformats.org/officeDocument/2006/relationships/hyperlink" Target="https://wiki.python.org/moin/GuiProgramming" TargetMode="External"/><Relationship Id="rId113" Type="http://schemas.openxmlformats.org/officeDocument/2006/relationships/hyperlink" Target="https://www.youtube.com/watch?v=oTCkZBGjU3s" TargetMode="External"/><Relationship Id="rId118" Type="http://schemas.openxmlformats.org/officeDocument/2006/relationships/image" Target="media/image43.jpeg"/><Relationship Id="rId134" Type="http://schemas.openxmlformats.org/officeDocument/2006/relationships/image" Target="media/image59.jpeg"/><Relationship Id="rId139" Type="http://schemas.openxmlformats.org/officeDocument/2006/relationships/image" Target="media/image64.jpeg"/><Relationship Id="rId80" Type="http://schemas.openxmlformats.org/officeDocument/2006/relationships/image" Target="media/image19.png"/><Relationship Id="rId85" Type="http://schemas.openxmlformats.org/officeDocument/2006/relationships/image" Target="media/image21.png"/><Relationship Id="rId150" Type="http://schemas.openxmlformats.org/officeDocument/2006/relationships/image" Target="media/image75.png"/><Relationship Id="rId155" Type="http://schemas.openxmlformats.org/officeDocument/2006/relationships/image" Target="media/image79.jpeg"/><Relationship Id="rId171" Type="http://schemas.openxmlformats.org/officeDocument/2006/relationships/image" Target="media/image94.jpeg"/><Relationship Id="rId176" Type="http://schemas.openxmlformats.org/officeDocument/2006/relationships/image" Target="media/image97.jpeg"/><Relationship Id="rId12" Type="http://schemas.openxmlformats.org/officeDocument/2006/relationships/hyperlink" Target="http://flask.pocoo.org/" TargetMode="External"/><Relationship Id="rId17" Type="http://schemas.openxmlformats.org/officeDocument/2006/relationships/hyperlink" Target="https://www.recursospython.com/guias-y-manuales/generar-archivo-ejecutable-con-cx_freeze-pyinstaller-y-py2exe/" TargetMode="External"/><Relationship Id="rId33" Type="http://schemas.openxmlformats.org/officeDocument/2006/relationships/hyperlink" Target="https://icofx.ro/" TargetMode="External"/><Relationship Id="rId38" Type="http://schemas.openxmlformats.org/officeDocument/2006/relationships/hyperlink" Target="https://www.recursospython.com/guias-y-manuales/lista-desplegable-combobox-en-tkinter/" TargetMode="External"/><Relationship Id="rId59" Type="http://schemas.openxmlformats.org/officeDocument/2006/relationships/image" Target="media/image9.gif"/><Relationship Id="rId103" Type="http://schemas.openxmlformats.org/officeDocument/2006/relationships/image" Target="media/image31.png"/><Relationship Id="rId108" Type="http://schemas.openxmlformats.org/officeDocument/2006/relationships/image" Target="media/image34.jpeg"/><Relationship Id="rId124" Type="http://schemas.openxmlformats.org/officeDocument/2006/relationships/image" Target="media/image49.jpeg"/><Relationship Id="rId129" Type="http://schemas.openxmlformats.org/officeDocument/2006/relationships/image" Target="media/image54.jpeg"/><Relationship Id="rId54" Type="http://schemas.openxmlformats.org/officeDocument/2006/relationships/image" Target="media/image8.png"/><Relationship Id="rId70" Type="http://schemas.openxmlformats.org/officeDocument/2006/relationships/hyperlink" Target="https://es.wikipedia.org/wiki/Interfaz_gr%C3%A1fica_de_usuario" TargetMode="External"/><Relationship Id="rId75" Type="http://schemas.openxmlformats.org/officeDocument/2006/relationships/hyperlink" Target="http://python-para-impacientes.blogspot.com.es/2014/02/programacion-orientada-objetos.html" TargetMode="External"/><Relationship Id="rId91" Type="http://schemas.openxmlformats.org/officeDocument/2006/relationships/image" Target="media/image25.png"/><Relationship Id="rId96" Type="http://schemas.openxmlformats.org/officeDocument/2006/relationships/hyperlink" Target="https://4.bp.blogspot.com/-VWJ0fVvjx0Y/VvZ6UCY70tI/AAAAAAAACt8/_xbhyI6BBiwlLTVN51VlMUx9bqjxIVUPQ/s1600/pyremoto64x64.png" TargetMode="External"/><Relationship Id="rId140" Type="http://schemas.openxmlformats.org/officeDocument/2006/relationships/image" Target="media/image65.jpeg"/><Relationship Id="rId145" Type="http://schemas.openxmlformats.org/officeDocument/2006/relationships/image" Target="media/image70.jpeg"/><Relationship Id="rId161" Type="http://schemas.openxmlformats.org/officeDocument/2006/relationships/image" Target="media/image84.jpeg"/><Relationship Id="rId166" Type="http://schemas.openxmlformats.org/officeDocument/2006/relationships/image" Target="media/image89.jpeg"/><Relationship Id="rId182" Type="http://schemas.openxmlformats.org/officeDocument/2006/relationships/image" Target="media/image101.jpeg"/><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ecursospython.com/guias-y-manuales/introduccion-a-tkinter/" TargetMode="External"/><Relationship Id="rId23" Type="http://schemas.openxmlformats.org/officeDocument/2006/relationships/hyperlink" Target="https://www.recursospython.com/guias-y-manuales/apariencia-y-estilos-de-los-controles-en-tkinter/" TargetMode="External"/><Relationship Id="rId28" Type="http://schemas.openxmlformats.org/officeDocument/2006/relationships/image" Target="media/image3.png"/><Relationship Id="rId49" Type="http://schemas.openxmlformats.org/officeDocument/2006/relationships/image" Target="media/image7.png"/><Relationship Id="rId114" Type="http://schemas.openxmlformats.org/officeDocument/2006/relationships/image" Target="media/image39.jpeg"/><Relationship Id="rId119" Type="http://schemas.openxmlformats.org/officeDocument/2006/relationships/image" Target="media/image44.jpeg"/><Relationship Id="rId44" Type="http://schemas.openxmlformats.org/officeDocument/2006/relationships/hyperlink" Target="https://www.recursospython.com/guias-y-manuales/barra-de-progreso-progressbar-tcltk-tkinter/" TargetMode="External"/><Relationship Id="rId60" Type="http://schemas.openxmlformats.org/officeDocument/2006/relationships/hyperlink" Target="https://recursospython.com/wp-content/uploads/2022/03/nuevo_archivo.png" TargetMode="External"/><Relationship Id="rId65" Type="http://schemas.openxmlformats.org/officeDocument/2006/relationships/hyperlink" Target="https://recursospython.com/wp-content/uploads/2022/03/ventana-con-menu-radiobutton-tkinter.png" TargetMode="External"/><Relationship Id="rId81" Type="http://schemas.openxmlformats.org/officeDocument/2006/relationships/image" Target="media/image20.png"/><Relationship Id="rId86" Type="http://schemas.openxmlformats.org/officeDocument/2006/relationships/hyperlink" Target="https://1.bp.blogspot.com/-SxsoBp6Na58/Vp1y1xjsuQI/AAAAAAAACsE/pJYjQPNoy3s/s1600/tkinter3-ventanas-modales.png" TargetMode="External"/><Relationship Id="rId130" Type="http://schemas.openxmlformats.org/officeDocument/2006/relationships/image" Target="media/image55.jpeg"/><Relationship Id="rId135" Type="http://schemas.openxmlformats.org/officeDocument/2006/relationships/image" Target="media/image60.jpeg"/><Relationship Id="rId151" Type="http://schemas.openxmlformats.org/officeDocument/2006/relationships/image" Target="media/image76.jpeg"/><Relationship Id="rId156" Type="http://schemas.openxmlformats.org/officeDocument/2006/relationships/hyperlink" Target="https://www.apachefriends.org/es/index.html" TargetMode="External"/><Relationship Id="rId177" Type="http://schemas.openxmlformats.org/officeDocument/2006/relationships/image" Target="media/image98.jpeg"/><Relationship Id="rId172" Type="http://schemas.openxmlformats.org/officeDocument/2006/relationships/image" Target="media/image95.jpeg"/><Relationship Id="rId13" Type="http://schemas.openxmlformats.org/officeDocument/2006/relationships/hyperlink" Target="http://www.web2py.com/" TargetMode="External"/><Relationship Id="rId18" Type="http://schemas.openxmlformats.org/officeDocument/2006/relationships/hyperlink" Target="https://www.recursospython.com/tag/tkinter/" TargetMode="External"/><Relationship Id="rId39" Type="http://schemas.openxmlformats.org/officeDocument/2006/relationships/hyperlink" Target="https://www.recursospython.com/guias-y-manuales/checkbox-checkbutton-en-tcltk-tkinter/" TargetMode="External"/><Relationship Id="rId109" Type="http://schemas.openxmlformats.org/officeDocument/2006/relationships/image" Target="media/image35.png"/><Relationship Id="rId34" Type="http://schemas.openxmlformats.org/officeDocument/2006/relationships/image" Target="media/image5.png"/><Relationship Id="rId50" Type="http://schemas.openxmlformats.org/officeDocument/2006/relationships/hyperlink" Target="https://tutorial.recursospython.com/consola-interactiva/" TargetMode="External"/><Relationship Id="rId55" Type="http://schemas.openxmlformats.org/officeDocument/2006/relationships/hyperlink" Target="https://recursospython.com/guias-y-manuales/caja-de-texto-entry-tkinter/" TargetMode="External"/><Relationship Id="rId76" Type="http://schemas.openxmlformats.org/officeDocument/2006/relationships/image" Target="media/image15.png"/><Relationship Id="rId97" Type="http://schemas.openxmlformats.org/officeDocument/2006/relationships/image" Target="media/image28.png"/><Relationship Id="rId104" Type="http://schemas.openxmlformats.org/officeDocument/2006/relationships/hyperlink" Target="http://www.flaticon.com/" TargetMode="External"/><Relationship Id="rId120" Type="http://schemas.openxmlformats.org/officeDocument/2006/relationships/image" Target="media/image45.jpeg"/><Relationship Id="rId125" Type="http://schemas.openxmlformats.org/officeDocument/2006/relationships/image" Target="media/image50.jpeg"/><Relationship Id="rId141" Type="http://schemas.openxmlformats.org/officeDocument/2006/relationships/image" Target="media/image66.jpeg"/><Relationship Id="rId146" Type="http://schemas.openxmlformats.org/officeDocument/2006/relationships/image" Target="media/image71.jpeg"/><Relationship Id="rId167" Type="http://schemas.openxmlformats.org/officeDocument/2006/relationships/image" Target="media/image90.jpeg"/><Relationship Id="rId7" Type="http://schemas.openxmlformats.org/officeDocument/2006/relationships/hyperlink" Target="https://riverbankcomputing.com/software/pyqt/intro" TargetMode="External"/><Relationship Id="rId71" Type="http://schemas.openxmlformats.org/officeDocument/2006/relationships/hyperlink" Target="https://es.wikipedia.org/wiki/Binding" TargetMode="External"/><Relationship Id="rId92" Type="http://schemas.openxmlformats.org/officeDocument/2006/relationships/hyperlink" Target="https://1.bp.blogspot.com/-z--3pxcvPWE/VvZ6UKLQ6oI/AAAAAAAACuQ/QLlAT5-k9bUVViuGo5ZKMYgEjnjgZT_Dw/s1600/conec16x16.png" TargetMode="External"/><Relationship Id="rId162" Type="http://schemas.openxmlformats.org/officeDocument/2006/relationships/image" Target="media/image85.jpeg"/><Relationship Id="rId183" Type="http://schemas.openxmlformats.org/officeDocument/2006/relationships/hyperlink" Target="https://youtu.be/gHYydqF1iiM" TargetMode="External"/><Relationship Id="rId2" Type="http://schemas.openxmlformats.org/officeDocument/2006/relationships/styles" Target="styles.xml"/><Relationship Id="rId29" Type="http://schemas.openxmlformats.org/officeDocument/2006/relationships/hyperlink" Target="https://recursospython.com/wp-content/uploads/2022/09/icon-32.png" TargetMode="External"/><Relationship Id="rId24" Type="http://schemas.openxmlformats.org/officeDocument/2006/relationships/hyperlink" Target="https://www.recursospython.com/guias-y-manuales/posicionar-elementos-en-tkinter/" TargetMode="External"/><Relationship Id="rId40" Type="http://schemas.openxmlformats.org/officeDocument/2006/relationships/hyperlink" Target="https://www.recursospython.com/guias-y-manuales/caja-de-texto-entry-tkinter/" TargetMode="External"/><Relationship Id="rId45" Type="http://schemas.openxmlformats.org/officeDocument/2006/relationships/hyperlink" Target="https://www.recursospython.com/guias-y-manuales/caja-de-texto-numerica-spinbox-en-tkinter/" TargetMode="External"/><Relationship Id="rId66" Type="http://schemas.openxmlformats.org/officeDocument/2006/relationships/image" Target="media/image11.png"/><Relationship Id="rId87" Type="http://schemas.openxmlformats.org/officeDocument/2006/relationships/image" Target="media/image22.png"/><Relationship Id="rId110" Type="http://schemas.openxmlformats.org/officeDocument/2006/relationships/image" Target="media/image36.jpeg"/><Relationship Id="rId115" Type="http://schemas.openxmlformats.org/officeDocument/2006/relationships/image" Target="media/image40.png"/><Relationship Id="rId131" Type="http://schemas.openxmlformats.org/officeDocument/2006/relationships/image" Target="media/image56.jpeg"/><Relationship Id="rId136" Type="http://schemas.openxmlformats.org/officeDocument/2006/relationships/image" Target="media/image61.jpeg"/><Relationship Id="rId157" Type="http://schemas.openxmlformats.org/officeDocument/2006/relationships/image" Target="media/image80.jpeg"/><Relationship Id="rId178" Type="http://schemas.openxmlformats.org/officeDocument/2006/relationships/hyperlink" Target="https://www.tutorialesprogramacionya.com/pythonya/index.php?inicio=75" TargetMode="External"/><Relationship Id="rId61" Type="http://schemas.openxmlformats.org/officeDocument/2006/relationships/hyperlink" Target="https://recursospython.com/wp-content/uploads/2022/03/ventana-con-menu-opciones-tkinter.png" TargetMode="External"/><Relationship Id="rId82" Type="http://schemas.openxmlformats.org/officeDocument/2006/relationships/hyperlink" Target="http://python-para-impacientes.blogspot.com/2015/12/tkinter-disenando-ventanas-graficas.html" TargetMode="External"/><Relationship Id="rId152" Type="http://schemas.openxmlformats.org/officeDocument/2006/relationships/image" Target="media/image77.jpeg"/><Relationship Id="rId173" Type="http://schemas.openxmlformats.org/officeDocument/2006/relationships/image" Target="media/image96.jpeg"/><Relationship Id="rId19" Type="http://schemas.openxmlformats.org/officeDocument/2006/relationships/image" Target="media/image1.png"/><Relationship Id="rId14" Type="http://schemas.openxmlformats.org/officeDocument/2006/relationships/hyperlink" Target="https://trypyramid.com/" TargetMode="External"/><Relationship Id="rId30" Type="http://schemas.openxmlformats.org/officeDocument/2006/relationships/image" Target="media/image4.png"/><Relationship Id="rId35" Type="http://schemas.openxmlformats.org/officeDocument/2006/relationships/image" Target="media/image6.gif"/><Relationship Id="rId56" Type="http://schemas.openxmlformats.org/officeDocument/2006/relationships/hyperlink" Target="https://recursospython.com/guias-y-manuales/caja-de-texto-entry-tkinter/" TargetMode="External"/><Relationship Id="rId77" Type="http://schemas.openxmlformats.org/officeDocument/2006/relationships/image" Target="media/image16.png"/><Relationship Id="rId100" Type="http://schemas.openxmlformats.org/officeDocument/2006/relationships/hyperlink" Target="https://4.bp.blogspot.com/-OC-IVi5rdQI/VvZ6UssnXTI/AAAAAAAACuI/DEjgLofSSvQ7-cGZEdOx5Xi5qw2WFEABg/s1600/salir32x32.png" TargetMode="External"/><Relationship Id="rId105" Type="http://schemas.openxmlformats.org/officeDocument/2006/relationships/image" Target="media/image32.png"/><Relationship Id="rId126" Type="http://schemas.openxmlformats.org/officeDocument/2006/relationships/image" Target="media/image51.jpeg"/><Relationship Id="rId147" Type="http://schemas.openxmlformats.org/officeDocument/2006/relationships/image" Target="media/image72.jpeg"/><Relationship Id="rId168" Type="http://schemas.openxmlformats.org/officeDocument/2006/relationships/image" Target="media/image91.jpeg"/><Relationship Id="rId8" Type="http://schemas.openxmlformats.org/officeDocument/2006/relationships/hyperlink" Target="https://wiki.qt.io/PySide" TargetMode="External"/><Relationship Id="rId51" Type="http://schemas.openxmlformats.org/officeDocument/2006/relationships/hyperlink" Target="https://recursospython.com/guias-y-manuales/apariencia-y-estilos-de-los-controles-en-tkinter/" TargetMode="External"/><Relationship Id="rId72" Type="http://schemas.openxmlformats.org/officeDocument/2006/relationships/hyperlink" Target="https://es.wikipedia.org/wiki/Tcl" TargetMode="External"/><Relationship Id="rId93" Type="http://schemas.openxmlformats.org/officeDocument/2006/relationships/image" Target="media/image26.png"/><Relationship Id="rId98" Type="http://schemas.openxmlformats.org/officeDocument/2006/relationships/hyperlink" Target="https://2.bp.blogspot.com/-0oNTNXbrtZg/VvZ6UXaHnkI/AAAAAAAACuE/4EkHNx-fTVkq2llDMUzmnpT6npUn4KOsw/s1600/salir16x16.png" TargetMode="External"/><Relationship Id="rId121" Type="http://schemas.openxmlformats.org/officeDocument/2006/relationships/image" Target="media/image46.jpeg"/><Relationship Id="rId142" Type="http://schemas.openxmlformats.org/officeDocument/2006/relationships/image" Target="media/image67.jpeg"/><Relationship Id="rId163" Type="http://schemas.openxmlformats.org/officeDocument/2006/relationships/image" Target="media/image86.jpeg"/><Relationship Id="rId184" Type="http://schemas.openxmlformats.org/officeDocument/2006/relationships/hyperlink" Target="javascript:cambiar()" TargetMode="External"/><Relationship Id="rId3" Type="http://schemas.microsoft.com/office/2007/relationships/stylesWithEffects" Target="stylesWithEffects.xml"/><Relationship Id="rId25" Type="http://schemas.openxmlformats.org/officeDocument/2006/relationships/hyperlink" Target="https://recursospython.com/guias-y-manuales/ventanas-secundarias-tkinter/" TargetMode="External"/><Relationship Id="rId46" Type="http://schemas.openxmlformats.org/officeDocument/2006/relationships/hyperlink" Target="https://www.recursospython.com/guias-y-manuales/vista-de-arbol-treeview-en-tkinter/" TargetMode="External"/><Relationship Id="rId67" Type="http://schemas.openxmlformats.org/officeDocument/2006/relationships/image" Target="media/image12.png"/><Relationship Id="rId116" Type="http://schemas.openxmlformats.org/officeDocument/2006/relationships/image" Target="media/image41.jpeg"/><Relationship Id="rId137" Type="http://schemas.openxmlformats.org/officeDocument/2006/relationships/image" Target="media/image62.jpeg"/><Relationship Id="rId158" Type="http://schemas.openxmlformats.org/officeDocument/2006/relationships/image" Target="media/image81.jpeg"/><Relationship Id="rId20" Type="http://schemas.openxmlformats.org/officeDocument/2006/relationships/hyperlink" Target="https://www.recursospython.com/guias-y-manuales/apariencia-y-estilos-de-los-controles-en-tkinter/" TargetMode="External"/><Relationship Id="rId41" Type="http://schemas.openxmlformats.org/officeDocument/2006/relationships/hyperlink" Target="https://www.recursospython.com/guias-y-manuales/lista-listbox-en-tkinter/" TargetMode="External"/><Relationship Id="rId62" Type="http://schemas.openxmlformats.org/officeDocument/2006/relationships/image" Target="media/image10.png"/><Relationship Id="rId83" Type="http://schemas.openxmlformats.org/officeDocument/2006/relationships/hyperlink" Target="http://python-para-impacientes.blogspot.com/2015/12/tkinter-disenando-ventanas-graficas.html" TargetMode="External"/><Relationship Id="rId88" Type="http://schemas.openxmlformats.org/officeDocument/2006/relationships/hyperlink" Target="https://3.bp.blogspot.com/-Onau2Texukk/VrHzeMqc5oI/AAAAAAAACss/dwYvBmRm0_o/s1600/tren-128x64.png" TargetMode="External"/><Relationship Id="rId111" Type="http://schemas.openxmlformats.org/officeDocument/2006/relationships/image" Target="media/image37.jpeg"/><Relationship Id="rId132" Type="http://schemas.openxmlformats.org/officeDocument/2006/relationships/image" Target="media/image57.jpeg"/><Relationship Id="rId153" Type="http://schemas.openxmlformats.org/officeDocument/2006/relationships/image" Target="media/image78.jpeg"/><Relationship Id="rId174" Type="http://schemas.openxmlformats.org/officeDocument/2006/relationships/hyperlink" Target="https://youtu.be/eQjL2AdoN5k" TargetMode="External"/><Relationship Id="rId179" Type="http://schemas.openxmlformats.org/officeDocument/2006/relationships/hyperlink" Target="https://youtu.be/vcyvDyQ8QXQ" TargetMode="External"/><Relationship Id="rId15" Type="http://schemas.openxmlformats.org/officeDocument/2006/relationships/hyperlink" Target="https://keepcoding.io/blog/que-son-las-interfaces-de-usuario-componentes/" TargetMode="External"/><Relationship Id="rId36" Type="http://schemas.openxmlformats.org/officeDocument/2006/relationships/hyperlink" Target="https://www.recursospython.com/guias-y-manuales/boton-button-en-tkinter/" TargetMode="External"/><Relationship Id="rId57" Type="http://schemas.openxmlformats.org/officeDocument/2006/relationships/hyperlink" Target="https://recursospython.com/guias-y-manuales/cuadros-de-dialogo-messagebox-en-tkinter/" TargetMode="External"/><Relationship Id="rId106" Type="http://schemas.openxmlformats.org/officeDocument/2006/relationships/hyperlink" Target="https://www.tutorialesprogramacionya.com/pythonya/detalleconcepto.php?punto=58&amp;codigo=58&amp;inicio=45" TargetMode="External"/><Relationship Id="rId127" Type="http://schemas.openxmlformats.org/officeDocument/2006/relationships/image" Target="media/image52.jpeg"/><Relationship Id="rId10" Type="http://schemas.openxmlformats.org/officeDocument/2006/relationships/hyperlink" Target="http://pygtk.org/" TargetMode="External"/><Relationship Id="rId31" Type="http://schemas.openxmlformats.org/officeDocument/2006/relationships/hyperlink" Target="https://recursospython.com/guias-y-manuales/ventanas-secundarias-tkinter/" TargetMode="External"/><Relationship Id="rId52" Type="http://schemas.openxmlformats.org/officeDocument/2006/relationships/hyperlink" Target="https://www.recursospython.com/guias-y-manuales/lista-listbox-en-tkinter/" TargetMode="External"/><Relationship Id="rId73" Type="http://schemas.openxmlformats.org/officeDocument/2006/relationships/hyperlink" Target="https://es.wikipedia.org/wiki/Tk" TargetMode="External"/><Relationship Id="rId78" Type="http://schemas.openxmlformats.org/officeDocument/2006/relationships/image" Target="media/image17.png"/><Relationship Id="rId94" Type="http://schemas.openxmlformats.org/officeDocument/2006/relationships/hyperlink" Target="https://4.bp.blogspot.com/-VdXU1wJEbnU/VvZ6UGKbb2I/AAAAAAAACuA/quK-vvVjVCMliVAKVB_s8BoC-3DGvoNgA/s1600/conec32x32.png" TargetMode="External"/><Relationship Id="rId99" Type="http://schemas.openxmlformats.org/officeDocument/2006/relationships/image" Target="media/image29.png"/><Relationship Id="rId101" Type="http://schemas.openxmlformats.org/officeDocument/2006/relationships/image" Target="media/image30.png"/><Relationship Id="rId122" Type="http://schemas.openxmlformats.org/officeDocument/2006/relationships/image" Target="media/image47.jpeg"/><Relationship Id="rId143" Type="http://schemas.openxmlformats.org/officeDocument/2006/relationships/image" Target="media/image68.jpeg"/><Relationship Id="rId148" Type="http://schemas.openxmlformats.org/officeDocument/2006/relationships/image" Target="media/image73.png"/><Relationship Id="rId164" Type="http://schemas.openxmlformats.org/officeDocument/2006/relationships/image" Target="media/image87.jpeg"/><Relationship Id="rId169" Type="http://schemas.openxmlformats.org/officeDocument/2006/relationships/image" Target="media/image92.jpeg"/><Relationship Id="rId185" Type="http://schemas.openxmlformats.org/officeDocument/2006/relationships/hyperlink" Target="https://www.tutorialesprogramacionya.com/pythonya/index.php?inicio=75" TargetMode="External"/><Relationship Id="rId4" Type="http://schemas.openxmlformats.org/officeDocument/2006/relationships/settings" Target="settings.xml"/><Relationship Id="rId9" Type="http://schemas.openxmlformats.org/officeDocument/2006/relationships/hyperlink" Target="https://wxpython.org/" TargetMode="External"/><Relationship Id="rId180" Type="http://schemas.openxmlformats.org/officeDocument/2006/relationships/image" Target="media/image9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219</Pages>
  <Words>40070</Words>
  <Characters>228402</Characters>
  <Application>Microsoft Office Word</Application>
  <DocSecurity>0</DocSecurity>
  <Lines>1903</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guido rauber</dc:creator>
  <cp:lastModifiedBy>guido rauber</cp:lastModifiedBy>
  <cp:revision>3</cp:revision>
  <dcterms:created xsi:type="dcterms:W3CDTF">2022-10-30T01:14:00Z</dcterms:created>
  <dcterms:modified xsi:type="dcterms:W3CDTF">2022-10-30T01:31:00Z</dcterms:modified>
</cp:coreProperties>
</file>